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E3BBE" w14:textId="4DB2AB55" w:rsidR="00847835" w:rsidRDefault="00847835" w:rsidP="00847835">
      <w:pPr>
        <w:adjustRightInd w:val="0"/>
        <w:snapToGrid w:val="0"/>
        <w:rPr>
          <w:rFonts w:eastAsia="方正宋刻本秀楷简体"/>
          <w:b/>
          <w:bCs/>
          <w:sz w:val="36"/>
          <w:szCs w:val="44"/>
        </w:rPr>
      </w:pPr>
      <w:r>
        <w:rPr>
          <w:rFonts w:eastAsia="方正宋刻本秀楷简体" w:hint="eastAsia"/>
          <w:b/>
          <w:bCs/>
          <w:sz w:val="36"/>
          <w:szCs w:val="44"/>
        </w:rPr>
        <w:t>目录</w:t>
      </w:r>
    </w:p>
    <w:p w14:paraId="5B86C47C" w14:textId="77777777" w:rsidR="00847835" w:rsidRDefault="00847835" w:rsidP="00847835">
      <w:pPr>
        <w:adjustRightInd w:val="0"/>
        <w:snapToGrid w:val="0"/>
        <w:rPr>
          <w:rFonts w:eastAsia="方正宋刻本秀楷简体"/>
          <w:b/>
          <w:bCs/>
          <w:sz w:val="36"/>
          <w:szCs w:val="44"/>
        </w:rPr>
      </w:pPr>
    </w:p>
    <w:p w14:paraId="5C2CA86E" w14:textId="77777777" w:rsidR="00847835" w:rsidRDefault="00847835" w:rsidP="00847835">
      <w:pPr>
        <w:adjustRightInd w:val="0"/>
        <w:snapToGrid w:val="0"/>
        <w:rPr>
          <w:rFonts w:eastAsia="方正宋刻本秀楷简体"/>
        </w:rPr>
      </w:pPr>
      <w:r>
        <w:rPr>
          <w:rFonts w:eastAsia="方正宋刻本秀楷简体" w:hint="eastAsia"/>
          <w:b/>
          <w:bCs/>
        </w:rPr>
        <w:t>目录操作</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ls</w:t>
      </w:r>
      <w:r>
        <w:rPr>
          <w:rFonts w:eastAsia="方正宋刻本秀楷简体" w:hint="eastAsia"/>
        </w:rPr>
        <w:tab/>
        <w:t>cd</w:t>
      </w:r>
      <w:r>
        <w:rPr>
          <w:rFonts w:eastAsia="方正宋刻本秀楷简体" w:hint="eastAsia"/>
        </w:rPr>
        <w:tab/>
      </w:r>
      <w:proofErr w:type="spellStart"/>
      <w:r>
        <w:rPr>
          <w:rFonts w:eastAsia="方正宋刻本秀楷简体" w:hint="eastAsia"/>
        </w:rPr>
        <w:t>mkdir</w:t>
      </w:r>
      <w:proofErr w:type="spellEnd"/>
      <w:r>
        <w:rPr>
          <w:rFonts w:eastAsia="方正宋刻本秀楷简体" w:hint="eastAsia"/>
        </w:rPr>
        <w:tab/>
        <w:t>tree</w:t>
      </w:r>
    </w:p>
    <w:p w14:paraId="38466691" w14:textId="77777777" w:rsidR="00847835" w:rsidRDefault="00847835" w:rsidP="00847835">
      <w:pPr>
        <w:adjustRightInd w:val="0"/>
        <w:snapToGrid w:val="0"/>
        <w:rPr>
          <w:rFonts w:eastAsia="方正宋刻本秀楷简体"/>
        </w:rPr>
      </w:pPr>
      <w:r>
        <w:rPr>
          <w:rFonts w:eastAsia="方正宋刻本秀楷简体" w:hint="eastAsia"/>
          <w:b/>
          <w:bCs/>
        </w:rPr>
        <w:t>文件操作</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touch</w:t>
      </w:r>
      <w:r>
        <w:rPr>
          <w:rFonts w:eastAsia="方正宋刻本秀楷简体" w:hint="eastAsia"/>
        </w:rPr>
        <w:tab/>
        <w:t>stat</w:t>
      </w:r>
      <w:r>
        <w:rPr>
          <w:rFonts w:eastAsia="方正宋刻本秀楷简体" w:hint="eastAsia"/>
        </w:rPr>
        <w:tab/>
        <w:t>cat</w:t>
      </w:r>
      <w:r>
        <w:rPr>
          <w:rFonts w:eastAsia="方正宋刻本秀楷简体" w:hint="eastAsia"/>
        </w:rPr>
        <w:tab/>
        <w:t>tac</w:t>
      </w:r>
      <w:r>
        <w:rPr>
          <w:rFonts w:eastAsia="方正宋刻本秀楷简体" w:hint="eastAsia"/>
        </w:rPr>
        <w:tab/>
        <w:t>more</w:t>
      </w:r>
      <w:r>
        <w:rPr>
          <w:rFonts w:eastAsia="方正宋刻本秀楷简体" w:hint="eastAsia"/>
        </w:rPr>
        <w:tab/>
        <w:t>head\tail</w:t>
      </w:r>
      <w:r>
        <w:rPr>
          <w:rFonts w:eastAsia="方正宋刻本秀楷简体" w:hint="eastAsia"/>
        </w:rPr>
        <w:tab/>
        <w:t xml:space="preserve">   ln</w:t>
      </w:r>
    </w:p>
    <w:p w14:paraId="7FD9A403" w14:textId="77777777" w:rsidR="00847835" w:rsidRDefault="00847835" w:rsidP="00847835">
      <w:pPr>
        <w:adjustRightInd w:val="0"/>
        <w:snapToGrid w:val="0"/>
        <w:rPr>
          <w:rFonts w:eastAsia="方正宋刻本秀楷简体"/>
        </w:rPr>
      </w:pPr>
      <w:r>
        <w:rPr>
          <w:rFonts w:eastAsia="方正宋刻本秀楷简体" w:hint="eastAsia"/>
          <w:b/>
          <w:bCs/>
        </w:rPr>
        <w:t>目录文件操作</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rm</w:t>
      </w:r>
      <w:r>
        <w:rPr>
          <w:rFonts w:eastAsia="方正宋刻本秀楷简体" w:hint="eastAsia"/>
        </w:rPr>
        <w:tab/>
        <w:t>cp</w:t>
      </w:r>
      <w:r>
        <w:rPr>
          <w:rFonts w:eastAsia="方正宋刻本秀楷简体" w:hint="eastAsia"/>
        </w:rPr>
        <w:tab/>
        <w:t>mv</w:t>
      </w:r>
    </w:p>
    <w:p w14:paraId="5B75F10A" w14:textId="77777777" w:rsidR="00847835" w:rsidRDefault="00847835" w:rsidP="00847835">
      <w:pPr>
        <w:adjustRightInd w:val="0"/>
        <w:snapToGrid w:val="0"/>
        <w:rPr>
          <w:rFonts w:eastAsia="方正宋刻本秀楷简体"/>
        </w:rPr>
      </w:pPr>
      <w:r>
        <w:rPr>
          <w:rFonts w:eastAsia="方正宋刻本秀楷简体" w:hint="eastAsia"/>
          <w:b/>
          <w:bCs/>
        </w:rPr>
        <w:t>基本权限管理</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chmod</w:t>
      </w:r>
      <w:proofErr w:type="spellEnd"/>
    </w:p>
    <w:p w14:paraId="56ACE07A" w14:textId="77777777" w:rsidR="00847835" w:rsidRDefault="00847835" w:rsidP="00847835">
      <w:pPr>
        <w:adjustRightInd w:val="0"/>
        <w:snapToGrid w:val="0"/>
        <w:rPr>
          <w:rFonts w:eastAsia="方正宋刻本秀楷简体"/>
        </w:rPr>
      </w:pPr>
      <w:r>
        <w:rPr>
          <w:rFonts w:eastAsia="方正宋刻本秀楷简体" w:hint="eastAsia"/>
          <w:b/>
          <w:bCs/>
        </w:rPr>
        <w:t>所有者和所属组</w:t>
      </w:r>
      <w:r>
        <w:rPr>
          <w:rFonts w:eastAsia="方正宋刻本秀楷简体" w:hint="eastAsia"/>
          <w:b/>
          <w:bCs/>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chown</w:t>
      </w:r>
      <w:proofErr w:type="spellEnd"/>
      <w:r>
        <w:rPr>
          <w:rFonts w:eastAsia="方正宋刻本秀楷简体" w:hint="eastAsia"/>
        </w:rPr>
        <w:tab/>
      </w:r>
      <w:proofErr w:type="spellStart"/>
      <w:r>
        <w:rPr>
          <w:rFonts w:eastAsia="方正宋刻本秀楷简体" w:hint="eastAsia"/>
        </w:rPr>
        <w:t>umask</w:t>
      </w:r>
      <w:proofErr w:type="spellEnd"/>
    </w:p>
    <w:p w14:paraId="412C8BFA" w14:textId="77777777" w:rsidR="00847835" w:rsidRDefault="00847835" w:rsidP="00847835">
      <w:pPr>
        <w:adjustRightInd w:val="0"/>
        <w:snapToGrid w:val="0"/>
        <w:rPr>
          <w:rFonts w:eastAsia="方正宋刻本秀楷简体"/>
        </w:rPr>
      </w:pPr>
      <w:r>
        <w:rPr>
          <w:rFonts w:eastAsia="方正宋刻本秀楷简体" w:hint="eastAsia"/>
          <w:b/>
          <w:bCs/>
        </w:rPr>
        <w:t>帮助</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man</w:t>
      </w:r>
      <w:r>
        <w:rPr>
          <w:rFonts w:eastAsia="方正宋刻本秀楷简体" w:hint="eastAsia"/>
        </w:rPr>
        <w:tab/>
      </w:r>
      <w:r>
        <w:rPr>
          <w:rFonts w:eastAsia="方正宋刻本秀楷简体" w:hint="eastAsia"/>
        </w:rPr>
        <w:tab/>
      </w:r>
      <w:proofErr w:type="spellStart"/>
      <w:r>
        <w:rPr>
          <w:rFonts w:eastAsia="方正宋刻本秀楷简体" w:hint="eastAsia"/>
        </w:rPr>
        <w:t>wharis</w:t>
      </w:r>
      <w:proofErr w:type="spellEnd"/>
      <w:r>
        <w:rPr>
          <w:rFonts w:eastAsia="方正宋刻本秀楷简体" w:hint="eastAsia"/>
        </w:rPr>
        <w:tab/>
        <w:t>apropos</w:t>
      </w:r>
      <w:r>
        <w:rPr>
          <w:rFonts w:eastAsia="方正宋刻本秀楷简体" w:hint="eastAsia"/>
        </w:rPr>
        <w:tab/>
        <w:t>info</w:t>
      </w:r>
      <w:r>
        <w:rPr>
          <w:rFonts w:eastAsia="方正宋刻本秀楷简体" w:hint="eastAsia"/>
        </w:rPr>
        <w:tab/>
        <w:t>help</w:t>
      </w:r>
      <w:r>
        <w:rPr>
          <w:rFonts w:eastAsia="方正宋刻本秀楷简体" w:hint="eastAsia"/>
        </w:rPr>
        <w:tab/>
        <w:t>--</w:t>
      </w:r>
      <w:proofErr w:type="spellStart"/>
      <w:r>
        <w:rPr>
          <w:rFonts w:eastAsia="方正宋刻本秀楷简体" w:hint="eastAsia"/>
        </w:rPr>
        <w:t>help</w:t>
      </w:r>
      <w:proofErr w:type="spellEnd"/>
    </w:p>
    <w:p w14:paraId="6502BF9F" w14:textId="77777777" w:rsidR="00847835" w:rsidRDefault="00847835" w:rsidP="00847835">
      <w:pPr>
        <w:adjustRightInd w:val="0"/>
        <w:snapToGrid w:val="0"/>
        <w:rPr>
          <w:rFonts w:eastAsia="方正宋刻本秀楷简体"/>
        </w:rPr>
      </w:pPr>
      <w:r>
        <w:rPr>
          <w:rFonts w:eastAsia="方正宋刻本秀楷简体" w:hint="eastAsia"/>
          <w:b/>
          <w:bCs/>
        </w:rPr>
        <w:t>搜索</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whereis</w:t>
      </w:r>
      <w:proofErr w:type="spellEnd"/>
      <w:r>
        <w:rPr>
          <w:rFonts w:eastAsia="方正宋刻本秀楷简体" w:hint="eastAsia"/>
        </w:rPr>
        <w:tab/>
        <w:t>which</w:t>
      </w:r>
      <w:r>
        <w:rPr>
          <w:rFonts w:eastAsia="方正宋刻本秀楷简体" w:hint="eastAsia"/>
        </w:rPr>
        <w:tab/>
        <w:t>locate</w:t>
      </w:r>
    </w:p>
    <w:p w14:paraId="357E33BE" w14:textId="77777777" w:rsidR="00847835" w:rsidRDefault="00847835" w:rsidP="00847835">
      <w:pPr>
        <w:adjustRightInd w:val="0"/>
        <w:snapToGrid w:val="0"/>
        <w:rPr>
          <w:rFonts w:eastAsia="方正宋刻本秀楷简体"/>
          <w:b/>
          <w:bCs/>
        </w:rPr>
      </w:pPr>
      <w:r>
        <w:rPr>
          <w:rFonts w:eastAsia="方正宋刻本秀楷简体" w:hint="eastAsia"/>
          <w:b/>
          <w:bCs/>
        </w:rPr>
        <w:t>find</w:t>
      </w:r>
    </w:p>
    <w:p w14:paraId="4593D8F7" w14:textId="77777777" w:rsidR="00847835" w:rsidRDefault="00847835" w:rsidP="00847835">
      <w:pPr>
        <w:adjustRightInd w:val="0"/>
        <w:snapToGrid w:val="0"/>
        <w:rPr>
          <w:rFonts w:eastAsia="方正宋刻本秀楷简体"/>
        </w:rPr>
      </w:pPr>
      <w:r>
        <w:rPr>
          <w:rFonts w:eastAsia="方正宋刻本秀楷简体" w:hint="eastAsia"/>
          <w:b/>
          <w:bCs/>
        </w:rPr>
        <w:t>压缩与解压缩、打包</w:t>
      </w:r>
      <w:r>
        <w:rPr>
          <w:rFonts w:eastAsia="方正宋刻本秀楷简体" w:hint="eastAsia"/>
        </w:rPr>
        <w:tab/>
      </w:r>
      <w:r>
        <w:rPr>
          <w:rFonts w:eastAsia="方正宋刻本秀楷简体" w:hint="eastAsia"/>
        </w:rPr>
        <w:tab/>
      </w:r>
      <w:r>
        <w:rPr>
          <w:rFonts w:eastAsia="方正宋刻本秀楷简体" w:hint="eastAsia"/>
        </w:rPr>
        <w:tab/>
        <w:t>tar</w:t>
      </w:r>
    </w:p>
    <w:p w14:paraId="53F74682" w14:textId="77777777" w:rsidR="00847835" w:rsidRDefault="00847835" w:rsidP="00847835">
      <w:pPr>
        <w:adjustRightInd w:val="0"/>
        <w:snapToGrid w:val="0"/>
        <w:rPr>
          <w:rFonts w:eastAsia="方正宋刻本秀楷简体"/>
        </w:rPr>
      </w:pPr>
      <w:r>
        <w:rPr>
          <w:rFonts w:eastAsia="方正宋刻本秀楷简体" w:hint="eastAsia"/>
          <w:b/>
          <w:bCs/>
        </w:rPr>
        <w:t>网络命令</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ip</w:t>
      </w:r>
      <w:proofErr w:type="spellEnd"/>
      <w:r>
        <w:rPr>
          <w:rFonts w:eastAsia="方正宋刻本秀楷简体" w:hint="eastAsia"/>
        </w:rPr>
        <w:tab/>
        <w:t>ping</w:t>
      </w:r>
      <w:r>
        <w:rPr>
          <w:rFonts w:eastAsia="方正宋刻本秀楷简体" w:hint="eastAsia"/>
        </w:rPr>
        <w:tab/>
      </w:r>
      <w:r>
        <w:rPr>
          <w:rFonts w:eastAsia="方正宋刻本秀楷简体" w:hint="eastAsia"/>
        </w:rPr>
        <w:tab/>
        <w:t>netstat</w:t>
      </w:r>
      <w:r>
        <w:rPr>
          <w:rFonts w:eastAsia="方正宋刻本秀楷简体" w:hint="eastAsia"/>
        </w:rPr>
        <w:tab/>
        <w:t>write</w:t>
      </w:r>
      <w:r>
        <w:rPr>
          <w:rFonts w:eastAsia="方正宋刻本秀楷简体" w:hint="eastAsia"/>
        </w:rPr>
        <w:tab/>
        <w:t>wall</w:t>
      </w:r>
      <w:r>
        <w:rPr>
          <w:rFonts w:eastAsia="方正宋刻本秀楷简体" w:hint="eastAsia"/>
        </w:rPr>
        <w:tab/>
        <w:t xml:space="preserve">  mail</w:t>
      </w:r>
    </w:p>
    <w:p w14:paraId="5058CDB4" w14:textId="77777777" w:rsidR="00847835" w:rsidRDefault="00847835" w:rsidP="00847835">
      <w:pPr>
        <w:adjustRightInd w:val="0"/>
        <w:snapToGrid w:val="0"/>
        <w:rPr>
          <w:rFonts w:eastAsia="方正宋刻本秀楷简体"/>
          <w:b/>
          <w:bCs/>
        </w:rPr>
      </w:pPr>
      <w:r>
        <w:rPr>
          <w:rFonts w:eastAsia="方正宋刻本秀楷简体" w:hint="eastAsia"/>
          <w:b/>
          <w:bCs/>
        </w:rPr>
        <w:t>vim</w:t>
      </w:r>
    </w:p>
    <w:p w14:paraId="79D8627B" w14:textId="77777777" w:rsidR="00847835" w:rsidRDefault="00847835" w:rsidP="00847835">
      <w:pPr>
        <w:adjustRightInd w:val="0"/>
        <w:snapToGrid w:val="0"/>
        <w:rPr>
          <w:rFonts w:eastAsia="方正宋刻本秀楷简体"/>
        </w:rPr>
      </w:pPr>
      <w:r>
        <w:rPr>
          <w:rFonts w:eastAsia="方正宋刻本秀楷简体" w:hint="eastAsia"/>
          <w:b/>
          <w:bCs/>
        </w:rPr>
        <w:t>软件安装管理</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pacman</w:t>
      </w:r>
      <w:proofErr w:type="spellEnd"/>
      <w:r>
        <w:rPr>
          <w:rFonts w:eastAsia="方正宋刻本秀楷简体" w:hint="eastAsia"/>
        </w:rPr>
        <w:tab/>
        <w:t>yay</w:t>
      </w:r>
    </w:p>
    <w:p w14:paraId="7D46FEB1" w14:textId="77777777" w:rsidR="00847835" w:rsidRDefault="00847835" w:rsidP="00847835">
      <w:pPr>
        <w:adjustRightInd w:val="0"/>
        <w:snapToGrid w:val="0"/>
        <w:rPr>
          <w:rFonts w:eastAsia="方正宋刻本秀楷简体"/>
        </w:rPr>
      </w:pPr>
      <w:r>
        <w:rPr>
          <w:rFonts w:eastAsia="方正宋刻本秀楷简体" w:hint="eastAsia"/>
          <w:b/>
          <w:bCs/>
        </w:rPr>
        <w:t>用户和用户组</w:t>
      </w:r>
      <w:r>
        <w:rPr>
          <w:rFonts w:eastAsia="方正宋刻本秀楷简体" w:hint="eastAsia"/>
          <w:b/>
          <w:bCs/>
        </w:rPr>
        <w:tab/>
      </w:r>
      <w:r>
        <w:rPr>
          <w:rFonts w:eastAsia="方正宋刻本秀楷简体" w:hint="eastAsia"/>
        </w:rPr>
        <w:tab/>
      </w:r>
      <w:r>
        <w:rPr>
          <w:rFonts w:eastAsia="方正宋刻本秀楷简体" w:hint="eastAsia"/>
        </w:rPr>
        <w:tab/>
      </w:r>
      <w:r>
        <w:rPr>
          <w:rFonts w:eastAsia="方正宋刻本秀楷简体" w:hint="eastAsia"/>
        </w:rPr>
        <w:tab/>
        <w:t>passwd</w:t>
      </w:r>
      <w:r>
        <w:rPr>
          <w:rFonts w:eastAsia="方正宋刻本秀楷简体" w:hint="eastAsia"/>
        </w:rPr>
        <w:tab/>
      </w:r>
      <w:proofErr w:type="spellStart"/>
      <w:r>
        <w:rPr>
          <w:rFonts w:eastAsia="方正宋刻本秀楷简体" w:hint="eastAsia"/>
        </w:rPr>
        <w:t>usermod</w:t>
      </w:r>
      <w:proofErr w:type="spellEnd"/>
      <w:r>
        <w:rPr>
          <w:rFonts w:eastAsia="方正宋刻本秀楷简体" w:hint="eastAsia"/>
        </w:rPr>
        <w:tab/>
      </w:r>
      <w:proofErr w:type="spellStart"/>
      <w:r>
        <w:rPr>
          <w:rFonts w:eastAsia="方正宋刻本秀楷简体" w:hint="eastAsia"/>
        </w:rPr>
        <w:t>chage</w:t>
      </w:r>
      <w:proofErr w:type="spellEnd"/>
      <w:r>
        <w:rPr>
          <w:rFonts w:eastAsia="方正宋刻本秀楷简体" w:hint="eastAsia"/>
        </w:rPr>
        <w:tab/>
        <w:t>id</w:t>
      </w:r>
      <w:r>
        <w:rPr>
          <w:rFonts w:eastAsia="方正宋刻本秀楷简体" w:hint="eastAsia"/>
        </w:rPr>
        <w:tab/>
      </w:r>
      <w:proofErr w:type="spellStart"/>
      <w:r>
        <w:rPr>
          <w:rFonts w:eastAsia="方正宋刻本秀楷简体" w:hint="eastAsia"/>
        </w:rPr>
        <w:t>su</w:t>
      </w:r>
      <w:proofErr w:type="spellEnd"/>
      <w:r>
        <w:rPr>
          <w:rFonts w:eastAsia="方正宋刻本秀楷简体" w:hint="eastAsia"/>
        </w:rPr>
        <w:tab/>
      </w:r>
      <w:proofErr w:type="spellStart"/>
      <w:r>
        <w:rPr>
          <w:rFonts w:eastAsia="方正宋刻本秀楷简体" w:hint="eastAsia"/>
        </w:rPr>
        <w:t>gpasswd</w:t>
      </w:r>
      <w:proofErr w:type="spellEnd"/>
    </w:p>
    <w:p w14:paraId="27A5CFCD" w14:textId="77777777" w:rsidR="00847835" w:rsidRDefault="00847835" w:rsidP="00847835">
      <w:pPr>
        <w:adjustRightInd w:val="0"/>
        <w:snapToGrid w:val="0"/>
        <w:rPr>
          <w:rFonts w:eastAsia="方正宋刻本秀楷简体"/>
        </w:rPr>
      </w:pPr>
      <w:proofErr w:type="spellStart"/>
      <w:r>
        <w:rPr>
          <w:rFonts w:eastAsia="方正宋刻本秀楷简体" w:hint="eastAsia"/>
          <w:b/>
          <w:bCs/>
        </w:rPr>
        <w:t>sudo</w:t>
      </w:r>
      <w:proofErr w:type="spellEnd"/>
      <w:r>
        <w:rPr>
          <w:rFonts w:eastAsia="方正宋刻本秀楷简体" w:hint="eastAsia"/>
          <w:b/>
          <w:bCs/>
        </w:rPr>
        <w:t>权限</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visudo</w:t>
      </w:r>
      <w:proofErr w:type="spellEnd"/>
    </w:p>
    <w:p w14:paraId="1F21BCEC" w14:textId="77777777" w:rsidR="00847835" w:rsidRDefault="00847835" w:rsidP="00847835">
      <w:pPr>
        <w:adjustRightInd w:val="0"/>
        <w:snapToGrid w:val="0"/>
        <w:jc w:val="left"/>
        <w:rPr>
          <w:rFonts w:eastAsia="方正宋刻本秀楷简体"/>
          <w:b/>
          <w:bCs/>
        </w:rPr>
      </w:pPr>
      <w:r>
        <w:rPr>
          <w:rFonts w:eastAsia="方正宋刻本秀楷简体" w:hint="eastAsia"/>
          <w:b/>
          <w:bCs/>
        </w:rPr>
        <w:t>特殊</w:t>
      </w:r>
      <w:r>
        <w:rPr>
          <w:rFonts w:eastAsia="方正宋刻本秀楷简体" w:hint="eastAsia"/>
          <w:b/>
          <w:bCs/>
        </w:rPr>
        <w:t>shell</w:t>
      </w:r>
    </w:p>
    <w:p w14:paraId="6C596E37" w14:textId="77777777" w:rsidR="00847835" w:rsidRDefault="00847835" w:rsidP="00847835">
      <w:pPr>
        <w:adjustRightInd w:val="0"/>
        <w:snapToGrid w:val="0"/>
        <w:jc w:val="left"/>
        <w:rPr>
          <w:rFonts w:eastAsia="方正宋刻本秀楷简体"/>
        </w:rPr>
      </w:pPr>
      <w:r>
        <w:rPr>
          <w:rFonts w:eastAsia="方正宋刻本秀楷简体" w:hint="eastAsia"/>
          <w:b/>
          <w:bCs/>
        </w:rPr>
        <w:t>文件系统</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df</w:t>
      </w:r>
      <w:r>
        <w:rPr>
          <w:rFonts w:eastAsia="方正宋刻本秀楷简体" w:hint="eastAsia"/>
        </w:rPr>
        <w:tab/>
        <w:t>du</w:t>
      </w:r>
      <w:r>
        <w:rPr>
          <w:rFonts w:eastAsia="方正宋刻本秀楷简体" w:hint="eastAsia"/>
        </w:rPr>
        <w:tab/>
        <w:t>free</w:t>
      </w:r>
      <w:r>
        <w:rPr>
          <w:rFonts w:eastAsia="方正宋刻本秀楷简体" w:hint="eastAsia"/>
        </w:rPr>
        <w:tab/>
      </w:r>
      <w:proofErr w:type="spellStart"/>
      <w:r>
        <w:rPr>
          <w:rFonts w:eastAsia="方正宋刻本秀楷简体" w:hint="eastAsia"/>
        </w:rPr>
        <w:t>dumpefs</w:t>
      </w:r>
      <w:proofErr w:type="spellEnd"/>
    </w:p>
    <w:p w14:paraId="3DE634EF" w14:textId="77777777" w:rsidR="00847835" w:rsidRDefault="00847835" w:rsidP="00847835">
      <w:pPr>
        <w:adjustRightInd w:val="0"/>
        <w:snapToGrid w:val="0"/>
        <w:jc w:val="left"/>
        <w:rPr>
          <w:rFonts w:eastAsia="方正宋刻本秀楷简体"/>
          <w:b/>
          <w:bCs/>
        </w:rPr>
      </w:pPr>
      <w:r>
        <w:rPr>
          <w:rFonts w:eastAsia="方正宋刻本秀楷简体" w:hint="eastAsia"/>
          <w:b/>
          <w:bCs/>
        </w:rPr>
        <w:t>mount</w:t>
      </w:r>
    </w:p>
    <w:p w14:paraId="43897F87" w14:textId="77777777" w:rsidR="00847835" w:rsidRDefault="00847835" w:rsidP="00847835">
      <w:pPr>
        <w:adjustRightInd w:val="0"/>
        <w:snapToGrid w:val="0"/>
        <w:jc w:val="left"/>
        <w:rPr>
          <w:rFonts w:eastAsia="方正宋刻本秀楷简体"/>
        </w:rPr>
      </w:pPr>
      <w:r>
        <w:rPr>
          <w:rFonts w:eastAsia="方正宋刻本秀楷简体" w:hint="eastAsia"/>
          <w:b/>
          <w:bCs/>
        </w:rPr>
        <w:t>分区</w:t>
      </w:r>
      <w:r>
        <w:rPr>
          <w:rFonts w:eastAsia="方正宋刻本秀楷简体" w:hint="eastAsia"/>
          <w:b/>
          <w:bCs/>
        </w:rPr>
        <w:tab/>
      </w:r>
      <w:r>
        <w:rPr>
          <w:rFonts w:eastAsia="方正宋刻本秀楷简体" w:hint="eastAsia"/>
          <w:b/>
          <w:bCs/>
        </w:rPr>
        <w:t>开机自动挂载</w:t>
      </w:r>
      <w:r>
        <w:rPr>
          <w:rFonts w:eastAsia="方正宋刻本秀楷简体" w:hint="eastAsia"/>
        </w:rPr>
        <w:tab/>
      </w:r>
      <w:r>
        <w:rPr>
          <w:rFonts w:eastAsia="方正宋刻本秀楷简体" w:hint="eastAsia"/>
        </w:rPr>
        <w:tab/>
      </w:r>
      <w:proofErr w:type="spellStart"/>
      <w:r>
        <w:rPr>
          <w:rFonts w:eastAsia="方正宋刻本秀楷简体" w:hint="eastAsia"/>
        </w:rPr>
        <w:t>cfdisk</w:t>
      </w:r>
      <w:proofErr w:type="spellEnd"/>
      <w:r>
        <w:rPr>
          <w:rFonts w:eastAsia="方正宋刻本秀楷简体" w:hint="eastAsia"/>
        </w:rPr>
        <w:tab/>
      </w:r>
      <w:proofErr w:type="spellStart"/>
      <w:r>
        <w:rPr>
          <w:rFonts w:eastAsia="方正宋刻本秀楷简体" w:hint="eastAsia"/>
        </w:rPr>
        <w:t>mkfs</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fdisk</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lsblk</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blkid</w:t>
      </w:r>
      <w:proofErr w:type="spellEnd"/>
    </w:p>
    <w:p w14:paraId="0CEE3B8F" w14:textId="77777777" w:rsidR="00847835" w:rsidRDefault="00847835" w:rsidP="00847835">
      <w:pPr>
        <w:adjustRightInd w:val="0"/>
        <w:snapToGrid w:val="0"/>
        <w:rPr>
          <w:rFonts w:eastAsia="方正宋刻本秀楷简体"/>
        </w:rPr>
      </w:pPr>
      <w:r>
        <w:rPr>
          <w:rFonts w:eastAsia="方正宋刻本秀楷简体" w:hint="eastAsia"/>
          <w:b/>
          <w:bCs/>
        </w:rPr>
        <w:t>shell</w:t>
      </w:r>
      <w:r>
        <w:rPr>
          <w:rFonts w:eastAsia="方正宋刻本秀楷简体" w:hint="eastAsia"/>
          <w:b/>
          <w:bCs/>
        </w:rPr>
        <w:t>基础</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grep</w:t>
      </w:r>
    </w:p>
    <w:p w14:paraId="2A6F8470" w14:textId="77777777" w:rsidR="00847835" w:rsidRDefault="00847835" w:rsidP="00847835">
      <w:pPr>
        <w:adjustRightInd w:val="0"/>
        <w:snapToGrid w:val="0"/>
        <w:jc w:val="left"/>
        <w:rPr>
          <w:rFonts w:eastAsia="方正宋刻本秀楷简体"/>
          <w:b/>
          <w:bCs/>
        </w:rPr>
      </w:pPr>
      <w:r>
        <w:rPr>
          <w:rFonts w:eastAsia="方正宋刻本秀楷简体" w:hint="eastAsia"/>
          <w:b/>
          <w:bCs/>
        </w:rPr>
        <w:t>变量</w:t>
      </w:r>
    </w:p>
    <w:p w14:paraId="13388BF7" w14:textId="77777777" w:rsidR="00847835" w:rsidRDefault="00847835" w:rsidP="00847835">
      <w:pPr>
        <w:adjustRightInd w:val="0"/>
        <w:snapToGrid w:val="0"/>
        <w:jc w:val="left"/>
        <w:rPr>
          <w:rFonts w:eastAsia="方正宋刻本秀楷简体"/>
        </w:rPr>
      </w:pPr>
      <w:r>
        <w:rPr>
          <w:rFonts w:eastAsia="方正宋刻本秀楷简体" w:hint="eastAsia"/>
          <w:b/>
          <w:bCs/>
        </w:rPr>
        <w:t>标准读取与运算符</w:t>
      </w:r>
      <w:r>
        <w:rPr>
          <w:rFonts w:eastAsia="方正宋刻本秀楷简体" w:hint="eastAsia"/>
        </w:rPr>
        <w:tab/>
      </w:r>
      <w:r>
        <w:rPr>
          <w:rFonts w:eastAsia="方正宋刻本秀楷简体" w:hint="eastAsia"/>
        </w:rPr>
        <w:tab/>
      </w:r>
      <w:r>
        <w:rPr>
          <w:rFonts w:eastAsia="方正宋刻本秀楷简体" w:hint="eastAsia"/>
        </w:rPr>
        <w:tab/>
        <w:t>read</w:t>
      </w:r>
      <w:r>
        <w:rPr>
          <w:rFonts w:eastAsia="方正宋刻本秀楷简体" w:hint="eastAsia"/>
        </w:rPr>
        <w:tab/>
      </w:r>
      <w:r>
        <w:rPr>
          <w:rFonts w:eastAsia="方正宋刻本秀楷简体" w:hint="eastAsia"/>
        </w:rPr>
        <w:tab/>
        <w:t>source</w:t>
      </w:r>
    </w:p>
    <w:p w14:paraId="7B5E3CF2" w14:textId="77777777" w:rsidR="00847835" w:rsidRDefault="00847835" w:rsidP="00847835">
      <w:pPr>
        <w:adjustRightInd w:val="0"/>
        <w:snapToGrid w:val="0"/>
        <w:jc w:val="left"/>
        <w:rPr>
          <w:rFonts w:eastAsia="方正宋刻本秀楷简体"/>
          <w:b/>
          <w:bCs/>
        </w:rPr>
      </w:pPr>
      <w:r>
        <w:rPr>
          <w:rFonts w:eastAsia="方正宋刻本秀楷简体" w:hint="eastAsia"/>
          <w:b/>
          <w:bCs/>
        </w:rPr>
        <w:t>环境变量配置文件</w:t>
      </w:r>
    </w:p>
    <w:p w14:paraId="69551549" w14:textId="77777777" w:rsidR="00847835" w:rsidRDefault="00847835" w:rsidP="00847835">
      <w:pPr>
        <w:adjustRightInd w:val="0"/>
        <w:snapToGrid w:val="0"/>
        <w:jc w:val="left"/>
        <w:rPr>
          <w:rFonts w:eastAsia="方正宋刻本秀楷简体"/>
          <w:b/>
          <w:bCs/>
        </w:rPr>
      </w:pPr>
      <w:r>
        <w:rPr>
          <w:rFonts w:eastAsia="方正宋刻本秀楷简体" w:hint="eastAsia"/>
          <w:b/>
          <w:bCs/>
        </w:rPr>
        <w:tab/>
        <w:t>shell</w:t>
      </w:r>
      <w:r>
        <w:rPr>
          <w:rFonts w:eastAsia="方正宋刻本秀楷简体" w:hint="eastAsia"/>
          <w:b/>
          <w:bCs/>
        </w:rPr>
        <w:t>登录信息</w:t>
      </w:r>
    </w:p>
    <w:p w14:paraId="001E77A7" w14:textId="77777777" w:rsidR="00847835" w:rsidRDefault="00847835" w:rsidP="00847835">
      <w:pPr>
        <w:adjustRightInd w:val="0"/>
        <w:snapToGrid w:val="0"/>
        <w:jc w:val="left"/>
        <w:rPr>
          <w:rFonts w:eastAsia="方正宋刻本秀楷简体"/>
          <w:b/>
          <w:bCs/>
        </w:rPr>
      </w:pPr>
      <w:r>
        <w:rPr>
          <w:rFonts w:eastAsia="方正宋刻本秀楷简体" w:hint="eastAsia"/>
          <w:b/>
          <w:bCs/>
        </w:rPr>
        <w:tab/>
      </w:r>
      <w:r>
        <w:rPr>
          <w:rFonts w:eastAsia="方正宋刻本秀楷简体" w:hint="eastAsia"/>
          <w:b/>
          <w:bCs/>
        </w:rPr>
        <w:t>自定义</w:t>
      </w:r>
      <w:r>
        <w:rPr>
          <w:rFonts w:eastAsia="方正宋刻本秀楷简体" w:hint="eastAsia"/>
          <w:b/>
          <w:bCs/>
        </w:rPr>
        <w:t>bash</w:t>
      </w:r>
      <w:r>
        <w:rPr>
          <w:rFonts w:eastAsia="方正宋刻本秀楷简体" w:hint="eastAsia"/>
          <w:b/>
          <w:bCs/>
        </w:rPr>
        <w:t>快捷键</w:t>
      </w:r>
    </w:p>
    <w:p w14:paraId="2BE0E4E3" w14:textId="77777777" w:rsidR="00847835" w:rsidRDefault="00847835" w:rsidP="00847835">
      <w:pPr>
        <w:adjustRightInd w:val="0"/>
        <w:snapToGrid w:val="0"/>
        <w:jc w:val="left"/>
        <w:rPr>
          <w:rFonts w:eastAsia="方正宋刻本秀楷简体"/>
          <w:b/>
          <w:bCs/>
        </w:rPr>
      </w:pPr>
      <w:r>
        <w:rPr>
          <w:rFonts w:eastAsia="方正宋刻本秀楷简体" w:hint="eastAsia"/>
          <w:b/>
          <w:bCs/>
        </w:rPr>
        <w:t>语系与桌面系统配置文件</w:t>
      </w:r>
    </w:p>
    <w:p w14:paraId="6DB99A2D" w14:textId="77777777" w:rsidR="00847835" w:rsidRDefault="00847835" w:rsidP="00847835">
      <w:pPr>
        <w:adjustRightInd w:val="0"/>
        <w:snapToGrid w:val="0"/>
        <w:jc w:val="left"/>
        <w:rPr>
          <w:rFonts w:eastAsia="方正宋刻本秀楷简体"/>
          <w:b/>
          <w:bCs/>
        </w:rPr>
      </w:pPr>
      <w:r>
        <w:rPr>
          <w:rFonts w:eastAsia="方正宋刻本秀楷简体" w:hint="eastAsia"/>
          <w:b/>
          <w:bCs/>
        </w:rPr>
        <w:t>shell</w:t>
      </w:r>
      <w:r>
        <w:rPr>
          <w:rFonts w:eastAsia="方正宋刻本秀楷简体" w:hint="eastAsia"/>
          <w:b/>
          <w:bCs/>
        </w:rPr>
        <w:t>编程</w:t>
      </w:r>
    </w:p>
    <w:p w14:paraId="045CA40A" w14:textId="77777777" w:rsidR="00847835" w:rsidRDefault="00847835" w:rsidP="00847835">
      <w:pPr>
        <w:adjustRightInd w:val="0"/>
        <w:snapToGrid w:val="0"/>
        <w:jc w:val="left"/>
        <w:rPr>
          <w:rFonts w:eastAsia="方正宋刻本秀楷简体"/>
          <w:b/>
          <w:bCs/>
        </w:rPr>
      </w:pPr>
      <w:r>
        <w:rPr>
          <w:rFonts w:eastAsia="方正宋刻本秀楷简体" w:hint="eastAsia"/>
          <w:b/>
          <w:bCs/>
        </w:rPr>
        <w:tab/>
      </w:r>
      <w:r>
        <w:rPr>
          <w:rFonts w:eastAsia="方正宋刻本秀楷简体" w:hint="eastAsia"/>
          <w:b/>
          <w:bCs/>
        </w:rPr>
        <w:t>正则表达式</w:t>
      </w:r>
    </w:p>
    <w:p w14:paraId="710DD87D" w14:textId="77777777" w:rsidR="00847835" w:rsidRDefault="00847835" w:rsidP="00847835">
      <w:pPr>
        <w:adjustRightInd w:val="0"/>
        <w:snapToGrid w:val="0"/>
        <w:jc w:val="left"/>
        <w:rPr>
          <w:rFonts w:eastAsia="方正宋刻本秀楷简体"/>
        </w:rPr>
      </w:pPr>
      <w:r>
        <w:rPr>
          <w:rFonts w:eastAsia="方正宋刻本秀楷简体" w:hint="eastAsia"/>
          <w:b/>
          <w:bCs/>
        </w:rPr>
        <w:tab/>
        <w:t>awk</w:t>
      </w:r>
      <w:r>
        <w:rPr>
          <w:rFonts w:eastAsia="方正宋刻本秀楷简体" w:hint="eastAsia"/>
          <w:b/>
          <w:bCs/>
        </w:rPr>
        <w:t>、</w:t>
      </w:r>
      <w:r>
        <w:rPr>
          <w:rFonts w:eastAsia="方正宋刻本秀楷简体" w:hint="eastAsia"/>
          <w:b/>
          <w:bCs/>
        </w:rPr>
        <w:t>sed</w:t>
      </w:r>
      <w:r>
        <w:rPr>
          <w:rFonts w:eastAsia="方正宋刻本秀楷简体" w:hint="eastAsia"/>
          <w:b/>
          <w:bCs/>
        </w:rPr>
        <w:t>、字符处理</w:t>
      </w:r>
      <w:r>
        <w:rPr>
          <w:rFonts w:eastAsia="方正宋刻本秀楷简体" w:hint="eastAsia"/>
        </w:rPr>
        <w:tab/>
      </w:r>
      <w:r>
        <w:rPr>
          <w:rFonts w:eastAsia="方正宋刻本秀楷简体" w:hint="eastAsia"/>
        </w:rPr>
        <w:tab/>
        <w:t>cut</w:t>
      </w:r>
      <w:r>
        <w:rPr>
          <w:rFonts w:eastAsia="方正宋刻本秀楷简体" w:hint="eastAsia"/>
        </w:rPr>
        <w:tab/>
        <w:t>sort</w:t>
      </w:r>
      <w:r>
        <w:rPr>
          <w:rFonts w:eastAsia="方正宋刻本秀楷简体" w:hint="eastAsia"/>
        </w:rPr>
        <w:tab/>
      </w:r>
      <w:proofErr w:type="spellStart"/>
      <w:r>
        <w:rPr>
          <w:rFonts w:eastAsia="方正宋刻本秀楷简体" w:hint="eastAsia"/>
        </w:rPr>
        <w:t>wc</w:t>
      </w:r>
      <w:proofErr w:type="spellEnd"/>
      <w:r>
        <w:rPr>
          <w:rFonts w:eastAsia="方正宋刻本秀楷简体" w:hint="eastAsia"/>
        </w:rPr>
        <w:tab/>
      </w:r>
    </w:p>
    <w:p w14:paraId="3B3730D7" w14:textId="77777777" w:rsidR="00847835" w:rsidRDefault="00847835" w:rsidP="00847835">
      <w:pPr>
        <w:adjustRightInd w:val="0"/>
        <w:snapToGrid w:val="0"/>
        <w:jc w:val="left"/>
        <w:rPr>
          <w:rFonts w:eastAsia="方正宋刻本秀楷简体"/>
        </w:rPr>
      </w:pPr>
      <w:r>
        <w:rPr>
          <w:rFonts w:eastAsia="方正宋刻本秀楷简体" w:hint="eastAsia"/>
        </w:rPr>
        <w:tab/>
      </w:r>
      <w:r>
        <w:rPr>
          <w:rFonts w:eastAsia="方正宋刻本秀楷简体" w:hint="eastAsia"/>
          <w:b/>
          <w:bCs/>
        </w:rPr>
        <w:t>条件判断</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test</w:t>
      </w:r>
    </w:p>
    <w:p w14:paraId="4F5984A4" w14:textId="77777777" w:rsidR="00847835" w:rsidRDefault="00847835" w:rsidP="00847835">
      <w:pPr>
        <w:adjustRightInd w:val="0"/>
        <w:snapToGrid w:val="0"/>
        <w:jc w:val="left"/>
        <w:rPr>
          <w:rFonts w:eastAsia="方正宋刻本秀楷简体"/>
          <w:b/>
          <w:bCs/>
        </w:rPr>
      </w:pPr>
      <w:r>
        <w:rPr>
          <w:rFonts w:eastAsia="方正宋刻本秀楷简体" w:hint="eastAsia"/>
        </w:rPr>
        <w:tab/>
      </w:r>
      <w:r>
        <w:rPr>
          <w:rFonts w:eastAsia="方正宋刻本秀楷简体" w:hint="eastAsia"/>
          <w:b/>
          <w:bCs/>
        </w:rPr>
        <w:t>流程控制</w:t>
      </w:r>
    </w:p>
    <w:p w14:paraId="38426DEE" w14:textId="77777777" w:rsidR="00847835" w:rsidRDefault="00847835" w:rsidP="00847835">
      <w:pPr>
        <w:adjustRightInd w:val="0"/>
        <w:snapToGrid w:val="0"/>
        <w:jc w:val="left"/>
        <w:rPr>
          <w:rFonts w:eastAsia="方正宋刻本秀楷简体"/>
        </w:rPr>
      </w:pPr>
      <w:r>
        <w:rPr>
          <w:rFonts w:eastAsia="方正宋刻本秀楷简体" w:hint="eastAsia"/>
          <w:b/>
          <w:bCs/>
        </w:rPr>
        <w:t>daemon</w:t>
      </w:r>
      <w:r>
        <w:rPr>
          <w:rFonts w:eastAsia="方正宋刻本秀楷简体" w:hint="eastAsia"/>
          <w:b/>
          <w:bCs/>
        </w:rPr>
        <w:t>服务与</w:t>
      </w:r>
      <w:proofErr w:type="spellStart"/>
      <w:r>
        <w:rPr>
          <w:rFonts w:eastAsia="方正宋刻本秀楷简体" w:hint="eastAsia"/>
          <w:b/>
          <w:bCs/>
        </w:rPr>
        <w:t>systemd</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systemctl</w:t>
      </w:r>
      <w:proofErr w:type="spellEnd"/>
    </w:p>
    <w:p w14:paraId="678021F2" w14:textId="77777777" w:rsidR="00847835" w:rsidRDefault="00847835" w:rsidP="00847835">
      <w:pPr>
        <w:adjustRightInd w:val="0"/>
        <w:snapToGrid w:val="0"/>
        <w:jc w:val="left"/>
        <w:rPr>
          <w:rFonts w:eastAsia="方正宋刻本秀楷简体"/>
          <w:b/>
          <w:bCs/>
        </w:rPr>
      </w:pPr>
      <w:r>
        <w:rPr>
          <w:rFonts w:eastAsia="方正宋刻本秀楷简体" w:hint="eastAsia"/>
          <w:b/>
          <w:bCs/>
        </w:rPr>
        <w:tab/>
        <w:t>system V</w:t>
      </w:r>
      <w:r>
        <w:rPr>
          <w:rFonts w:eastAsia="方正宋刻本秀楷简体" w:hint="eastAsia"/>
          <w:b/>
          <w:bCs/>
        </w:rPr>
        <w:t>的</w:t>
      </w:r>
      <w:proofErr w:type="spellStart"/>
      <w:r>
        <w:rPr>
          <w:rFonts w:eastAsia="方正宋刻本秀楷简体" w:hint="eastAsia"/>
          <w:b/>
          <w:bCs/>
        </w:rPr>
        <w:t>init</w:t>
      </w:r>
      <w:proofErr w:type="spellEnd"/>
    </w:p>
    <w:p w14:paraId="39A31CA1" w14:textId="77777777" w:rsidR="00847835" w:rsidRDefault="00847835" w:rsidP="00847835">
      <w:pPr>
        <w:adjustRightInd w:val="0"/>
        <w:snapToGrid w:val="0"/>
        <w:jc w:val="left"/>
        <w:rPr>
          <w:rFonts w:eastAsia="方正宋刻本秀楷简体"/>
          <w:b/>
          <w:bCs/>
        </w:rPr>
      </w:pPr>
      <w:r>
        <w:rPr>
          <w:rFonts w:eastAsia="方正宋刻本秀楷简体" w:hint="eastAsia"/>
          <w:b/>
          <w:bCs/>
        </w:rPr>
        <w:tab/>
      </w:r>
      <w:proofErr w:type="spellStart"/>
      <w:r>
        <w:rPr>
          <w:rFonts w:eastAsia="方正宋刻本秀楷简体" w:hint="eastAsia"/>
          <w:b/>
          <w:bCs/>
        </w:rPr>
        <w:t>systemd</w:t>
      </w:r>
      <w:proofErr w:type="spellEnd"/>
    </w:p>
    <w:p w14:paraId="418E0C8D" w14:textId="77777777" w:rsidR="00847835" w:rsidRDefault="00847835" w:rsidP="00847835">
      <w:pPr>
        <w:adjustRightInd w:val="0"/>
        <w:snapToGrid w:val="0"/>
        <w:jc w:val="left"/>
        <w:rPr>
          <w:rFonts w:eastAsia="方正宋刻本秀楷简体"/>
          <w:b/>
          <w:bCs/>
        </w:rPr>
      </w:pPr>
      <w:r>
        <w:rPr>
          <w:rFonts w:eastAsia="方正宋刻本秀楷简体" w:hint="eastAsia"/>
          <w:b/>
          <w:bCs/>
        </w:rPr>
        <w:tab/>
      </w:r>
      <w:r>
        <w:rPr>
          <w:rFonts w:eastAsia="方正宋刻本秀楷简体" w:hint="eastAsia"/>
          <w:b/>
          <w:bCs/>
        </w:rPr>
        <w:t>常用服务</w:t>
      </w:r>
    </w:p>
    <w:p w14:paraId="3765A380" w14:textId="77777777" w:rsidR="00847835" w:rsidRDefault="00847835">
      <w:pPr>
        <w:widowControl/>
        <w:jc w:val="left"/>
        <w:rPr>
          <w:rFonts w:eastAsia="方正宋刻本秀楷简体"/>
          <w:b/>
          <w:bCs/>
          <w:sz w:val="44"/>
          <w:szCs w:val="52"/>
        </w:rPr>
      </w:pPr>
      <w:r>
        <w:rPr>
          <w:rFonts w:eastAsia="方正宋刻本秀楷简体"/>
          <w:b/>
          <w:bCs/>
          <w:sz w:val="44"/>
          <w:szCs w:val="52"/>
        </w:rPr>
        <w:br w:type="page"/>
      </w:r>
    </w:p>
    <w:p w14:paraId="440E9385" w14:textId="30974CAF" w:rsidR="00ED6DF6" w:rsidRDefault="00ED6DF6">
      <w:pPr>
        <w:adjustRightInd w:val="0"/>
        <w:snapToGrid w:val="0"/>
        <w:rPr>
          <w:rFonts w:eastAsia="方正宋刻本秀楷简体"/>
          <w:b/>
          <w:bCs/>
          <w:sz w:val="40"/>
          <w:szCs w:val="48"/>
        </w:rPr>
        <w:sectPr w:rsidR="00ED6DF6" w:rsidSect="00847835">
          <w:footerReference w:type="default" r:id="rId8"/>
          <w:type w:val="continuous"/>
          <w:pgSz w:w="11906" w:h="16838"/>
          <w:pgMar w:top="1440" w:right="1800" w:bottom="1440" w:left="1800" w:header="851" w:footer="992" w:gutter="0"/>
          <w:cols w:space="425"/>
          <w:docGrid w:type="lines" w:linePitch="312"/>
        </w:sectPr>
      </w:pPr>
      <w:r>
        <w:rPr>
          <w:rFonts w:eastAsia="方正宋刻本秀楷简体" w:hint="eastAsia"/>
          <w:b/>
          <w:bCs/>
          <w:sz w:val="44"/>
          <w:szCs w:val="52"/>
        </w:rPr>
        <w:lastRenderedPageBreak/>
        <w:t>目录操作</w:t>
      </w:r>
    </w:p>
    <w:p w14:paraId="7E3E1E5E" w14:textId="6B872276" w:rsidR="00ED6DF6" w:rsidRDefault="00860F77">
      <w:pPr>
        <w:adjustRightInd w:val="0"/>
        <w:snapToGrid w:val="0"/>
        <w:rPr>
          <w:rFonts w:eastAsia="方正宋刻本秀楷简体"/>
          <w:b/>
          <w:bCs/>
          <w:sz w:val="36"/>
          <w:szCs w:val="44"/>
        </w:rPr>
      </w:pPr>
      <w:r>
        <w:rPr>
          <w:rFonts w:eastAsia="方正宋刻本秀楷简体"/>
          <w:b/>
          <w:bCs/>
          <w:sz w:val="36"/>
          <w:szCs w:val="44"/>
        </w:rPr>
        <w:t>L</w:t>
      </w:r>
      <w:r w:rsidR="00ED6DF6">
        <w:rPr>
          <w:rFonts w:eastAsia="方正宋刻本秀楷简体" w:hint="eastAsia"/>
          <w:b/>
          <w:bCs/>
          <w:sz w:val="36"/>
          <w:szCs w:val="44"/>
        </w:rPr>
        <w:t>s</w:t>
      </w:r>
      <w:r>
        <w:rPr>
          <w:rFonts w:eastAsia="方正宋刻本秀楷简体"/>
          <w:b/>
          <w:bCs/>
          <w:sz w:val="36"/>
          <w:szCs w:val="44"/>
        </w:rPr>
        <w:t xml:space="preserve">  </w:t>
      </w:r>
      <w:r w:rsidRPr="001C1513">
        <w:rPr>
          <w:rFonts w:eastAsia="方正宋刻本秀楷简体"/>
          <w:b/>
          <w:color w:val="FF0000"/>
          <w:sz w:val="36"/>
          <w:szCs w:val="44"/>
        </w:rPr>
        <w:t>exa</w:t>
      </w:r>
      <w:r w:rsidR="001C1513" w:rsidRPr="001C1513">
        <w:rPr>
          <w:rFonts w:eastAsia="方正宋刻本秀楷简体" w:hint="eastAsia"/>
          <w:b/>
          <w:bCs/>
          <w:color w:val="FF0000"/>
          <w:sz w:val="36"/>
          <w:szCs w:val="44"/>
        </w:rPr>
        <w:t>替代</w:t>
      </w:r>
    </w:p>
    <w:p w14:paraId="3020002C"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所有文件</w:t>
      </w:r>
      <w:r>
        <w:rPr>
          <w:rFonts w:eastAsia="方正宋刻本秀楷简体" w:hint="eastAsia"/>
        </w:rPr>
        <w:tab/>
      </w:r>
      <w:r>
        <w:rPr>
          <w:rFonts w:eastAsia="方正宋刻本秀楷简体" w:hint="eastAsia"/>
          <w:color w:val="FF0000"/>
        </w:rPr>
        <w:t>-A</w:t>
      </w:r>
      <w:r>
        <w:rPr>
          <w:rFonts w:eastAsia="方正宋刻本秀楷简体" w:hint="eastAsia"/>
          <w:color w:val="FF0000"/>
        </w:rPr>
        <w:t>同</w:t>
      </w:r>
      <w:r>
        <w:rPr>
          <w:rFonts w:eastAsia="方正宋刻本秀楷简体" w:hint="eastAsia"/>
          <w:color w:val="FF0000"/>
        </w:rPr>
        <w:t>a</w:t>
      </w:r>
      <w:r>
        <w:rPr>
          <w:rFonts w:eastAsia="方正宋刻本秀楷简体" w:hint="eastAsia"/>
          <w:color w:val="FF0000"/>
        </w:rPr>
        <w:t>不列出</w:t>
      </w:r>
      <w:r>
        <w:rPr>
          <w:rFonts w:eastAsia="方正宋刻本秀楷简体" w:hint="eastAsia"/>
          <w:color w:val="FF0000"/>
        </w:rPr>
        <w:t>.  ..</w:t>
      </w:r>
      <w:r>
        <w:rPr>
          <w:rFonts w:eastAsia="方正宋刻本秀楷简体" w:hint="eastAsia"/>
          <w:color w:val="FF0000"/>
        </w:rPr>
        <w:t>目录，隐藏文件</w:t>
      </w:r>
      <w:proofErr w:type="gramStart"/>
      <w:r>
        <w:rPr>
          <w:rFonts w:eastAsia="方正宋刻本秀楷简体" w:hint="eastAsia"/>
          <w:color w:val="FF0000"/>
        </w:rPr>
        <w:t>示重要</w:t>
      </w:r>
      <w:proofErr w:type="gramEnd"/>
      <w:r>
        <w:rPr>
          <w:rFonts w:eastAsia="方正宋刻本秀楷简体" w:hint="eastAsia"/>
          <w:color w:val="FF0000"/>
        </w:rPr>
        <w:t>系统文件</w:t>
      </w:r>
    </w:p>
    <w:p w14:paraId="56B373EC" w14:textId="77777777" w:rsidR="00ED6DF6" w:rsidRDefault="00ED6DF6">
      <w:pPr>
        <w:adjustRightInd w:val="0"/>
        <w:snapToGrid w:val="0"/>
        <w:ind w:firstLine="420"/>
        <w:rPr>
          <w:rFonts w:eastAsia="方正宋刻本秀楷简体"/>
        </w:rPr>
      </w:pPr>
      <w:r>
        <w:rPr>
          <w:rFonts w:eastAsia="方正宋刻本秀楷简体" w:hint="eastAsia"/>
        </w:rPr>
        <w:t>-h</w:t>
      </w:r>
      <w:r>
        <w:rPr>
          <w:rFonts w:eastAsia="方正宋刻本秀楷简体" w:hint="eastAsia"/>
        </w:rPr>
        <w:tab/>
      </w:r>
      <w:r>
        <w:rPr>
          <w:rFonts w:eastAsia="方正宋刻本秀楷简体" w:hint="eastAsia"/>
        </w:rPr>
        <w:t>人性化可读</w:t>
      </w:r>
    </w:p>
    <w:p w14:paraId="3D72F9B4"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i</w:t>
      </w:r>
      <w:proofErr w:type="spellEnd"/>
      <w:r>
        <w:rPr>
          <w:rFonts w:eastAsia="方正宋刻本秀楷简体" w:hint="eastAsia"/>
        </w:rPr>
        <w:tab/>
      </w:r>
      <w:proofErr w:type="spellStart"/>
      <w:r>
        <w:rPr>
          <w:rFonts w:eastAsia="方正宋刻本秀楷简体" w:hint="eastAsia"/>
        </w:rPr>
        <w:t>innode</w:t>
      </w:r>
      <w:proofErr w:type="spellEnd"/>
      <w:r>
        <w:rPr>
          <w:rFonts w:eastAsia="方正宋刻本秀楷简体" w:hint="eastAsia"/>
        </w:rPr>
        <w:t>节点</w:t>
      </w:r>
    </w:p>
    <w:p w14:paraId="7EE2477A" w14:textId="77777777" w:rsidR="00ED6DF6" w:rsidRDefault="00ED6DF6">
      <w:pPr>
        <w:adjustRightInd w:val="0"/>
        <w:snapToGrid w:val="0"/>
        <w:ind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长格式</w:t>
      </w:r>
    </w:p>
    <w:p w14:paraId="49DD1266" w14:textId="77777777" w:rsidR="00ED6DF6" w:rsidRDefault="00ED6DF6">
      <w:pPr>
        <w:adjustRightInd w:val="0"/>
        <w:snapToGrid w:val="0"/>
        <w:ind w:firstLine="420"/>
        <w:rPr>
          <w:rFonts w:eastAsia="方正宋刻本秀楷简体"/>
        </w:rPr>
      </w:pPr>
      <w:r>
        <w:rPr>
          <w:rFonts w:eastAsia="方正宋刻本秀楷简体" w:hint="eastAsia"/>
        </w:rPr>
        <w:t>-F</w:t>
      </w:r>
      <w:r>
        <w:rPr>
          <w:rFonts w:eastAsia="方正宋刻本秀楷简体" w:hint="eastAsia"/>
        </w:rPr>
        <w:tab/>
        <w:t>/</w:t>
      </w:r>
      <w:r>
        <w:rPr>
          <w:rFonts w:eastAsia="方正宋刻本秀楷简体" w:hint="eastAsia"/>
        </w:rPr>
        <w:t>目录</w:t>
      </w:r>
      <w:r>
        <w:rPr>
          <w:rFonts w:eastAsia="方正宋刻本秀楷简体" w:hint="eastAsia"/>
        </w:rPr>
        <w:t xml:space="preserve"> *</w:t>
      </w:r>
      <w:r>
        <w:rPr>
          <w:rFonts w:eastAsia="方正宋刻本秀楷简体" w:hint="eastAsia"/>
        </w:rPr>
        <w:t>可执行文件</w:t>
      </w:r>
      <w:r>
        <w:rPr>
          <w:rFonts w:eastAsia="方正宋刻本秀楷简体" w:hint="eastAsia"/>
        </w:rPr>
        <w:t xml:space="preserve"> @</w:t>
      </w:r>
      <w:r>
        <w:rPr>
          <w:rFonts w:eastAsia="方正宋刻本秀楷简体" w:hint="eastAsia"/>
        </w:rPr>
        <w:t>链接</w:t>
      </w:r>
      <w:r>
        <w:rPr>
          <w:rFonts w:eastAsia="方正宋刻本秀楷简体" w:hint="eastAsia"/>
        </w:rPr>
        <w:t xml:space="preserve"> |</w:t>
      </w:r>
      <w:r>
        <w:rPr>
          <w:rFonts w:eastAsia="方正宋刻本秀楷简体" w:hint="eastAsia"/>
        </w:rPr>
        <w:t>管道</w:t>
      </w:r>
    </w:p>
    <w:p w14:paraId="4117AF4B" w14:textId="77777777" w:rsidR="00ED6DF6" w:rsidRDefault="00ED6DF6">
      <w:pPr>
        <w:adjustRightInd w:val="0"/>
        <w:snapToGrid w:val="0"/>
        <w:ind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显示目录信息，而不是目录下的文件信息</w:t>
      </w:r>
    </w:p>
    <w:p w14:paraId="44AC9ABA"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递归显示，类似</w:t>
      </w:r>
      <w:r>
        <w:rPr>
          <w:rFonts w:eastAsia="方正宋刻本秀楷简体" w:hint="eastAsia"/>
        </w:rPr>
        <w:t>tree</w:t>
      </w:r>
    </w:p>
    <w:p w14:paraId="2CB89A2D" w14:textId="77777777" w:rsidR="00ED6DF6" w:rsidRDefault="00ED6DF6">
      <w:pPr>
        <w:adjustRightInd w:val="0"/>
        <w:snapToGrid w:val="0"/>
        <w:rPr>
          <w:rFonts w:eastAsia="方正宋刻本秀楷简体"/>
        </w:rPr>
      </w:pPr>
      <w:r>
        <w:rPr>
          <w:rFonts w:eastAsia="方正宋刻本秀楷简体" w:hint="eastAsia"/>
        </w:rPr>
        <w:t>ls -l</w:t>
      </w:r>
    </w:p>
    <w:p w14:paraId="40FF8A90"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w:t>
      </w:r>
      <w:r>
        <w:rPr>
          <w:rFonts w:eastAsia="方正宋刻本秀楷简体" w:hint="eastAsia"/>
          <w:sz w:val="18"/>
          <w:szCs w:val="21"/>
        </w:rPr>
        <w:tab/>
      </w:r>
      <w:proofErr w:type="spellStart"/>
      <w:r>
        <w:rPr>
          <w:rFonts w:eastAsia="方正宋刻本秀楷简体" w:hint="eastAsia"/>
          <w:sz w:val="18"/>
          <w:szCs w:val="21"/>
        </w:rPr>
        <w:t>rw</w:t>
      </w:r>
      <w:proofErr w:type="spellEnd"/>
      <w:r>
        <w:rPr>
          <w:rFonts w:eastAsia="方正宋刻本秀楷简体" w:hint="eastAsia"/>
          <w:sz w:val="18"/>
          <w:szCs w:val="21"/>
        </w:rPr>
        <w:t>-r--r--.</w:t>
      </w:r>
      <w:r>
        <w:rPr>
          <w:rFonts w:eastAsia="方正宋刻本秀楷简体" w:hint="eastAsia"/>
          <w:sz w:val="18"/>
          <w:szCs w:val="21"/>
        </w:rPr>
        <w:tab/>
      </w:r>
      <w:r>
        <w:rPr>
          <w:rFonts w:eastAsia="方正宋刻本秀楷简体" w:hint="eastAsia"/>
          <w:sz w:val="18"/>
          <w:szCs w:val="21"/>
        </w:rPr>
        <w:tab/>
        <w:t>1</w:t>
      </w:r>
      <w:r>
        <w:rPr>
          <w:rFonts w:eastAsia="方正宋刻本秀楷简体" w:hint="eastAsia"/>
          <w:sz w:val="18"/>
          <w:szCs w:val="21"/>
        </w:rPr>
        <w:tab/>
      </w:r>
      <w:r>
        <w:rPr>
          <w:rFonts w:eastAsia="方正宋刻本秀楷简体" w:hint="eastAsia"/>
          <w:sz w:val="18"/>
          <w:szCs w:val="21"/>
        </w:rPr>
        <w:tab/>
        <w:t xml:space="preserve"> root</w:t>
      </w:r>
      <w:r>
        <w:rPr>
          <w:rFonts w:eastAsia="方正宋刻本秀楷简体" w:hint="eastAsia"/>
          <w:sz w:val="18"/>
          <w:szCs w:val="21"/>
        </w:rPr>
        <w:tab/>
        <w:t xml:space="preserve"> </w:t>
      </w:r>
      <w:r>
        <w:rPr>
          <w:rFonts w:eastAsia="方正宋刻本秀楷简体" w:hint="eastAsia"/>
          <w:sz w:val="18"/>
          <w:szCs w:val="21"/>
        </w:rPr>
        <w:tab/>
        <w:t>root</w:t>
      </w:r>
      <w:r>
        <w:rPr>
          <w:rFonts w:eastAsia="方正宋刻本秀楷简体" w:hint="eastAsia"/>
          <w:sz w:val="18"/>
          <w:szCs w:val="21"/>
        </w:rPr>
        <w:tab/>
      </w:r>
      <w:r>
        <w:rPr>
          <w:rFonts w:eastAsia="方正宋刻本秀楷简体" w:hint="eastAsia"/>
          <w:sz w:val="18"/>
          <w:szCs w:val="21"/>
        </w:rPr>
        <w:tab/>
        <w:t xml:space="preserve"> 1690 </w:t>
      </w:r>
      <w:r>
        <w:rPr>
          <w:rFonts w:eastAsia="方正宋刻本秀楷简体" w:hint="eastAsia"/>
          <w:sz w:val="18"/>
          <w:szCs w:val="21"/>
        </w:rPr>
        <w:tab/>
      </w:r>
      <w:ins w:id="0" w:author="aria" w:date="2020-05-22T10:02:00Z">
        <w:r w:rsidR="0059452C">
          <w:rPr>
            <w:rFonts w:eastAsia="方正宋刻本秀楷简体"/>
            <w:sz w:val="18"/>
            <w:szCs w:val="21"/>
          </w:rPr>
          <w:t xml:space="preserve"> </w:t>
        </w:r>
      </w:ins>
      <w:r>
        <w:rPr>
          <w:rFonts w:eastAsia="方正宋刻本秀楷简体" w:hint="eastAsia"/>
          <w:sz w:val="18"/>
          <w:szCs w:val="21"/>
        </w:rPr>
        <w:t>5</w:t>
      </w:r>
      <w:r>
        <w:rPr>
          <w:rFonts w:eastAsia="方正宋刻本秀楷简体" w:hint="eastAsia"/>
          <w:sz w:val="18"/>
          <w:szCs w:val="21"/>
        </w:rPr>
        <w:t>月</w:t>
      </w:r>
      <w:r>
        <w:rPr>
          <w:rFonts w:eastAsia="方正宋刻本秀楷简体" w:hint="eastAsia"/>
          <w:sz w:val="18"/>
          <w:szCs w:val="21"/>
        </w:rPr>
        <w:t>14  18:20</w:t>
      </w:r>
      <w:r>
        <w:rPr>
          <w:rFonts w:eastAsia="方正宋刻本秀楷简体" w:hint="eastAsia"/>
          <w:sz w:val="18"/>
          <w:szCs w:val="21"/>
        </w:rPr>
        <w:tab/>
      </w:r>
      <w:r>
        <w:rPr>
          <w:rFonts w:eastAsia="方正宋刻本秀楷简体" w:hint="eastAsia"/>
          <w:sz w:val="18"/>
          <w:szCs w:val="21"/>
        </w:rPr>
        <w:tab/>
        <w:t xml:space="preserve"> install.log</w:t>
      </w:r>
    </w:p>
    <w:p w14:paraId="26738477" w14:textId="77777777" w:rsidR="00ED6DF6" w:rsidRDefault="00ED6DF6">
      <w:pPr>
        <w:adjustRightInd w:val="0"/>
        <w:snapToGrid w:val="0"/>
        <w:rPr>
          <w:rFonts w:eastAsia="方正宋刻本秀楷简体"/>
        </w:rPr>
      </w:pPr>
      <w:r>
        <w:rPr>
          <w:rFonts w:eastAsia="方正宋刻本秀楷简体" w:hint="eastAsia"/>
          <w:sz w:val="18"/>
          <w:szCs w:val="21"/>
        </w:rPr>
        <w:t>文件类型</w:t>
      </w:r>
      <w:r>
        <w:rPr>
          <w:rFonts w:eastAsia="方正宋刻本秀楷简体" w:hint="eastAsia"/>
          <w:sz w:val="18"/>
          <w:szCs w:val="21"/>
        </w:rPr>
        <w:tab/>
      </w:r>
      <w:r>
        <w:rPr>
          <w:rFonts w:eastAsia="方正宋刻本秀楷简体" w:hint="eastAsia"/>
          <w:sz w:val="18"/>
          <w:szCs w:val="21"/>
        </w:rPr>
        <w:t>权限</w:t>
      </w:r>
      <w:r>
        <w:rPr>
          <w:rFonts w:eastAsia="方正宋刻本秀楷简体" w:hint="eastAsia"/>
          <w:sz w:val="18"/>
          <w:szCs w:val="21"/>
        </w:rPr>
        <w:t xml:space="preserve"> </w:t>
      </w:r>
      <w:r>
        <w:rPr>
          <w:rFonts w:eastAsia="方正宋刻本秀楷简体" w:hint="eastAsia"/>
          <w:sz w:val="18"/>
          <w:szCs w:val="21"/>
        </w:rPr>
        <w:tab/>
        <w:t xml:space="preserve"> </w:t>
      </w:r>
      <w:r>
        <w:rPr>
          <w:rFonts w:eastAsia="方正宋刻本秀楷简体" w:hint="eastAsia"/>
          <w:sz w:val="18"/>
          <w:szCs w:val="21"/>
        </w:rPr>
        <w:t>引用数</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所有者</w:t>
      </w:r>
      <w:r>
        <w:rPr>
          <w:rFonts w:eastAsia="方正宋刻本秀楷简体" w:hint="eastAsia"/>
          <w:sz w:val="18"/>
          <w:szCs w:val="21"/>
        </w:rPr>
        <w:t xml:space="preserve">  </w:t>
      </w:r>
      <w:r>
        <w:rPr>
          <w:rFonts w:eastAsia="方正宋刻本秀楷简体" w:hint="eastAsia"/>
          <w:sz w:val="18"/>
          <w:szCs w:val="21"/>
        </w:rPr>
        <w:t>所属组</w:t>
      </w:r>
      <w:r>
        <w:rPr>
          <w:rFonts w:eastAsia="方正宋刻本秀楷简体" w:hint="eastAsia"/>
          <w:sz w:val="18"/>
          <w:szCs w:val="21"/>
        </w:rPr>
        <w:tab/>
        <w:t xml:space="preserve"> </w:t>
      </w:r>
      <w:r>
        <w:rPr>
          <w:rFonts w:eastAsia="方正宋刻本秀楷简体" w:hint="eastAsia"/>
          <w:sz w:val="18"/>
          <w:szCs w:val="21"/>
        </w:rPr>
        <w:t>大小</w:t>
      </w:r>
      <w:ins w:id="1" w:author="aria" w:date="2020-05-22T10:02:00Z">
        <w:r w:rsidR="0059452C" w:rsidRPr="0059452C">
          <w:rPr>
            <w:rFonts w:eastAsia="方正宋刻本秀楷简体" w:hint="eastAsia"/>
            <w:sz w:val="18"/>
            <w:szCs w:val="21"/>
          </w:rPr>
          <w:t>(</w:t>
        </w:r>
        <w:r w:rsidR="0059452C" w:rsidRPr="0059452C">
          <w:rPr>
            <w:rFonts w:eastAsia="方正宋刻本秀楷简体"/>
            <w:sz w:val="18"/>
            <w:szCs w:val="21"/>
          </w:rPr>
          <w:t>byte)</w:t>
        </w:r>
      </w:ins>
      <w:r>
        <w:rPr>
          <w:rFonts w:eastAsia="方正宋刻本秀楷简体" w:hint="eastAsia"/>
          <w:sz w:val="18"/>
          <w:szCs w:val="21"/>
        </w:rPr>
        <w:tab/>
      </w:r>
      <w:r>
        <w:rPr>
          <w:rFonts w:eastAsia="方正宋刻本秀楷简体" w:hint="eastAsia"/>
          <w:sz w:val="18"/>
          <w:szCs w:val="21"/>
        </w:rPr>
        <w:t>修改时间</w:t>
      </w:r>
      <w:r>
        <w:rPr>
          <w:rFonts w:eastAsia="方正宋刻本秀楷简体" w:hint="eastAsia"/>
          <w:sz w:val="18"/>
          <w:szCs w:val="21"/>
        </w:rPr>
        <w:tab/>
      </w:r>
      <w:r>
        <w:rPr>
          <w:rFonts w:eastAsia="方正宋刻本秀楷简体" w:hint="eastAsia"/>
          <w:sz w:val="18"/>
          <w:szCs w:val="21"/>
        </w:rPr>
        <w:tab/>
      </w:r>
      <w:ins w:id="2" w:author="aria" w:date="2020-05-22T10:02:00Z">
        <w:r w:rsidR="0059452C">
          <w:rPr>
            <w:rFonts w:eastAsia="方正宋刻本秀楷简体"/>
            <w:sz w:val="18"/>
            <w:szCs w:val="21"/>
          </w:rPr>
          <w:t xml:space="preserve"> </w:t>
        </w:r>
      </w:ins>
      <w:del w:id="3" w:author="aria" w:date="2020-05-22T10:02:00Z">
        <w:r w:rsidDel="0059452C">
          <w:rPr>
            <w:rFonts w:eastAsia="方正宋刻本秀楷简体" w:hint="eastAsia"/>
            <w:sz w:val="18"/>
            <w:szCs w:val="21"/>
          </w:rPr>
          <w:tab/>
        </w:r>
      </w:del>
      <w:r>
        <w:rPr>
          <w:rFonts w:eastAsia="方正宋刻本秀楷简体" w:hint="eastAsia"/>
          <w:sz w:val="18"/>
          <w:szCs w:val="21"/>
        </w:rPr>
        <w:t>文件名</w:t>
      </w:r>
      <w:r>
        <w:rPr>
          <w:rFonts w:eastAsia="方正宋刻本秀楷简体" w:hint="eastAsia"/>
        </w:rPr>
        <w:tab/>
      </w:r>
    </w:p>
    <w:p w14:paraId="38AD8E04" w14:textId="77777777" w:rsidR="00E311AA" w:rsidRDefault="00E311AA">
      <w:pPr>
        <w:adjustRightInd w:val="0"/>
        <w:snapToGrid w:val="0"/>
        <w:rPr>
          <w:rFonts w:eastAsia="方正宋刻本秀楷简体"/>
        </w:rPr>
      </w:pPr>
    </w:p>
    <w:p w14:paraId="752DFF8C" w14:textId="77777777" w:rsidR="0059452C" w:rsidRPr="00E311AA" w:rsidRDefault="00ED6DF6">
      <w:pPr>
        <w:adjustRightInd w:val="0"/>
        <w:snapToGrid w:val="0"/>
        <w:rPr>
          <w:ins w:id="4" w:author="aria" w:date="2020-05-22T10:03:00Z"/>
          <w:rFonts w:eastAsia="方正宋刻本秀楷简体"/>
          <w:sz w:val="20"/>
          <w:szCs w:val="22"/>
        </w:rPr>
      </w:pPr>
      <w:r>
        <w:rPr>
          <w:rFonts w:eastAsia="方正宋刻本秀楷简体" w:hint="eastAsia"/>
        </w:rPr>
        <w:t>文件类型：</w:t>
      </w:r>
      <w:r>
        <w:rPr>
          <w:rFonts w:eastAsia="方正宋刻本秀楷简体" w:hint="eastAsia"/>
        </w:rPr>
        <w:t>-</w:t>
      </w:r>
      <w:r>
        <w:rPr>
          <w:rFonts w:eastAsia="方正宋刻本秀楷简体" w:hint="eastAsia"/>
        </w:rPr>
        <w:t>普通文件</w:t>
      </w:r>
      <w:r w:rsidR="00E311AA" w:rsidRPr="00E311AA">
        <w:rPr>
          <w:rFonts w:eastAsia="方正宋刻本秀楷简体" w:hint="eastAsia"/>
        </w:rPr>
        <w:t>：</w:t>
      </w:r>
      <w:r w:rsidR="00E311AA" w:rsidRPr="00E311AA">
        <w:rPr>
          <w:rFonts w:eastAsia="方正宋刻本秀楷简体" w:hint="eastAsia"/>
          <w:sz w:val="20"/>
          <w:szCs w:val="22"/>
        </w:rPr>
        <w:t>纯文本文件</w:t>
      </w:r>
      <w:r w:rsidR="00E311AA" w:rsidRPr="00E311AA">
        <w:rPr>
          <w:rFonts w:eastAsia="方正宋刻本秀楷简体" w:hint="eastAsia"/>
          <w:sz w:val="20"/>
          <w:szCs w:val="22"/>
        </w:rPr>
        <w:t>(</w:t>
      </w:r>
      <w:r w:rsidR="00E311AA" w:rsidRPr="00E311AA">
        <w:rPr>
          <w:rFonts w:eastAsia="方正宋刻本秀楷简体"/>
          <w:sz w:val="20"/>
          <w:szCs w:val="22"/>
        </w:rPr>
        <w:t>ASCII)</w:t>
      </w:r>
      <w:r w:rsidR="00E311AA" w:rsidRPr="00E311AA">
        <w:rPr>
          <w:rFonts w:eastAsia="方正宋刻本秀楷简体" w:hint="eastAsia"/>
          <w:sz w:val="20"/>
          <w:szCs w:val="22"/>
        </w:rPr>
        <w:t>、二进制文件</w:t>
      </w:r>
      <w:r w:rsidR="00E311AA" w:rsidRPr="00E311AA">
        <w:rPr>
          <w:rFonts w:eastAsia="方正宋刻本秀楷简体" w:hint="eastAsia"/>
          <w:sz w:val="20"/>
          <w:szCs w:val="22"/>
        </w:rPr>
        <w:t>(</w:t>
      </w:r>
      <w:r w:rsidR="00E311AA" w:rsidRPr="00E311AA">
        <w:rPr>
          <w:rFonts w:eastAsia="方正宋刻本秀楷简体"/>
          <w:sz w:val="20"/>
          <w:szCs w:val="22"/>
        </w:rPr>
        <w:t>scripts)</w:t>
      </w:r>
      <w:r w:rsidR="00E311AA" w:rsidRPr="00E311AA">
        <w:rPr>
          <w:rFonts w:eastAsia="方正宋刻本秀楷简体" w:hint="eastAsia"/>
          <w:sz w:val="20"/>
          <w:szCs w:val="22"/>
        </w:rPr>
        <w:t>、数据格式文件</w:t>
      </w:r>
      <w:r w:rsidR="00E311AA" w:rsidRPr="00E311AA">
        <w:rPr>
          <w:rFonts w:eastAsia="方正宋刻本秀楷简体" w:hint="eastAsia"/>
          <w:sz w:val="20"/>
          <w:szCs w:val="22"/>
        </w:rPr>
        <w:t>(</w:t>
      </w:r>
      <w:r w:rsidR="00E311AA" w:rsidRPr="00E311AA">
        <w:rPr>
          <w:rFonts w:eastAsia="方正宋刻本秀楷简体" w:hint="eastAsia"/>
          <w:sz w:val="20"/>
          <w:szCs w:val="22"/>
        </w:rPr>
        <w:t>如</w:t>
      </w:r>
      <w:r w:rsidR="00E311AA" w:rsidRPr="00E311AA">
        <w:rPr>
          <w:rFonts w:eastAsia="方正宋刻本秀楷简体"/>
          <w:sz w:val="20"/>
          <w:szCs w:val="22"/>
        </w:rPr>
        <w:t>/var/log/</w:t>
      </w:r>
      <w:proofErr w:type="spellStart"/>
      <w:r w:rsidR="00E311AA" w:rsidRPr="00E311AA">
        <w:rPr>
          <w:rFonts w:eastAsia="方正宋刻本秀楷简体"/>
          <w:sz w:val="20"/>
          <w:szCs w:val="22"/>
        </w:rPr>
        <w:t>wtmp</w:t>
      </w:r>
      <w:proofErr w:type="spellEnd"/>
      <w:r w:rsidR="00E311AA" w:rsidRPr="00E311AA">
        <w:rPr>
          <w:rFonts w:eastAsia="方正宋刻本秀楷简体"/>
          <w:sz w:val="20"/>
          <w:szCs w:val="22"/>
        </w:rPr>
        <w:t>)</w:t>
      </w:r>
    </w:p>
    <w:p w14:paraId="00B1A4BC" w14:textId="77777777" w:rsidR="00E311AA" w:rsidRDefault="00ED6DF6" w:rsidP="00E311AA">
      <w:pPr>
        <w:adjustRightInd w:val="0"/>
        <w:snapToGrid w:val="0"/>
        <w:ind w:left="750" w:firstLine="420"/>
        <w:rPr>
          <w:rFonts w:eastAsia="方正宋刻本秀楷简体"/>
        </w:rPr>
      </w:pPr>
      <w:r>
        <w:rPr>
          <w:rFonts w:eastAsia="方正宋刻本秀楷简体" w:hint="eastAsia"/>
        </w:rPr>
        <w:t>d</w:t>
      </w:r>
      <w:r>
        <w:rPr>
          <w:rFonts w:eastAsia="方正宋刻本秀楷简体" w:hint="eastAsia"/>
        </w:rPr>
        <w:t>目录</w:t>
      </w:r>
      <w:r>
        <w:rPr>
          <w:rFonts w:eastAsia="方正宋刻本秀楷简体" w:hint="eastAsia"/>
        </w:rPr>
        <w:t>-l</w:t>
      </w:r>
      <w:r>
        <w:rPr>
          <w:rFonts w:eastAsia="方正宋刻本秀楷简体" w:hint="eastAsia"/>
        </w:rPr>
        <w:t>链接</w:t>
      </w:r>
    </w:p>
    <w:p w14:paraId="3A0971FA" w14:textId="77777777" w:rsidR="00E311AA" w:rsidRPr="00E311AA" w:rsidRDefault="00ED6DF6" w:rsidP="00E311AA">
      <w:pPr>
        <w:adjustRightInd w:val="0"/>
        <w:snapToGrid w:val="0"/>
        <w:ind w:left="750" w:firstLine="420"/>
        <w:rPr>
          <w:rFonts w:eastAsia="方正宋刻本秀楷简体"/>
        </w:rPr>
      </w:pPr>
      <w:r w:rsidRPr="00E311AA">
        <w:rPr>
          <w:rFonts w:eastAsia="方正宋刻本秀楷简体" w:hint="eastAsia"/>
        </w:rPr>
        <w:t>-b</w:t>
      </w:r>
      <w:r w:rsidRPr="00E311AA">
        <w:rPr>
          <w:rFonts w:eastAsia="方正宋刻本秀楷简体" w:hint="eastAsia"/>
        </w:rPr>
        <w:t>块</w:t>
      </w:r>
      <w:r w:rsidRPr="00E311AA">
        <w:rPr>
          <w:rFonts w:eastAsia="方正宋刻本秀楷简体" w:hint="eastAsia"/>
        </w:rPr>
        <w:t>(</w:t>
      </w:r>
      <w:r w:rsidRPr="00E311AA">
        <w:rPr>
          <w:rFonts w:eastAsia="方正宋刻本秀楷简体" w:hint="eastAsia"/>
        </w:rPr>
        <w:t>存储</w:t>
      </w:r>
      <w:r w:rsidRPr="00E311AA">
        <w:rPr>
          <w:rFonts w:eastAsia="方正宋刻本秀楷简体" w:hint="eastAsia"/>
        </w:rPr>
        <w:t>)</w:t>
      </w:r>
      <w:r w:rsidRPr="00E311AA">
        <w:rPr>
          <w:rFonts w:eastAsia="方正宋刻本秀楷简体" w:hint="eastAsia"/>
        </w:rPr>
        <w:t>设备</w:t>
      </w:r>
      <w:r w:rsidR="00E311AA">
        <w:rPr>
          <w:rFonts w:eastAsia="方正宋刻本秀楷简体" w:hint="eastAsia"/>
        </w:rPr>
        <w:t>如硬盘</w:t>
      </w:r>
      <w:r w:rsidR="00E311AA">
        <w:rPr>
          <w:rFonts w:eastAsia="方正宋刻本秀楷简体"/>
        </w:rPr>
        <w:tab/>
      </w:r>
      <w:r w:rsidRPr="00E311AA">
        <w:rPr>
          <w:rFonts w:eastAsia="方正宋刻本秀楷简体" w:hint="eastAsia"/>
        </w:rPr>
        <w:t>-c</w:t>
      </w:r>
      <w:r w:rsidRPr="00E311AA">
        <w:rPr>
          <w:rFonts w:eastAsia="方正宋刻本秀楷简体" w:hint="eastAsia"/>
        </w:rPr>
        <w:t>字符</w:t>
      </w:r>
      <w:r w:rsidRPr="00E311AA">
        <w:rPr>
          <w:rFonts w:eastAsia="方正宋刻本秀楷简体" w:hint="eastAsia"/>
        </w:rPr>
        <w:t>(</w:t>
      </w:r>
      <w:r w:rsidRPr="00E311AA">
        <w:rPr>
          <w:rFonts w:eastAsia="方正宋刻本秀楷简体" w:hint="eastAsia"/>
        </w:rPr>
        <w:t>输入</w:t>
      </w:r>
      <w:r w:rsidRPr="00E311AA">
        <w:rPr>
          <w:rFonts w:eastAsia="方正宋刻本秀楷简体" w:hint="eastAsia"/>
        </w:rPr>
        <w:t>)</w:t>
      </w:r>
      <w:r w:rsidRPr="00E311AA">
        <w:rPr>
          <w:rFonts w:eastAsia="方正宋刻本秀楷简体" w:hint="eastAsia"/>
        </w:rPr>
        <w:t>设备</w:t>
      </w:r>
      <w:r w:rsidR="00E311AA">
        <w:rPr>
          <w:rFonts w:eastAsia="方正宋刻本秀楷简体"/>
        </w:rPr>
        <w:t>,</w:t>
      </w:r>
      <w:r w:rsidR="00E311AA">
        <w:rPr>
          <w:rFonts w:eastAsia="方正宋刻本秀楷简体" w:hint="eastAsia"/>
        </w:rPr>
        <w:t>如键盘、鼠标</w:t>
      </w:r>
    </w:p>
    <w:p w14:paraId="176647B6" w14:textId="77777777" w:rsidR="00E311AA" w:rsidRPr="00E311AA" w:rsidRDefault="00ED6DF6" w:rsidP="00E311AA">
      <w:pPr>
        <w:adjustRightInd w:val="0"/>
        <w:snapToGrid w:val="0"/>
        <w:ind w:left="750" w:firstLine="420"/>
        <w:rPr>
          <w:rFonts w:eastAsia="方正宋刻本秀楷简体"/>
        </w:rPr>
      </w:pPr>
      <w:r w:rsidRPr="00E311AA">
        <w:rPr>
          <w:rFonts w:eastAsia="方正宋刻本秀楷简体" w:hint="eastAsia"/>
        </w:rPr>
        <w:t>-s</w:t>
      </w:r>
      <w:r w:rsidR="00E311AA" w:rsidRPr="00E311AA">
        <w:rPr>
          <w:rFonts w:eastAsia="方正宋刻本秀楷简体" w:hint="eastAsia"/>
        </w:rPr>
        <w:t>数据接口</w:t>
      </w:r>
      <w:r w:rsidRPr="00E311AA">
        <w:rPr>
          <w:rFonts w:eastAsia="方正宋刻本秀楷简体" w:hint="eastAsia"/>
        </w:rPr>
        <w:t>文件</w:t>
      </w:r>
      <w:r w:rsidRPr="00E311AA">
        <w:rPr>
          <w:rFonts w:eastAsia="方正宋刻本秀楷简体" w:hint="eastAsia"/>
        </w:rPr>
        <w:t>(</w:t>
      </w:r>
      <w:r w:rsidR="00E311AA" w:rsidRPr="00E311AA">
        <w:rPr>
          <w:rFonts w:eastAsia="方正宋刻本秀楷简体" w:hint="eastAsia"/>
        </w:rPr>
        <w:t>网络数据承接，启动程序监听用户需求，用户端通过</w:t>
      </w:r>
      <w:r w:rsidRPr="00E311AA">
        <w:rPr>
          <w:rFonts w:eastAsia="方正宋刻本秀楷简体" w:hint="eastAsia"/>
        </w:rPr>
        <w:t>socket</w:t>
      </w:r>
      <w:r w:rsidR="00E311AA" w:rsidRPr="00E311AA">
        <w:rPr>
          <w:rFonts w:eastAsia="方正宋刻本秀楷简体" w:hint="eastAsia"/>
        </w:rPr>
        <w:t>进行数据沟通</w:t>
      </w:r>
      <w:r w:rsidRPr="00E311AA">
        <w:rPr>
          <w:rFonts w:eastAsia="方正宋刻本秀楷简体" w:hint="eastAsia"/>
        </w:rPr>
        <w:t>,run/system/journal/stout=)</w:t>
      </w:r>
    </w:p>
    <w:p w14:paraId="49D9BF6C" w14:textId="77777777" w:rsidR="00ED6DF6" w:rsidRDefault="00ED6DF6" w:rsidP="00E311AA">
      <w:pPr>
        <w:adjustRightInd w:val="0"/>
        <w:snapToGrid w:val="0"/>
        <w:ind w:left="750" w:firstLine="420"/>
        <w:rPr>
          <w:rFonts w:eastAsia="方正宋刻本秀楷简体"/>
        </w:rPr>
      </w:pPr>
      <w:r w:rsidRPr="00E311AA">
        <w:rPr>
          <w:rFonts w:eastAsia="方正宋刻本秀楷简体" w:hint="eastAsia"/>
        </w:rPr>
        <w:t>-p</w:t>
      </w:r>
      <w:r w:rsidRPr="00E311AA">
        <w:rPr>
          <w:rFonts w:eastAsia="方正宋刻本秀楷简体" w:hint="eastAsia"/>
        </w:rPr>
        <w:t>管道符</w:t>
      </w:r>
      <w:r w:rsidR="00E311AA" w:rsidRPr="00E311AA">
        <w:rPr>
          <w:rFonts w:eastAsia="方正宋刻本秀楷简体" w:hint="eastAsia"/>
        </w:rPr>
        <w:t>(</w:t>
      </w:r>
      <w:proofErr w:type="spellStart"/>
      <w:r w:rsidR="00E311AA" w:rsidRPr="00E311AA">
        <w:rPr>
          <w:rFonts w:eastAsia="方正宋刻本秀楷简体"/>
        </w:rPr>
        <w:t>FIFO,pipe</w:t>
      </w:r>
      <w:proofErr w:type="spellEnd"/>
      <w:r w:rsidR="00E311AA" w:rsidRPr="00E311AA">
        <w:rPr>
          <w:rFonts w:eastAsia="方正宋刻本秀楷简体"/>
        </w:rPr>
        <w:t>)</w:t>
      </w:r>
      <w:r w:rsidR="00E311AA" w:rsidRPr="00E311AA">
        <w:rPr>
          <w:rFonts w:eastAsia="方正宋刻本秀楷简体" w:hint="eastAsia"/>
        </w:rPr>
        <w:t>主要为了解决多个程序同时存取一个文件所造成错误的问题，</w:t>
      </w:r>
      <w:r w:rsidR="00E311AA" w:rsidRPr="00E311AA">
        <w:rPr>
          <w:rFonts w:eastAsia="方正宋刻本秀楷简体" w:hint="eastAsia"/>
        </w:rPr>
        <w:t>f</w:t>
      </w:r>
      <w:r w:rsidR="00E311AA" w:rsidRPr="00E311AA">
        <w:rPr>
          <w:rFonts w:eastAsia="方正宋刻本秀楷简体"/>
        </w:rPr>
        <w:t>irst-in-first-out</w:t>
      </w:r>
    </w:p>
    <w:p w14:paraId="419175D0" w14:textId="77777777" w:rsidR="00367219" w:rsidRPr="008A721F" w:rsidRDefault="00367219" w:rsidP="00E311AA">
      <w:pPr>
        <w:adjustRightInd w:val="0"/>
        <w:snapToGrid w:val="0"/>
        <w:ind w:left="750" w:firstLine="420"/>
        <w:rPr>
          <w:rFonts w:eastAsia="方正宋刻本秀楷简体"/>
          <w:color w:val="808080"/>
        </w:rPr>
      </w:pPr>
      <w:r w:rsidRPr="008A721F">
        <w:rPr>
          <w:rFonts w:eastAsia="方正宋刻本秀楷简体" w:hint="eastAsia"/>
          <w:color w:val="808080"/>
        </w:rPr>
        <w:t>socket</w:t>
      </w:r>
      <w:r w:rsidRPr="008A721F">
        <w:rPr>
          <w:rFonts w:eastAsia="方正宋刻本秀楷简体" w:hint="eastAsia"/>
          <w:color w:val="808080"/>
        </w:rPr>
        <w:t>、</w:t>
      </w:r>
      <w:r w:rsidRPr="008A721F">
        <w:rPr>
          <w:rFonts w:eastAsia="方正宋刻本秀楷简体" w:hint="eastAsia"/>
          <w:color w:val="808080"/>
        </w:rPr>
        <w:t>FIFO</w:t>
      </w:r>
      <w:r w:rsidRPr="008A721F">
        <w:rPr>
          <w:rFonts w:eastAsia="方正宋刻本秀楷简体" w:hint="eastAsia"/>
          <w:color w:val="808080"/>
        </w:rPr>
        <w:t>主要与程序有关，了解进程后再理解，可</w:t>
      </w:r>
      <w:r w:rsidRPr="008A721F">
        <w:rPr>
          <w:rFonts w:eastAsia="方正宋刻本秀楷简体" w:hint="eastAsia"/>
          <w:color w:val="808080"/>
        </w:rPr>
        <w:t>man</w:t>
      </w:r>
      <w:r w:rsidRPr="008A721F">
        <w:rPr>
          <w:rFonts w:eastAsia="方正宋刻本秀楷简体"/>
          <w:color w:val="808080"/>
        </w:rPr>
        <w:t xml:space="preserve"> </w:t>
      </w:r>
      <w:r w:rsidRPr="008A721F">
        <w:rPr>
          <w:rFonts w:eastAsia="方正宋刻本秀楷简体" w:hint="eastAsia"/>
          <w:color w:val="808080"/>
        </w:rPr>
        <w:t>fifo</w:t>
      </w:r>
      <w:r w:rsidRPr="008A721F">
        <w:rPr>
          <w:rFonts w:eastAsia="方正宋刻本秀楷简体" w:hint="eastAsia"/>
          <w:color w:val="808080"/>
        </w:rPr>
        <w:t>、</w:t>
      </w:r>
      <w:r w:rsidRPr="008A721F">
        <w:rPr>
          <w:rFonts w:eastAsia="方正宋刻本秀楷简体" w:hint="eastAsia"/>
          <w:color w:val="808080"/>
        </w:rPr>
        <w:t>socket</w:t>
      </w:r>
      <w:r w:rsidRPr="008A721F">
        <w:rPr>
          <w:rFonts w:eastAsia="方正宋刻本秀楷简体" w:hint="eastAsia"/>
          <w:color w:val="808080"/>
        </w:rPr>
        <w:t>了解</w:t>
      </w:r>
    </w:p>
    <w:p w14:paraId="046195C4" w14:textId="77777777" w:rsidR="00E311AA" w:rsidRPr="00E311AA" w:rsidRDefault="00E311AA" w:rsidP="00E311AA">
      <w:pPr>
        <w:adjustRightInd w:val="0"/>
        <w:snapToGrid w:val="0"/>
        <w:ind w:left="750" w:firstLine="420"/>
        <w:rPr>
          <w:ins w:id="5" w:author="aria" w:date="2020-05-22T09:59:00Z"/>
          <w:rFonts w:eastAsia="方正宋刻本秀楷简体"/>
        </w:rPr>
      </w:pPr>
    </w:p>
    <w:p w14:paraId="2EBB3494" w14:textId="77777777" w:rsidR="00ED6DF6" w:rsidRDefault="00ED6DF6">
      <w:pPr>
        <w:adjustRightInd w:val="0"/>
        <w:snapToGrid w:val="0"/>
        <w:rPr>
          <w:rFonts w:eastAsia="方正宋刻本秀楷简体"/>
        </w:rPr>
      </w:pPr>
      <w:r>
        <w:rPr>
          <w:rFonts w:eastAsia="方正宋刻本秀楷简体" w:hint="eastAsia"/>
        </w:rPr>
        <w:t>权限：最后的</w:t>
      </w:r>
      <w:r>
        <w:rPr>
          <w:rFonts w:eastAsia="方正宋刻本秀楷简体" w:hint="eastAsia"/>
        </w:rPr>
        <w:t xml:space="preserve">. </w:t>
      </w:r>
      <w:r>
        <w:rPr>
          <w:rFonts w:eastAsia="方正宋刻本秀楷简体" w:hint="eastAsia"/>
        </w:rPr>
        <w:t>是</w:t>
      </w:r>
      <w:r>
        <w:rPr>
          <w:rFonts w:eastAsia="方正宋刻本秀楷简体" w:hint="eastAsia"/>
        </w:rPr>
        <w:t xml:space="preserve">SE </w:t>
      </w:r>
      <w:proofErr w:type="spellStart"/>
      <w:r>
        <w:rPr>
          <w:rFonts w:eastAsia="方正宋刻本秀楷简体" w:hint="eastAsia"/>
        </w:rPr>
        <w:t>Llinux</w:t>
      </w:r>
      <w:proofErr w:type="spellEnd"/>
      <w:r>
        <w:rPr>
          <w:rFonts w:eastAsia="方正宋刻本秀楷简体" w:hint="eastAsia"/>
        </w:rPr>
        <w:t>安全规则管理，参见</w:t>
      </w:r>
      <w:r>
        <w:rPr>
          <w:rFonts w:eastAsia="方正宋刻本秀楷简体" w:hint="eastAsia"/>
        </w:rPr>
        <w:t>ACL</w:t>
      </w:r>
    </w:p>
    <w:p w14:paraId="5EDCEA54" w14:textId="77777777" w:rsidR="00ED6DF6" w:rsidRDefault="00ED6DF6">
      <w:pPr>
        <w:adjustRightInd w:val="0"/>
        <w:snapToGrid w:val="0"/>
        <w:rPr>
          <w:rFonts w:eastAsia="方正宋刻本秀楷简体"/>
        </w:rPr>
      </w:pPr>
      <w:r>
        <w:rPr>
          <w:rFonts w:eastAsia="方正宋刻本秀楷简体" w:hint="eastAsia"/>
        </w:rPr>
        <w:t>引用数：文件的表示</w:t>
      </w:r>
      <w:ins w:id="6" w:author="aria" w:date="2020-05-22T10:01:00Z">
        <w:r w:rsidR="00DA16C0">
          <w:rPr>
            <w:rFonts w:eastAsia="方正宋刻本秀楷简体" w:hint="eastAsia"/>
          </w:rPr>
          <w:t>多少文件连接到</w:t>
        </w:r>
      </w:ins>
      <w:del w:id="7" w:author="aria" w:date="2020-05-22T10:01:00Z">
        <w:r w:rsidDel="00DA16C0">
          <w:rPr>
            <w:rFonts w:eastAsia="方正宋刻本秀楷简体" w:hint="eastAsia"/>
          </w:rPr>
          <w:delText>引用该文件硬链接</w:delText>
        </w:r>
      </w:del>
      <w:ins w:id="8" w:author="aria" w:date="2020-05-22T10:01:00Z">
        <w:r w:rsidR="00DA16C0">
          <w:rPr>
            <w:rFonts w:eastAsia="方正宋刻本秀楷简体" w:hint="eastAsia"/>
          </w:rPr>
          <w:t>此节点</w:t>
        </w:r>
      </w:ins>
      <w:del w:id="9" w:author="aria" w:date="2020-05-22T10:01:00Z">
        <w:r w:rsidDel="00DA16C0">
          <w:rPr>
            <w:rFonts w:eastAsia="方正宋刻本秀楷简体" w:hint="eastAsia"/>
          </w:rPr>
          <w:delText>数</w:delText>
        </w:r>
      </w:del>
      <w:ins w:id="10" w:author="aria" w:date="2020-05-22T10:01:00Z">
        <w:r w:rsidR="00DA16C0">
          <w:rPr>
            <w:rFonts w:eastAsia="方正宋刻本秀楷简体" w:hint="eastAsia"/>
          </w:rPr>
          <w:t>i-node</w:t>
        </w:r>
      </w:ins>
      <w:r>
        <w:rPr>
          <w:rFonts w:eastAsia="方正宋刻本秀楷简体" w:hint="eastAsia"/>
        </w:rPr>
        <w:t>；目录的表示该目录有多少个一级目录</w:t>
      </w:r>
    </w:p>
    <w:p w14:paraId="5C168D2D" w14:textId="77777777" w:rsidR="00ED6DF6" w:rsidRDefault="00ED6DF6">
      <w:pPr>
        <w:adjustRightInd w:val="0"/>
        <w:snapToGrid w:val="0"/>
        <w:rPr>
          <w:rFonts w:eastAsia="方正宋刻本秀楷简体"/>
        </w:rPr>
      </w:pPr>
      <w:r>
        <w:rPr>
          <w:rFonts w:eastAsia="方正宋刻本秀楷简体" w:hint="eastAsia"/>
        </w:rPr>
        <w:t>修改时间：</w:t>
      </w:r>
      <w:proofErr w:type="spellStart"/>
      <w:r>
        <w:rPr>
          <w:rFonts w:eastAsia="方正宋刻本秀楷简体" w:hint="eastAsia"/>
        </w:rPr>
        <w:t>ctime</w:t>
      </w:r>
      <w:proofErr w:type="spellEnd"/>
      <w:r>
        <w:rPr>
          <w:rFonts w:eastAsia="方正宋刻本秀楷简体" w:hint="eastAsia"/>
        </w:rPr>
        <w:t>、</w:t>
      </w:r>
      <w:proofErr w:type="spellStart"/>
      <w:r>
        <w:rPr>
          <w:rFonts w:eastAsia="方正宋刻本秀楷简体" w:hint="eastAsia"/>
        </w:rPr>
        <w:t>mtime</w:t>
      </w:r>
      <w:proofErr w:type="spellEnd"/>
      <w:r>
        <w:rPr>
          <w:rFonts w:eastAsia="方正宋刻本秀楷简体" w:hint="eastAsia"/>
        </w:rPr>
        <w:t>都会显示</w:t>
      </w:r>
      <w:r>
        <w:rPr>
          <w:rFonts w:eastAsia="方正宋刻本秀楷简体" w:hint="eastAsia"/>
        </w:rPr>
        <w:t xml:space="preserve"> </w:t>
      </w:r>
    </w:p>
    <w:p w14:paraId="6832F06E" w14:textId="77777777" w:rsidR="00ED6DF6" w:rsidRDefault="00ED6DF6">
      <w:pPr>
        <w:adjustRightInd w:val="0"/>
        <w:snapToGrid w:val="0"/>
        <w:ind w:firstLine="420"/>
        <w:rPr>
          <w:rFonts w:eastAsia="方正宋刻本秀楷简体"/>
        </w:rPr>
      </w:pPr>
      <w:r>
        <w:rPr>
          <w:rFonts w:eastAsia="方正宋刻本秀楷简体" w:hint="eastAsia"/>
        </w:rPr>
        <w:t>一个文件只一个所有者一个组</w:t>
      </w:r>
    </w:p>
    <w:p w14:paraId="053E9A2F" w14:textId="77777777" w:rsidR="00ED6DF6" w:rsidRDefault="00ED6DF6">
      <w:pPr>
        <w:adjustRightInd w:val="0"/>
        <w:snapToGrid w:val="0"/>
        <w:ind w:firstLine="420"/>
        <w:rPr>
          <w:rFonts w:eastAsia="方正宋刻本秀楷简体"/>
        </w:rPr>
      </w:pPr>
      <w:r>
        <w:rPr>
          <w:rFonts w:eastAsia="方正宋刻本秀楷简体" w:hint="eastAsia"/>
        </w:rPr>
        <w:t>一个人可属于多个组一个组多个成员共享文件</w:t>
      </w:r>
    </w:p>
    <w:p w14:paraId="4DADB7F8" w14:textId="77777777" w:rsidR="00ED6DF6" w:rsidRDefault="00ED6DF6">
      <w:pPr>
        <w:adjustRightInd w:val="0"/>
        <w:snapToGrid w:val="0"/>
        <w:rPr>
          <w:rFonts w:eastAsia="方正宋刻本秀楷简体"/>
        </w:rPr>
      </w:pPr>
    </w:p>
    <w:p w14:paraId="1C777618" w14:textId="77777777" w:rsidR="00ED6DF6" w:rsidRDefault="00ED6DF6">
      <w:pPr>
        <w:adjustRightInd w:val="0"/>
        <w:snapToGrid w:val="0"/>
        <w:rPr>
          <w:rFonts w:eastAsia="方正宋刻本秀楷简体"/>
          <w:b/>
          <w:bCs/>
          <w:sz w:val="36"/>
          <w:szCs w:val="44"/>
        </w:rPr>
      </w:pPr>
      <w:r>
        <w:rPr>
          <w:rFonts w:eastAsia="方正宋刻本秀楷简体" w:hint="eastAsia"/>
          <w:b/>
          <w:bCs/>
          <w:sz w:val="36"/>
          <w:szCs w:val="44"/>
        </w:rPr>
        <w:t>cd</w:t>
      </w:r>
    </w:p>
    <w:p w14:paraId="2DFA37C2" w14:textId="77777777" w:rsidR="00ED6DF6" w:rsidRDefault="00ED6DF6">
      <w:pPr>
        <w:adjustRightInd w:val="0"/>
        <w:snapToGrid w:val="0"/>
        <w:ind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家目录；不接参数也直接</w:t>
      </w:r>
      <w:proofErr w:type="gramStart"/>
      <w:r>
        <w:rPr>
          <w:rFonts w:eastAsia="方正宋刻本秀楷简体" w:hint="eastAsia"/>
        </w:rPr>
        <w:t>进入家</w:t>
      </w:r>
      <w:proofErr w:type="gramEnd"/>
      <w:r>
        <w:rPr>
          <w:rFonts w:eastAsia="方正宋刻本秀楷简体" w:hint="eastAsia"/>
        </w:rPr>
        <w:t>目录</w:t>
      </w:r>
    </w:p>
    <w:p w14:paraId="7339DA6D" w14:textId="77777777" w:rsidR="00ED6DF6" w:rsidRDefault="00ED6DF6">
      <w:pPr>
        <w:adjustRightInd w:val="0"/>
        <w:snapToGrid w:val="0"/>
        <w:ind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上次所在目录</w:t>
      </w:r>
    </w:p>
    <w:p w14:paraId="0D7D7658" w14:textId="77777777" w:rsidR="00ED6DF6" w:rsidRDefault="00ED6DF6">
      <w:pPr>
        <w:adjustRightInd w:val="0"/>
        <w:snapToGrid w:val="0"/>
        <w:ind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当前目录</w:t>
      </w:r>
    </w:p>
    <w:p w14:paraId="2131D36E" w14:textId="77777777" w:rsidR="00ED6DF6" w:rsidRDefault="00ED6DF6">
      <w:pPr>
        <w:adjustRightInd w:val="0"/>
        <w:snapToGrid w:val="0"/>
        <w:ind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上级目录</w:t>
      </w:r>
      <w:r>
        <w:rPr>
          <w:rFonts w:eastAsia="方正宋刻本秀楷简体" w:hint="eastAsia"/>
        </w:rPr>
        <w:tab/>
        <w:t>.</w:t>
      </w:r>
      <w:proofErr w:type="gramStart"/>
      <w:r>
        <w:rPr>
          <w:rFonts w:eastAsia="方正宋刻本秀楷简体" w:hint="eastAsia"/>
        </w:rPr>
        <w:t>./..</w:t>
      </w:r>
      <w:proofErr w:type="gramEnd"/>
      <w:r>
        <w:rPr>
          <w:rFonts w:eastAsia="方正宋刻本秀楷简体" w:hint="eastAsia"/>
        </w:rPr>
        <w:t>上两级目录</w:t>
      </w:r>
    </w:p>
    <w:p w14:paraId="0F88E50D" w14:textId="77777777" w:rsidR="00ED6DF6" w:rsidRDefault="00ED6DF6">
      <w:pPr>
        <w:adjustRightInd w:val="0"/>
        <w:snapToGrid w:val="0"/>
        <w:ind w:firstLine="420"/>
        <w:rPr>
          <w:rFonts w:eastAsia="方正宋刻本秀楷简体"/>
        </w:rPr>
      </w:pPr>
      <w:r>
        <w:rPr>
          <w:rFonts w:eastAsia="方正宋刻本秀楷简体" w:hint="eastAsia"/>
        </w:rPr>
        <w:t>0</w:t>
      </w:r>
      <w:r>
        <w:rPr>
          <w:rFonts w:eastAsia="方正宋刻本秀楷简体" w:hint="eastAsia"/>
        </w:rPr>
        <w:tab/>
      </w:r>
      <w:proofErr w:type="gramStart"/>
      <w:r>
        <w:rPr>
          <w:rFonts w:eastAsia="方正宋刻本秀楷简体" w:hint="eastAsia"/>
        </w:rPr>
        <w:t>=!$</w:t>
      </w:r>
      <w:proofErr w:type="gramEnd"/>
    </w:p>
    <w:p w14:paraId="11C7DF25" w14:textId="77777777" w:rsidR="00ED6DF6" w:rsidRDefault="00ED6DF6">
      <w:pPr>
        <w:adjustRightInd w:val="0"/>
        <w:snapToGrid w:val="0"/>
        <w:ind w:firstLine="420"/>
        <w:rPr>
          <w:rFonts w:eastAsia="方正宋刻本秀楷简体"/>
        </w:rPr>
      </w:pPr>
      <w:proofErr w:type="gramStart"/>
      <w:r>
        <w:rPr>
          <w:rFonts w:eastAsia="方正宋刻本秀楷简体" w:hint="eastAsia"/>
        </w:rPr>
        <w:t>!$</w:t>
      </w:r>
      <w:proofErr w:type="gramEnd"/>
      <w:r>
        <w:rPr>
          <w:rFonts w:eastAsia="方正宋刻本秀楷简体" w:hint="eastAsia"/>
        </w:rPr>
        <w:tab/>
      </w:r>
      <w:r>
        <w:rPr>
          <w:rFonts w:eastAsia="方正宋刻本秀楷简体" w:hint="eastAsia"/>
        </w:rPr>
        <w:t>上一次命令的参数</w:t>
      </w:r>
    </w:p>
    <w:p w14:paraId="3BC8437E" w14:textId="77777777" w:rsidR="00ED6DF6" w:rsidRDefault="00ED6DF6">
      <w:pPr>
        <w:adjustRightInd w:val="0"/>
        <w:snapToGrid w:val="0"/>
        <w:rPr>
          <w:rFonts w:eastAsia="方正宋刻本秀楷简体"/>
        </w:rPr>
      </w:pPr>
    </w:p>
    <w:p w14:paraId="0CD20355" w14:textId="77777777" w:rsidR="00ED6DF6" w:rsidRDefault="00ED6DF6">
      <w:pPr>
        <w:adjustRightInd w:val="0"/>
        <w:snapToGrid w:val="0"/>
        <w:rPr>
          <w:rFonts w:eastAsia="方正宋刻本秀楷简体"/>
          <w:sz w:val="15"/>
          <w:szCs w:val="18"/>
        </w:rPr>
      </w:pPr>
      <w:r>
        <w:rPr>
          <w:rFonts w:eastAsia="方正宋刻本秀楷简体" w:hint="eastAsia"/>
          <w:b/>
          <w:bCs/>
          <w:sz w:val="36"/>
          <w:szCs w:val="44"/>
        </w:rPr>
        <w:t>mkdir</w:t>
      </w:r>
      <w:r>
        <w:rPr>
          <w:rFonts w:eastAsia="方正宋刻本秀楷简体" w:hint="eastAsia"/>
          <w:b/>
          <w:bCs/>
        </w:rPr>
        <w:tab/>
      </w:r>
      <w:r>
        <w:rPr>
          <w:rFonts w:eastAsia="方正宋刻本秀楷简体" w:hint="eastAsia"/>
          <w:color w:val="7F7F7F"/>
          <w:sz w:val="16"/>
          <w:szCs w:val="20"/>
        </w:rPr>
        <w:t>创建多个目录用空格隔开</w:t>
      </w:r>
    </w:p>
    <w:p w14:paraId="6FD67D16" w14:textId="77777777" w:rsidR="00ED6DF6" w:rsidRDefault="00ED6DF6">
      <w:pPr>
        <w:adjustRightInd w:val="0"/>
        <w:snapToGrid w:val="0"/>
        <w:ind w:firstLine="420"/>
        <w:rPr>
          <w:rFonts w:eastAsia="方正宋刻本秀楷简体"/>
        </w:rPr>
      </w:pPr>
      <w:r>
        <w:rPr>
          <w:rFonts w:eastAsia="方正宋刻本秀楷简体" w:hint="eastAsia"/>
        </w:rPr>
        <w:t xml:space="preserve">-p </w:t>
      </w:r>
      <w:r>
        <w:rPr>
          <w:rFonts w:eastAsia="方正宋刻本秀楷简体" w:hint="eastAsia"/>
        </w:rPr>
        <w:tab/>
      </w:r>
      <w:r>
        <w:rPr>
          <w:rFonts w:eastAsia="方正宋刻本秀楷简体" w:hint="eastAsia"/>
        </w:rPr>
        <w:t>递归创建目录</w:t>
      </w:r>
    </w:p>
    <w:p w14:paraId="1289B174" w14:textId="77777777" w:rsidR="00ED6DF6" w:rsidRDefault="00ED6DF6">
      <w:pPr>
        <w:adjustRightInd w:val="0"/>
        <w:snapToGrid w:val="0"/>
        <w:ind w:firstLine="420"/>
        <w:rPr>
          <w:rFonts w:eastAsia="方正宋刻本秀楷简体"/>
        </w:rPr>
      </w:pPr>
      <w:r>
        <w:rPr>
          <w:rFonts w:eastAsia="方正宋刻本秀楷简体" w:hint="eastAsia"/>
        </w:rPr>
        <w:t>-m</w:t>
      </w:r>
      <w:r>
        <w:rPr>
          <w:rFonts w:eastAsia="方正宋刻本秀楷简体" w:hint="eastAsia"/>
        </w:rPr>
        <w:tab/>
      </w:r>
      <w:r>
        <w:rPr>
          <w:rFonts w:eastAsia="方正宋刻本秀楷简体" w:hint="eastAsia"/>
        </w:rPr>
        <w:t>权限</w:t>
      </w:r>
    </w:p>
    <w:p w14:paraId="47695761" w14:textId="77777777" w:rsidR="00ED6DF6" w:rsidRDefault="00ED6DF6">
      <w:pPr>
        <w:adjustRightInd w:val="0"/>
        <w:snapToGrid w:val="0"/>
        <w:ind w:firstLine="420"/>
        <w:rPr>
          <w:rFonts w:eastAsia="方正宋刻本秀楷简体"/>
        </w:rPr>
      </w:pPr>
    </w:p>
    <w:p w14:paraId="2F49EC78" w14:textId="77777777" w:rsidR="00ED6DF6" w:rsidRDefault="00ED6DF6">
      <w:pPr>
        <w:adjustRightInd w:val="0"/>
        <w:snapToGrid w:val="0"/>
        <w:rPr>
          <w:rFonts w:eastAsia="方正宋刻本秀楷简体"/>
        </w:rPr>
      </w:pPr>
      <w:r>
        <w:rPr>
          <w:rFonts w:eastAsia="方正宋刻本秀楷简体" w:hint="eastAsia"/>
          <w:b/>
          <w:bCs/>
          <w:sz w:val="28"/>
          <w:szCs w:val="36"/>
        </w:rPr>
        <w:t>tree</w:t>
      </w:r>
      <w:r>
        <w:rPr>
          <w:rFonts w:eastAsia="方正宋刻本秀楷简体" w:hint="eastAsia"/>
          <w:b/>
          <w:bCs/>
          <w:sz w:val="28"/>
          <w:szCs w:val="36"/>
        </w:rPr>
        <w:tab/>
      </w:r>
      <w:r>
        <w:rPr>
          <w:rFonts w:eastAsia="方正宋刻本秀楷简体" w:hint="eastAsia"/>
        </w:rPr>
        <w:tab/>
      </w:r>
      <w:r>
        <w:rPr>
          <w:rFonts w:eastAsia="方正宋刻本秀楷简体" w:hint="eastAsia"/>
        </w:rPr>
        <w:t>参数与</w:t>
      </w:r>
      <w:r>
        <w:rPr>
          <w:rFonts w:eastAsia="方正宋刻本秀楷简体" w:hint="eastAsia"/>
        </w:rPr>
        <w:t>ls</w:t>
      </w:r>
      <w:r>
        <w:rPr>
          <w:rFonts w:eastAsia="方正宋刻本秀楷简体" w:hint="eastAsia"/>
        </w:rPr>
        <w:t>类似</w:t>
      </w:r>
    </w:p>
    <w:p w14:paraId="42019554" w14:textId="77777777" w:rsidR="00367219" w:rsidRDefault="00367219">
      <w:pPr>
        <w:adjustRightInd w:val="0"/>
        <w:snapToGrid w:val="0"/>
        <w:rPr>
          <w:rFonts w:eastAsia="方正宋刻本秀楷简体"/>
        </w:rPr>
      </w:pPr>
      <w:r>
        <w:rPr>
          <w:rFonts w:eastAsia="方正宋刻本秀楷简体" w:hint="eastAsia"/>
        </w:rPr>
        <w:t>注：</w:t>
      </w:r>
    </w:p>
    <w:p w14:paraId="51CA9A45" w14:textId="77777777" w:rsidR="00367219" w:rsidRDefault="00367219">
      <w:pPr>
        <w:adjustRightInd w:val="0"/>
        <w:snapToGrid w:val="0"/>
        <w:rPr>
          <w:rFonts w:eastAsia="方正宋刻本秀楷简体"/>
        </w:rPr>
      </w:pPr>
      <w:r>
        <w:rPr>
          <w:rFonts w:eastAsia="方正宋刻本秀楷简体" w:hint="eastAsia"/>
        </w:rPr>
        <w:t>linux</w:t>
      </w:r>
      <w:r>
        <w:rPr>
          <w:rFonts w:eastAsia="方正宋刻本秀楷简体" w:hint="eastAsia"/>
        </w:rPr>
        <w:t>无扩展名，自己添加扩展名主要为了方便认识文件用途，与执行与否无关</w:t>
      </w:r>
    </w:p>
    <w:p w14:paraId="648D3257" w14:textId="77777777" w:rsidR="00ED6DF6" w:rsidRDefault="00ED6DF6">
      <w:pPr>
        <w:adjustRightInd w:val="0"/>
        <w:snapToGrid w:val="0"/>
        <w:rPr>
          <w:rFonts w:eastAsia="方正宋刻本秀楷简体"/>
          <w:b/>
          <w:bCs/>
        </w:rPr>
      </w:pPr>
      <w:r>
        <w:rPr>
          <w:rFonts w:eastAsia="方正宋刻本秀楷简体" w:hint="eastAsia"/>
        </w:rPr>
        <w:br w:type="page"/>
      </w:r>
      <w:r>
        <w:rPr>
          <w:rFonts w:eastAsia="方正宋刻本秀楷简体" w:hint="eastAsia"/>
          <w:b/>
          <w:bCs/>
          <w:sz w:val="40"/>
          <w:szCs w:val="48"/>
        </w:rPr>
        <w:lastRenderedPageBreak/>
        <w:t>文件操作</w:t>
      </w:r>
      <w:r>
        <w:rPr>
          <w:rFonts w:eastAsia="方正宋刻本秀楷简体" w:hint="eastAsia"/>
          <w:b/>
          <w:bCs/>
        </w:rPr>
        <w:t xml:space="preserve"> </w:t>
      </w:r>
      <w:r>
        <w:rPr>
          <w:rFonts w:eastAsia="方正宋刻本秀楷简体" w:hint="eastAsia"/>
          <w:b/>
          <w:bCs/>
        </w:rPr>
        <w:t>增删改查</w:t>
      </w:r>
    </w:p>
    <w:p w14:paraId="17D11551" w14:textId="77777777" w:rsidR="00ED6DF6" w:rsidRDefault="00ED6DF6">
      <w:pPr>
        <w:adjustRightInd w:val="0"/>
        <w:snapToGrid w:val="0"/>
        <w:rPr>
          <w:rFonts w:eastAsia="方正宋刻本秀楷简体"/>
        </w:rPr>
      </w:pPr>
    </w:p>
    <w:p w14:paraId="4B2B7282" w14:textId="77777777" w:rsidR="00ED6DF6" w:rsidRDefault="00ED6DF6">
      <w:pPr>
        <w:adjustRightInd w:val="0"/>
        <w:snapToGrid w:val="0"/>
        <w:rPr>
          <w:rFonts w:eastAsia="方正宋刻本秀楷简体"/>
          <w:sz w:val="16"/>
          <w:szCs w:val="20"/>
        </w:rPr>
      </w:pPr>
      <w:r>
        <w:rPr>
          <w:rFonts w:eastAsia="方正宋刻本秀楷简体" w:hint="eastAsia"/>
          <w:b/>
          <w:bCs/>
          <w:sz w:val="36"/>
          <w:szCs w:val="44"/>
        </w:rPr>
        <w:t>touch</w:t>
      </w:r>
      <w:r>
        <w:rPr>
          <w:rFonts w:eastAsia="方正宋刻本秀楷简体" w:hint="eastAsia"/>
        </w:rPr>
        <w:tab/>
      </w:r>
      <w:r>
        <w:rPr>
          <w:rFonts w:eastAsia="方正宋刻本秀楷简体" w:hint="eastAsia"/>
          <w:color w:val="7E7E7E"/>
          <w:sz w:val="16"/>
          <w:szCs w:val="20"/>
        </w:rPr>
        <w:t>文件不存在，创建文件，存在则修改时间戳</w:t>
      </w:r>
    </w:p>
    <w:p w14:paraId="5CD4B3E6"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指修改文件访问时间</w:t>
      </w:r>
      <w:r>
        <w:rPr>
          <w:rFonts w:eastAsia="方正宋刻本秀楷简体" w:hint="eastAsia"/>
        </w:rPr>
        <w:t>access</w:t>
      </w:r>
    </w:p>
    <w:p w14:paraId="6706741D" w14:textId="77777777" w:rsidR="00ED6DF6" w:rsidRDefault="00ED6DF6">
      <w:pPr>
        <w:adjustRightInd w:val="0"/>
        <w:snapToGrid w:val="0"/>
        <w:ind w:firstLine="420"/>
        <w:rPr>
          <w:rFonts w:eastAsia="方正宋刻本秀楷简体"/>
        </w:rPr>
      </w:pPr>
      <w:r>
        <w:rPr>
          <w:rFonts w:eastAsia="方正宋刻本秀楷简体" w:hint="eastAsia"/>
        </w:rPr>
        <w:t>-m</w:t>
      </w:r>
      <w:r>
        <w:rPr>
          <w:rFonts w:eastAsia="方正宋刻本秀楷简体" w:hint="eastAsia"/>
        </w:rPr>
        <w:tab/>
      </w:r>
      <w:r>
        <w:rPr>
          <w:rFonts w:eastAsia="方正宋刻本秀楷简体" w:hint="eastAsia"/>
        </w:rPr>
        <w:t>只修改文件数据修改时间</w:t>
      </w:r>
      <w:r>
        <w:rPr>
          <w:rFonts w:eastAsia="方正宋刻本秀楷简体" w:hint="eastAsia"/>
        </w:rPr>
        <w:t>modify</w:t>
      </w:r>
    </w:p>
    <w:p w14:paraId="7DA17C82" w14:textId="77777777" w:rsidR="00ED6DF6" w:rsidRDefault="00ED6DF6">
      <w:pPr>
        <w:adjustRightInd w:val="0"/>
        <w:snapToGrid w:val="0"/>
        <w:ind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用指定的日期时间而不是现在的时间</w:t>
      </w:r>
    </w:p>
    <w:p w14:paraId="373290B9" w14:textId="77777777" w:rsidR="00ED6DF6" w:rsidRDefault="00ED6DF6">
      <w:pPr>
        <w:adjustRightInd w:val="0"/>
        <w:snapToGrid w:val="0"/>
        <w:ind w:firstLine="420"/>
        <w:rPr>
          <w:rFonts w:eastAsia="方正宋刻本秀楷简体"/>
        </w:rPr>
      </w:pPr>
    </w:p>
    <w:p w14:paraId="29E6C8AC" w14:textId="77777777" w:rsidR="00ED6DF6" w:rsidRDefault="00E40C08">
      <w:pPr>
        <w:adjustRightInd w:val="0"/>
        <w:snapToGrid w:val="0"/>
        <w:rPr>
          <w:rFonts w:eastAsia="方正宋刻本秀楷简体"/>
        </w:rPr>
      </w:pPr>
      <w:r>
        <w:rPr>
          <w:rFonts w:eastAsia="方正宋刻本秀楷简体" w:hint="eastAsia"/>
          <w:noProof/>
          <w:color w:val="FF0000"/>
        </w:rPr>
        <mc:AlternateContent>
          <mc:Choice Requires="wpg">
            <w:drawing>
              <wp:anchor distT="0" distB="0" distL="114300" distR="114300" simplePos="0" relativeHeight="251658240" behindDoc="0" locked="0" layoutInCell="1" allowOverlap="1" wp14:anchorId="77F68861" wp14:editId="47DAE6CD">
                <wp:simplePos x="0" y="0"/>
                <wp:positionH relativeFrom="column">
                  <wp:posOffset>2297430</wp:posOffset>
                </wp:positionH>
                <wp:positionV relativeFrom="paragraph">
                  <wp:posOffset>77470</wp:posOffset>
                </wp:positionV>
                <wp:extent cx="285115" cy="120015"/>
                <wp:effectExtent l="25400" t="76200" r="0" b="19685"/>
                <wp:wrapNone/>
                <wp:docPr id="7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20015"/>
                          <a:chOff x="7552" y="38247"/>
                          <a:chExt cx="290" cy="171"/>
                        </a:xfrm>
                      </wpg:grpSpPr>
                      <wps:wsp>
                        <wps:cNvPr id="77" name="直线 3"/>
                        <wps:cNvCnPr>
                          <a:cxnSpLocks/>
                        </wps:cNvCnPr>
                        <wps:spPr bwMode="auto">
                          <a:xfrm flipH="1">
                            <a:off x="7552" y="38247"/>
                            <a:ext cx="254" cy="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8" name="直线 4"/>
                        <wps:cNvCnPr>
                          <a:cxnSpLocks/>
                        </wps:cNvCnPr>
                        <wps:spPr bwMode="auto">
                          <a:xfrm>
                            <a:off x="7600" y="38330"/>
                            <a:ext cx="242" cy="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9" name="直线 5"/>
                        <wps:cNvCnPr>
                          <a:cxnSpLocks/>
                        </wps:cNvCnPr>
                        <wps:spPr bwMode="auto">
                          <a:xfrm>
                            <a:off x="7666" y="38276"/>
                            <a:ext cx="75" cy="143"/>
                          </a:xfrm>
                          <a:prstGeom prst="line">
                            <a:avLst/>
                          </a:prstGeom>
                          <a:noFill/>
                          <a:ln w="9525">
                            <a:solidFill>
                              <a:srgbClr val="FF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6A548797" id="组合 6" o:spid="_x0000_s1026" style="position:absolute;left:0;text-align:left;margin-left:180.9pt;margin-top:6.1pt;width:22.45pt;height:9.45pt;z-index:251649536" coordorigin="7552,38247" coordsize="29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">
                <v:line id="直线 3" o:spid="_x0000_s1027" style="position:absolute;flip:x;visibility:visible;mso-wrap-style:square" from="7552,38247" to="7806,3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">
                  <v:fill o:detectmouseclick="t"/>
                  <v:stroke endarrow="open"/>
                  <o:lock v:ext="edit" shapetype="f"/>
                </v:line>
                <v:line id="直线 4" o:spid="_x0000_s1028" style="position:absolute;visibility:visible;mso-wrap-style:square" from="7600,38330" to="7842,38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">
                  <v:fill o:detectmouseclick="t"/>
                  <v:stroke endarrow="open"/>
                  <o:lock v:ext="edit" shapetype="f"/>
                </v:line>
                <v:line id="直线 5" o:spid="_x0000_s1029" style="position:absolute;visibility:visible;mso-wrap-style:square" from="7666,38276" to="7741,38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" strokecolor="red">
                  <o:lock v:ext="edit" shapetype="f"/>
                </v:line>
              </v:group>
            </w:pict>
          </mc:Fallback>
        </mc:AlternateContent>
      </w:r>
      <w:proofErr w:type="spellStart"/>
      <w:r w:rsidR="00ED6DF6">
        <w:rPr>
          <w:rFonts w:eastAsia="方正宋刻本秀楷简体" w:hint="eastAsia"/>
          <w:color w:val="FF0000"/>
        </w:rPr>
        <w:t>atime</w:t>
      </w:r>
      <w:proofErr w:type="spellEnd"/>
      <w:r w:rsidR="00ED6DF6">
        <w:rPr>
          <w:rFonts w:eastAsia="方正宋刻本秀楷简体" w:hint="eastAsia"/>
        </w:rPr>
        <w:t>访问时间</w:t>
      </w:r>
      <w:r w:rsidR="00ED6DF6">
        <w:rPr>
          <w:rFonts w:eastAsia="方正宋刻本秀楷简体" w:hint="eastAsia"/>
        </w:rPr>
        <w:tab/>
      </w:r>
      <w:proofErr w:type="spellStart"/>
      <w:r w:rsidR="00ED6DF6">
        <w:rPr>
          <w:rFonts w:eastAsia="方正宋刻本秀楷简体" w:hint="eastAsia"/>
          <w:color w:val="FF0000"/>
        </w:rPr>
        <w:t>ctime</w:t>
      </w:r>
      <w:proofErr w:type="spellEnd"/>
      <w:r w:rsidR="00ED6DF6">
        <w:rPr>
          <w:rFonts w:eastAsia="方正宋刻本秀楷简体" w:hint="eastAsia"/>
        </w:rPr>
        <w:t>状态修改时间</w:t>
      </w:r>
      <w:r w:rsidR="00ED6DF6">
        <w:rPr>
          <w:rFonts w:eastAsia="方正宋刻本秀楷简体" w:hint="eastAsia"/>
        </w:rPr>
        <w:tab/>
      </w:r>
      <w:r w:rsidR="00ED6DF6">
        <w:rPr>
          <w:rFonts w:eastAsia="方正宋刻本秀楷简体" w:hint="eastAsia"/>
        </w:rPr>
        <w:tab/>
      </w:r>
      <w:proofErr w:type="spellStart"/>
      <w:r w:rsidR="00ED6DF6">
        <w:rPr>
          <w:rFonts w:eastAsia="方正宋刻本秀楷简体" w:hint="eastAsia"/>
          <w:color w:val="FF0000"/>
        </w:rPr>
        <w:t>mtime</w:t>
      </w:r>
      <w:proofErr w:type="spellEnd"/>
      <w:r w:rsidR="00ED6DF6">
        <w:rPr>
          <w:rFonts w:eastAsia="方正宋刻本秀楷简体" w:hint="eastAsia"/>
        </w:rPr>
        <w:t>数据修改时间（两者不一定同步修改）</w:t>
      </w:r>
    </w:p>
    <w:p w14:paraId="15AD428F" w14:textId="77777777" w:rsidR="00ED6DF6" w:rsidRDefault="00ED6DF6">
      <w:pPr>
        <w:adjustRightInd w:val="0"/>
        <w:snapToGrid w:val="0"/>
        <w:rPr>
          <w:rFonts w:eastAsia="方正宋刻本秀楷简体"/>
        </w:rPr>
      </w:pPr>
      <w:r>
        <w:rPr>
          <w:rFonts w:eastAsia="方正宋刻本秀楷简体" w:hint="eastAsia"/>
        </w:rPr>
        <w:t>注意：</w:t>
      </w:r>
      <w:r>
        <w:rPr>
          <w:rFonts w:eastAsia="方正宋刻本秀楷简体" w:hint="eastAsia"/>
        </w:rPr>
        <w:t>linux</w:t>
      </w:r>
      <w:r>
        <w:rPr>
          <w:rFonts w:eastAsia="方正宋刻本秀楷简体" w:hint="eastAsia"/>
        </w:rPr>
        <w:t>文件</w:t>
      </w:r>
      <w:proofErr w:type="gramStart"/>
      <w:r>
        <w:rPr>
          <w:rFonts w:eastAsia="方正宋刻本秀楷简体" w:hint="eastAsia"/>
        </w:rPr>
        <w:t>无创建</w:t>
      </w:r>
      <w:proofErr w:type="gramEnd"/>
      <w:r>
        <w:rPr>
          <w:rFonts w:eastAsia="方正宋刻本秀楷简体" w:hint="eastAsia"/>
        </w:rPr>
        <w:t>时间</w:t>
      </w:r>
    </w:p>
    <w:p w14:paraId="32DF13C9" w14:textId="77777777" w:rsidR="00ED6DF6" w:rsidRDefault="00ED6DF6">
      <w:pPr>
        <w:adjustRightInd w:val="0"/>
        <w:snapToGrid w:val="0"/>
        <w:rPr>
          <w:rFonts w:eastAsia="方正宋刻本秀楷简体"/>
        </w:rPr>
      </w:pPr>
    </w:p>
    <w:p w14:paraId="3306C376" w14:textId="77777777" w:rsidR="00ED6DF6" w:rsidRDefault="00ED6DF6">
      <w:pPr>
        <w:adjustRightInd w:val="0"/>
        <w:snapToGrid w:val="0"/>
        <w:rPr>
          <w:rFonts w:eastAsia="方正宋刻本秀楷简体"/>
          <w:color w:val="7E7E7E"/>
          <w:sz w:val="16"/>
          <w:szCs w:val="20"/>
        </w:rPr>
      </w:pPr>
      <w:r>
        <w:rPr>
          <w:rFonts w:eastAsia="方正宋刻本秀楷简体" w:hint="eastAsia"/>
          <w:b/>
          <w:bCs/>
          <w:sz w:val="36"/>
          <w:szCs w:val="44"/>
        </w:rPr>
        <w:t>stat</w:t>
      </w:r>
      <w:r>
        <w:rPr>
          <w:rFonts w:eastAsia="方正宋刻本秀楷简体" w:hint="eastAsia"/>
          <w:sz w:val="36"/>
          <w:szCs w:val="44"/>
        </w:rPr>
        <w:tab/>
      </w:r>
      <w:r>
        <w:rPr>
          <w:rFonts w:eastAsia="方正宋刻本秀楷简体" w:hint="eastAsia"/>
        </w:rPr>
        <w:tab/>
      </w:r>
      <w:r>
        <w:rPr>
          <w:rFonts w:eastAsia="方正宋刻本秀楷简体" w:hint="eastAsia"/>
          <w:color w:val="7E7E7E"/>
          <w:sz w:val="16"/>
          <w:szCs w:val="20"/>
        </w:rPr>
        <w:t>查看文件的详细信息</w:t>
      </w:r>
    </w:p>
    <w:p w14:paraId="25855D9C" w14:textId="77777777" w:rsidR="00ED6DF6" w:rsidRDefault="00ED6DF6">
      <w:pPr>
        <w:adjustRightInd w:val="0"/>
        <w:snapToGrid w:val="0"/>
        <w:ind w:firstLine="420"/>
        <w:rPr>
          <w:rFonts w:eastAsia="方正宋刻本秀楷简体"/>
        </w:rPr>
      </w:pPr>
      <w:r>
        <w:rPr>
          <w:rFonts w:eastAsia="方正宋刻本秀楷简体" w:hint="eastAsia"/>
        </w:rPr>
        <w:t>-f</w:t>
      </w:r>
      <w:r>
        <w:rPr>
          <w:rFonts w:eastAsia="方正宋刻本秀楷简体" w:hint="eastAsia"/>
        </w:rPr>
        <w:t>查看文件系统信息</w:t>
      </w:r>
    </w:p>
    <w:p w14:paraId="0864F80D" w14:textId="69D7FD66" w:rsidR="00ED6DF6" w:rsidRDefault="00860F77">
      <w:pPr>
        <w:adjustRightInd w:val="0"/>
        <w:snapToGrid w:val="0"/>
        <w:rPr>
          <w:rFonts w:eastAsia="方正宋刻本秀楷简体"/>
          <w:b/>
          <w:bCs/>
          <w:sz w:val="36"/>
          <w:szCs w:val="44"/>
        </w:rPr>
      </w:pPr>
      <w:r>
        <w:rPr>
          <w:rFonts w:eastAsia="方正宋刻本秀楷简体"/>
          <w:b/>
          <w:bCs/>
          <w:sz w:val="36"/>
          <w:szCs w:val="44"/>
        </w:rPr>
        <w:t>C</w:t>
      </w:r>
      <w:r w:rsidR="00ED6DF6">
        <w:rPr>
          <w:rFonts w:eastAsia="方正宋刻本秀楷简体" w:hint="eastAsia"/>
          <w:b/>
          <w:bCs/>
          <w:sz w:val="36"/>
          <w:szCs w:val="44"/>
        </w:rPr>
        <w:t>at</w:t>
      </w:r>
      <w:r>
        <w:rPr>
          <w:rFonts w:eastAsia="方正宋刻本秀楷简体"/>
          <w:b/>
          <w:bCs/>
          <w:sz w:val="36"/>
          <w:szCs w:val="44"/>
        </w:rPr>
        <w:t xml:space="preserve">  </w:t>
      </w:r>
      <w:r w:rsidRPr="001C1513">
        <w:rPr>
          <w:rFonts w:eastAsia="方正宋刻本秀楷简体"/>
          <w:b/>
          <w:color w:val="FF0000"/>
          <w:sz w:val="36"/>
          <w:szCs w:val="44"/>
        </w:rPr>
        <w:t>bat</w:t>
      </w:r>
      <w:r w:rsidRPr="001C1513">
        <w:rPr>
          <w:rFonts w:eastAsia="方正宋刻本秀楷简体" w:hint="eastAsia"/>
          <w:b/>
          <w:color w:val="FF0000"/>
          <w:sz w:val="36"/>
          <w:szCs w:val="44"/>
        </w:rPr>
        <w:t>替代</w:t>
      </w:r>
    </w:p>
    <w:p w14:paraId="248CBE0D" w14:textId="77777777" w:rsidR="00ED6DF6" w:rsidRDefault="00ED6DF6">
      <w:pPr>
        <w:adjustRightInd w:val="0"/>
        <w:snapToGrid w:val="0"/>
        <w:ind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行号</w:t>
      </w:r>
    </w:p>
    <w:p w14:paraId="4663BC75"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t>-vET</w:t>
      </w:r>
      <w:r>
        <w:rPr>
          <w:rFonts w:eastAsia="方正宋刻本秀楷简体" w:hint="eastAsia"/>
        </w:rPr>
        <w:t>（</w:t>
      </w:r>
      <w:r>
        <w:rPr>
          <w:rFonts w:eastAsia="方正宋刻本秀楷简体" w:hint="eastAsia"/>
        </w:rPr>
        <w:t>v</w:t>
      </w:r>
      <w:r>
        <w:rPr>
          <w:rFonts w:eastAsia="方正宋刻本秀楷简体" w:hint="eastAsia"/>
        </w:rPr>
        <w:t>特殊字数、</w:t>
      </w:r>
      <w:r>
        <w:rPr>
          <w:rFonts w:eastAsia="方正宋刻本秀楷简体" w:hint="eastAsia"/>
        </w:rPr>
        <w:t>E</w:t>
      </w:r>
      <w:r>
        <w:rPr>
          <w:rFonts w:eastAsia="方正宋刻本秀楷简体" w:hint="eastAsia"/>
        </w:rPr>
        <w:t>每行结尾的回车符</w:t>
      </w:r>
      <w:r>
        <w:rPr>
          <w:rFonts w:eastAsia="方正宋刻本秀楷简体" w:hint="eastAsia"/>
        </w:rPr>
        <w:t>$</w:t>
      </w:r>
      <w:r>
        <w:rPr>
          <w:rFonts w:eastAsia="方正宋刻本秀楷简体" w:hint="eastAsia"/>
        </w:rPr>
        <w:t>、</w:t>
      </w:r>
      <w:r>
        <w:rPr>
          <w:rFonts w:eastAsia="方正宋刻本秀楷简体" w:hint="eastAsia"/>
        </w:rPr>
        <w:t>Tab</w:t>
      </w:r>
      <w:r>
        <w:rPr>
          <w:rFonts w:eastAsia="方正宋刻本秀楷简体" w:hint="eastAsia"/>
        </w:rPr>
        <w:t>键</w:t>
      </w:r>
      <w:r>
        <w:rPr>
          <w:rFonts w:eastAsia="方正宋刻本秀楷简体" w:hint="eastAsia"/>
        </w:rPr>
        <w:t>^I</w:t>
      </w:r>
      <w:r>
        <w:rPr>
          <w:rFonts w:eastAsia="方正宋刻本秀楷简体" w:hint="eastAsia"/>
        </w:rPr>
        <w:t>）</w:t>
      </w:r>
    </w:p>
    <w:p w14:paraId="7B41B622" w14:textId="77777777" w:rsidR="00ED6DF6" w:rsidRDefault="00ED6DF6">
      <w:pPr>
        <w:adjustRightInd w:val="0"/>
        <w:snapToGrid w:val="0"/>
        <w:rPr>
          <w:rFonts w:eastAsia="方正宋刻本秀楷简体"/>
        </w:rPr>
      </w:pPr>
      <w:r>
        <w:rPr>
          <w:rFonts w:eastAsia="方正宋刻本秀楷简体" w:hint="eastAsia"/>
          <w:b/>
          <w:bCs/>
          <w:sz w:val="36"/>
          <w:szCs w:val="44"/>
        </w:rPr>
        <w:t>more</w:t>
      </w:r>
      <w:r>
        <w:rPr>
          <w:rFonts w:eastAsia="方正宋刻本秀楷简体" w:hint="eastAsia"/>
        </w:rPr>
        <w:t>分屏显示</w:t>
      </w:r>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color w:val="FF0000"/>
        </w:rPr>
        <w:t>less</w:t>
      </w:r>
      <w:r>
        <w:rPr>
          <w:rFonts w:eastAsia="方正宋刻本秀楷简体" w:hint="eastAsia"/>
        </w:rPr>
        <w:t>分行显示</w:t>
      </w:r>
    </w:p>
    <w:p w14:paraId="22F52A31" w14:textId="77777777" w:rsidR="00ED6DF6" w:rsidRDefault="00ED6DF6">
      <w:pPr>
        <w:adjustRightInd w:val="0"/>
        <w:snapToGrid w:val="0"/>
        <w:ind w:firstLine="420"/>
        <w:rPr>
          <w:rFonts w:eastAsia="方正宋刻本秀楷简体"/>
        </w:rPr>
      </w:pPr>
      <w:r>
        <w:rPr>
          <w:rFonts w:eastAsia="方正宋刻本秀楷简体" w:hint="eastAsia"/>
        </w:rPr>
        <w:t>空格</w:t>
      </w:r>
      <w:r>
        <w:rPr>
          <w:rFonts w:eastAsia="方正宋刻本秀楷简体" w:hint="eastAsia"/>
        </w:rPr>
        <w:tab/>
      </w:r>
      <w:r>
        <w:rPr>
          <w:rFonts w:eastAsia="方正宋刻本秀楷简体" w:hint="eastAsia"/>
        </w:rPr>
        <w:tab/>
      </w:r>
      <w:r>
        <w:rPr>
          <w:rFonts w:eastAsia="方正宋刻本秀楷简体" w:hint="eastAsia"/>
        </w:rPr>
        <w:t>向下翻页</w:t>
      </w:r>
    </w:p>
    <w:p w14:paraId="32606CBF" w14:textId="77777777" w:rsidR="00ED6DF6" w:rsidRDefault="00ED6DF6">
      <w:pPr>
        <w:adjustRightInd w:val="0"/>
        <w:snapToGrid w:val="0"/>
        <w:ind w:firstLine="420"/>
        <w:rPr>
          <w:rFonts w:eastAsia="方正宋刻本秀楷简体"/>
        </w:rPr>
      </w:pPr>
      <w:r>
        <w:rPr>
          <w:rFonts w:eastAsia="方正宋刻本秀楷简体" w:hint="eastAsia"/>
        </w:rPr>
        <w:t>b</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向上翻页</w:t>
      </w:r>
    </w:p>
    <w:p w14:paraId="3838B826" w14:textId="77777777" w:rsidR="00ED6DF6" w:rsidRDefault="00ED6DF6">
      <w:pPr>
        <w:adjustRightInd w:val="0"/>
        <w:snapToGrid w:val="0"/>
        <w:ind w:firstLine="420"/>
        <w:rPr>
          <w:rFonts w:eastAsia="方正宋刻本秀楷简体"/>
        </w:rPr>
      </w:pPr>
      <w:r>
        <w:rPr>
          <w:rFonts w:eastAsia="方正宋刻本秀楷简体" w:hint="eastAsia"/>
        </w:rPr>
        <w:t>g</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第一页</w:t>
      </w:r>
    </w:p>
    <w:p w14:paraId="72FD5EB2" w14:textId="77777777" w:rsidR="00ED6DF6" w:rsidRDefault="00ED6DF6">
      <w:pPr>
        <w:adjustRightInd w:val="0"/>
        <w:snapToGrid w:val="0"/>
        <w:ind w:firstLine="420"/>
        <w:rPr>
          <w:rFonts w:eastAsia="方正宋刻本秀楷简体"/>
        </w:rPr>
      </w:pPr>
      <w:r>
        <w:rPr>
          <w:rFonts w:eastAsia="方正宋刻本秀楷简体" w:hint="eastAsia"/>
        </w:rPr>
        <w:t>G</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最后一页</w:t>
      </w:r>
    </w:p>
    <w:p w14:paraId="7D26CB25" w14:textId="77777777" w:rsidR="00ED6DF6" w:rsidRDefault="00ED6DF6">
      <w:pPr>
        <w:adjustRightInd w:val="0"/>
        <w:snapToGrid w:val="0"/>
        <w:ind w:firstLine="420"/>
        <w:rPr>
          <w:rFonts w:eastAsia="方正宋刻本秀楷简体"/>
        </w:rPr>
      </w:pPr>
      <w:r>
        <w:rPr>
          <w:rFonts w:eastAsia="方正宋刻本秀楷简体" w:hint="eastAsia"/>
        </w:rPr>
        <w:t>回车</w:t>
      </w:r>
      <w:r>
        <w:rPr>
          <w:rFonts w:eastAsia="方正宋刻本秀楷简体" w:hint="eastAsia"/>
        </w:rPr>
        <w:tab/>
      </w:r>
      <w:r>
        <w:rPr>
          <w:rFonts w:eastAsia="方正宋刻本秀楷简体" w:hint="eastAsia"/>
        </w:rPr>
        <w:tab/>
      </w:r>
      <w:r>
        <w:rPr>
          <w:rFonts w:eastAsia="方正宋刻本秀楷简体" w:hint="eastAsia"/>
        </w:rPr>
        <w:t>向下滚动一行</w:t>
      </w:r>
    </w:p>
    <w:p w14:paraId="544C4DA4" w14:textId="77777777" w:rsidR="00ED6DF6" w:rsidRDefault="00ED6DF6">
      <w:pPr>
        <w:adjustRightInd w:val="0"/>
        <w:snapToGrid w:val="0"/>
        <w:ind w:firstLine="420"/>
        <w:rPr>
          <w:rFonts w:eastAsia="方正宋刻本秀楷简体"/>
        </w:rPr>
      </w:pPr>
      <w:r>
        <w:rPr>
          <w:rFonts w:eastAsia="方正宋刻本秀楷简体" w:hint="eastAsia"/>
        </w:rPr>
        <w:t>/</w:t>
      </w:r>
      <w:r>
        <w:rPr>
          <w:rFonts w:eastAsia="方正宋刻本秀楷简体" w:hint="eastAsia"/>
        </w:rPr>
        <w:t>字符串</w:t>
      </w:r>
      <w:r>
        <w:rPr>
          <w:rFonts w:eastAsia="方正宋刻本秀楷简体" w:hint="eastAsia"/>
        </w:rPr>
        <w:tab/>
      </w:r>
      <w:r>
        <w:rPr>
          <w:rFonts w:eastAsia="方正宋刻本秀楷简体" w:hint="eastAsia"/>
        </w:rPr>
        <w:tab/>
      </w:r>
      <w:r>
        <w:rPr>
          <w:rFonts w:eastAsia="方正宋刻本秀楷简体" w:hint="eastAsia"/>
        </w:rPr>
        <w:t>向下搜索</w:t>
      </w:r>
    </w:p>
    <w:p w14:paraId="0E4B6885" w14:textId="77777777" w:rsidR="00ED6DF6" w:rsidRDefault="00ED6DF6">
      <w:pPr>
        <w:adjustRightInd w:val="0"/>
        <w:snapToGrid w:val="0"/>
        <w:ind w:firstLine="420"/>
        <w:rPr>
          <w:rFonts w:eastAsia="方正宋刻本秀楷简体"/>
        </w:rPr>
      </w:pPr>
      <w:proofErr w:type="gramStart"/>
      <w:r>
        <w:rPr>
          <w:rFonts w:eastAsia="方正宋刻本秀楷简体" w:hint="eastAsia"/>
        </w:rPr>
        <w:t>?</w:t>
      </w:r>
      <w:r>
        <w:rPr>
          <w:rFonts w:eastAsia="方正宋刻本秀楷简体" w:hint="eastAsia"/>
        </w:rPr>
        <w:t>字符串</w:t>
      </w:r>
      <w:proofErr w:type="gramEnd"/>
      <w:r>
        <w:rPr>
          <w:rFonts w:eastAsia="方正宋刻本秀楷简体" w:hint="eastAsia"/>
        </w:rPr>
        <w:tab/>
      </w:r>
      <w:r>
        <w:rPr>
          <w:rFonts w:eastAsia="方正宋刻本秀楷简体" w:hint="eastAsia"/>
        </w:rPr>
        <w:tab/>
      </w:r>
      <w:r>
        <w:rPr>
          <w:rFonts w:eastAsia="方正宋刻本秀楷简体" w:hint="eastAsia"/>
        </w:rPr>
        <w:t>向上搜索</w:t>
      </w:r>
    </w:p>
    <w:p w14:paraId="7DF564EB" w14:textId="77777777" w:rsidR="00ED6DF6" w:rsidRDefault="00ED6DF6">
      <w:pPr>
        <w:adjustRightInd w:val="0"/>
        <w:snapToGrid w:val="0"/>
        <w:ind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搜索到字符串时，查找下一个</w:t>
      </w:r>
      <w:r>
        <w:rPr>
          <w:rFonts w:eastAsia="方正宋刻本秀楷简体" w:hint="eastAsia"/>
        </w:rPr>
        <w:t>/</w:t>
      </w:r>
      <w:r>
        <w:rPr>
          <w:rFonts w:eastAsia="方正宋刻本秀楷简体" w:hint="eastAsia"/>
        </w:rPr>
        <w:t>上一个</w:t>
      </w:r>
    </w:p>
    <w:p w14:paraId="536BA68C" w14:textId="257B0016" w:rsidR="00CD78F9" w:rsidRDefault="00ED6DF6" w:rsidP="007941F2">
      <w:pPr>
        <w:adjustRightInd w:val="0"/>
        <w:snapToGrid w:val="0"/>
        <w:ind w:firstLine="420"/>
        <w:rPr>
          <w:rFonts w:eastAsia="方正宋刻本秀楷简体"/>
        </w:rPr>
      </w:pPr>
      <w:r>
        <w:rPr>
          <w:rFonts w:eastAsia="方正宋刻本秀楷简体" w:hint="eastAsia"/>
        </w:rPr>
        <w:t>q</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退出</w:t>
      </w:r>
    </w:p>
    <w:p w14:paraId="12FC16A4" w14:textId="77777777" w:rsidR="00CD78F9" w:rsidRDefault="00CD78F9">
      <w:pPr>
        <w:adjustRightInd w:val="0"/>
        <w:snapToGrid w:val="0"/>
        <w:ind w:firstLine="420"/>
        <w:rPr>
          <w:rFonts w:eastAsia="方正宋刻本秀楷简体"/>
        </w:rPr>
      </w:pPr>
    </w:p>
    <w:p w14:paraId="5F53149D" w14:textId="6A10DEDD" w:rsidR="00CD78F9" w:rsidRPr="00847835" w:rsidRDefault="007941F2" w:rsidP="00847835">
      <w:pPr>
        <w:adjustRightInd w:val="0"/>
        <w:snapToGrid w:val="0"/>
        <w:rPr>
          <w:rFonts w:eastAsia="方正宋刻本秀楷简体"/>
          <w:b/>
          <w:bCs/>
          <w:color w:val="FF0000"/>
          <w:sz w:val="22"/>
          <w:szCs w:val="28"/>
        </w:rPr>
      </w:pPr>
      <w:proofErr w:type="spellStart"/>
      <w:r w:rsidRPr="00847835">
        <w:rPr>
          <w:rFonts w:eastAsia="方正宋刻本秀楷简体"/>
          <w:b/>
          <w:bCs/>
          <w:color w:val="FF0000"/>
          <w:sz w:val="36"/>
          <w:szCs w:val="44"/>
        </w:rPr>
        <w:t>vim</w:t>
      </w:r>
      <w:r w:rsidRPr="00847835">
        <w:rPr>
          <w:rFonts w:eastAsia="方正宋刻本秀楷简体" w:hint="eastAsia"/>
          <w:b/>
          <w:bCs/>
          <w:color w:val="FF0000"/>
          <w:sz w:val="36"/>
          <w:szCs w:val="44"/>
        </w:rPr>
        <w:t>d</w:t>
      </w:r>
      <w:r w:rsidRPr="00847835">
        <w:rPr>
          <w:rFonts w:eastAsia="方正宋刻本秀楷简体"/>
          <w:b/>
          <w:bCs/>
          <w:color w:val="FF0000"/>
          <w:sz w:val="36"/>
          <w:szCs w:val="44"/>
        </w:rPr>
        <w:t>iff</w:t>
      </w:r>
      <w:proofErr w:type="spellEnd"/>
    </w:p>
    <w:p w14:paraId="7C3E8205" w14:textId="77777777" w:rsidR="00CD78F9" w:rsidRDefault="00CD78F9">
      <w:pPr>
        <w:adjustRightInd w:val="0"/>
        <w:snapToGrid w:val="0"/>
        <w:ind w:firstLine="420"/>
        <w:rPr>
          <w:rFonts w:eastAsia="方正宋刻本秀楷简体"/>
        </w:rPr>
      </w:pPr>
    </w:p>
    <w:p w14:paraId="50339971" w14:textId="77777777" w:rsidR="00ED6DF6" w:rsidRDefault="00ED6DF6">
      <w:pPr>
        <w:adjustRightInd w:val="0"/>
        <w:snapToGrid w:val="0"/>
        <w:rPr>
          <w:rFonts w:eastAsia="方正宋刻本秀楷简体"/>
          <w:b/>
          <w:bCs/>
        </w:rPr>
      </w:pPr>
      <w:r>
        <w:rPr>
          <w:rFonts w:eastAsia="方正宋刻本秀楷简体" w:hint="eastAsia"/>
          <w:b/>
          <w:bCs/>
          <w:sz w:val="36"/>
          <w:szCs w:val="44"/>
        </w:rPr>
        <w:t>head</w:t>
      </w:r>
      <w:r>
        <w:rPr>
          <w:rFonts w:eastAsia="方正宋刻本秀楷简体" w:hint="eastAsia"/>
          <w:b/>
          <w:bCs/>
        </w:rPr>
        <w:tab/>
      </w:r>
      <w:r>
        <w:rPr>
          <w:rFonts w:eastAsia="方正宋刻本秀楷简体" w:hint="eastAsia"/>
          <w:b/>
          <w:bCs/>
          <w:sz w:val="36"/>
          <w:szCs w:val="44"/>
        </w:rPr>
        <w:t>tail</w:t>
      </w:r>
    </w:p>
    <w:p w14:paraId="66926741" w14:textId="77777777" w:rsidR="00ED6DF6" w:rsidRDefault="00ED6DF6">
      <w:pPr>
        <w:adjustRightInd w:val="0"/>
        <w:snapToGrid w:val="0"/>
        <w:ind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行数（可直接</w:t>
      </w:r>
      <w:proofErr w:type="gramStart"/>
      <w:r>
        <w:rPr>
          <w:rFonts w:eastAsia="方正宋刻本秀楷简体" w:hint="eastAsia"/>
        </w:rPr>
        <w:t>写数字</w:t>
      </w:r>
      <w:proofErr w:type="gramEnd"/>
      <w:r>
        <w:rPr>
          <w:rFonts w:eastAsia="方正宋刻本秀楷简体" w:hint="eastAsia"/>
        </w:rPr>
        <w:t xml:space="preserve">head -10 </w:t>
      </w:r>
      <w:r>
        <w:rPr>
          <w:rFonts w:eastAsia="方正宋刻本秀楷简体" w:hint="eastAsia"/>
        </w:rPr>
        <w:t>、</w:t>
      </w:r>
      <w:r>
        <w:rPr>
          <w:rFonts w:eastAsia="方正宋刻本秀楷简体" w:hint="eastAsia"/>
        </w:rPr>
        <w:t>tail -n 10</w:t>
      </w:r>
      <w:r>
        <w:rPr>
          <w:rFonts w:eastAsia="方正宋刻本秀楷简体" w:hint="eastAsia"/>
        </w:rPr>
        <w:t>）</w:t>
      </w:r>
    </w:p>
    <w:p w14:paraId="19901556" w14:textId="77777777" w:rsidR="00ED6DF6" w:rsidRDefault="00ED6DF6">
      <w:pPr>
        <w:adjustRightInd w:val="0"/>
        <w:snapToGrid w:val="0"/>
        <w:ind w:firstLine="420"/>
        <w:rPr>
          <w:rFonts w:eastAsia="方正宋刻本秀楷简体"/>
        </w:rPr>
      </w:pPr>
      <w:r>
        <w:rPr>
          <w:rFonts w:eastAsia="方正宋刻本秀楷简体" w:hint="eastAsia"/>
          <w:color w:val="FF0000"/>
        </w:rPr>
        <w:t>-f</w:t>
      </w:r>
      <w:r>
        <w:rPr>
          <w:rFonts w:eastAsia="方正宋刻本秀楷简体" w:hint="eastAsia"/>
        </w:rPr>
        <w:tab/>
        <w:t>tail</w:t>
      </w:r>
      <w:r>
        <w:rPr>
          <w:rFonts w:eastAsia="方正宋刻本秀楷简体" w:hint="eastAsia"/>
        </w:rPr>
        <w:t>用监听文件新增内容</w:t>
      </w:r>
    </w:p>
    <w:p w14:paraId="478F4D39" w14:textId="77777777" w:rsidR="00ED6DF6" w:rsidRDefault="00ED6DF6">
      <w:pPr>
        <w:adjustRightInd w:val="0"/>
        <w:snapToGrid w:val="0"/>
        <w:rPr>
          <w:rFonts w:eastAsia="方正宋刻本秀楷简体"/>
          <w:sz w:val="36"/>
          <w:szCs w:val="44"/>
        </w:rPr>
      </w:pPr>
      <w:r>
        <w:rPr>
          <w:rFonts w:eastAsia="方正宋刻本秀楷简体" w:hint="eastAsia"/>
          <w:b/>
          <w:bCs/>
          <w:sz w:val="36"/>
          <w:szCs w:val="44"/>
        </w:rPr>
        <w:t>ln</w:t>
      </w:r>
      <w:r>
        <w:rPr>
          <w:rFonts w:eastAsia="方正宋刻本秀楷简体" w:hint="eastAsia"/>
          <w:b/>
          <w:bCs/>
          <w:sz w:val="36"/>
          <w:szCs w:val="44"/>
        </w:rPr>
        <w:tab/>
      </w:r>
      <w:r>
        <w:rPr>
          <w:rFonts w:eastAsia="方正宋刻本秀楷简体" w:hint="eastAsia"/>
          <w:sz w:val="36"/>
          <w:szCs w:val="44"/>
        </w:rPr>
        <w:tab/>
      </w:r>
      <w:r>
        <w:rPr>
          <w:rFonts w:eastAsia="方正宋刻本秀楷简体" w:hint="eastAsia"/>
          <w:color w:val="7F7F7F"/>
          <w:sz w:val="16"/>
          <w:szCs w:val="20"/>
        </w:rPr>
        <w:t>（选项</w:t>
      </w:r>
      <w:r>
        <w:rPr>
          <w:rFonts w:eastAsia="方正宋刻本秀楷简体" w:hint="eastAsia"/>
          <w:color w:val="7F7F7F"/>
          <w:sz w:val="16"/>
          <w:szCs w:val="20"/>
        </w:rPr>
        <w:t xml:space="preserve"> </w:t>
      </w:r>
      <w:r>
        <w:rPr>
          <w:rFonts w:eastAsia="方正宋刻本秀楷简体" w:hint="eastAsia"/>
          <w:color w:val="7F7F7F"/>
          <w:sz w:val="16"/>
          <w:szCs w:val="20"/>
        </w:rPr>
        <w:t>源文件</w:t>
      </w:r>
      <w:r>
        <w:rPr>
          <w:rFonts w:eastAsia="方正宋刻本秀楷简体" w:hint="eastAsia"/>
          <w:color w:val="7F7F7F"/>
          <w:sz w:val="16"/>
          <w:szCs w:val="20"/>
        </w:rPr>
        <w:t xml:space="preserve"> </w:t>
      </w:r>
      <w:r>
        <w:rPr>
          <w:rFonts w:eastAsia="方正宋刻本秀楷简体" w:hint="eastAsia"/>
          <w:color w:val="7F7F7F"/>
          <w:sz w:val="16"/>
          <w:szCs w:val="20"/>
        </w:rPr>
        <w:t>目标文件）</w:t>
      </w:r>
      <w:r>
        <w:rPr>
          <w:rFonts w:eastAsia="方正宋刻本秀楷简体" w:hint="eastAsia"/>
          <w:color w:val="7E7E7E"/>
          <w:sz w:val="16"/>
          <w:szCs w:val="20"/>
        </w:rPr>
        <w:t>建立硬链接，</w:t>
      </w:r>
      <w:proofErr w:type="gramStart"/>
      <w:r>
        <w:rPr>
          <w:rFonts w:eastAsia="方正宋刻本秀楷简体" w:hint="eastAsia"/>
          <w:color w:val="7E7E7E"/>
          <w:sz w:val="16"/>
          <w:szCs w:val="20"/>
        </w:rPr>
        <w:t>不给于</w:t>
      </w:r>
      <w:proofErr w:type="gramEnd"/>
      <w:r>
        <w:rPr>
          <w:rFonts w:eastAsia="方正宋刻本秀楷简体" w:hint="eastAsia"/>
          <w:color w:val="7E7E7E"/>
          <w:sz w:val="16"/>
          <w:szCs w:val="20"/>
        </w:rPr>
        <w:t>名字</w:t>
      </w:r>
      <w:proofErr w:type="gramStart"/>
      <w:r>
        <w:rPr>
          <w:rFonts w:eastAsia="方正宋刻本秀楷简体" w:hint="eastAsia"/>
          <w:color w:val="7E7E7E"/>
          <w:sz w:val="16"/>
          <w:szCs w:val="20"/>
        </w:rPr>
        <w:t>则名字</w:t>
      </w:r>
      <w:proofErr w:type="gramEnd"/>
      <w:r>
        <w:rPr>
          <w:rFonts w:eastAsia="方正宋刻本秀楷简体" w:hint="eastAsia"/>
          <w:color w:val="7E7E7E"/>
          <w:sz w:val="16"/>
          <w:szCs w:val="20"/>
        </w:rPr>
        <w:t>相同</w:t>
      </w:r>
    </w:p>
    <w:p w14:paraId="5F925A66" w14:textId="77777777" w:rsidR="00ED6DF6" w:rsidRDefault="00ED6DF6">
      <w:pPr>
        <w:adjustRightInd w:val="0"/>
        <w:snapToGrid w:val="0"/>
        <w:ind w:firstLine="420"/>
        <w:rPr>
          <w:rFonts w:eastAsia="方正宋刻本秀楷简体"/>
        </w:rPr>
      </w:pPr>
      <w:r>
        <w:rPr>
          <w:rFonts w:eastAsia="方正宋刻本秀楷简体" w:hint="eastAsia"/>
        </w:rPr>
        <w:t>-s</w:t>
      </w:r>
      <w:r>
        <w:rPr>
          <w:rFonts w:eastAsia="方正宋刻本秀楷简体" w:hint="eastAsia"/>
        </w:rPr>
        <w:tab/>
      </w:r>
      <w:r>
        <w:rPr>
          <w:rFonts w:eastAsia="方正宋刻本秀楷简体" w:hint="eastAsia"/>
        </w:rPr>
        <w:t>软连接，必须是绝对路径；类似快捷方式</w:t>
      </w:r>
    </w:p>
    <w:p w14:paraId="0CA2DAF7" w14:textId="77777777" w:rsidR="00ED6DF6" w:rsidRDefault="00ED6DF6">
      <w:pPr>
        <w:adjustRightInd w:val="0"/>
        <w:snapToGrid w:val="0"/>
        <w:rPr>
          <w:rFonts w:eastAsia="方正宋刻本秀楷简体"/>
          <w:sz w:val="32"/>
          <w:szCs w:val="40"/>
        </w:rPr>
      </w:pPr>
    </w:p>
    <w:p w14:paraId="5EB6FC63" w14:textId="77777777" w:rsidR="00ED6DF6" w:rsidRDefault="00ED6DF6">
      <w:pPr>
        <w:adjustRightInd w:val="0"/>
        <w:snapToGrid w:val="0"/>
        <w:rPr>
          <w:rFonts w:eastAsia="方正宋刻本秀楷简体"/>
          <w:sz w:val="32"/>
          <w:szCs w:val="40"/>
        </w:rPr>
        <w:sectPr w:rsidR="00ED6DF6">
          <w:type w:val="continuous"/>
          <w:pgSz w:w="11906" w:h="16838"/>
          <w:pgMar w:top="1440" w:right="1800" w:bottom="1440" w:left="1800" w:header="851" w:footer="992" w:gutter="0"/>
          <w:cols w:space="720"/>
          <w:docGrid w:type="lines" w:linePitch="312"/>
        </w:sectPr>
      </w:pPr>
    </w:p>
    <w:p w14:paraId="2CFD46D2" w14:textId="77777777" w:rsidR="00ED6DF6" w:rsidRDefault="00ED6DF6">
      <w:pPr>
        <w:adjustRightInd w:val="0"/>
        <w:snapToGrid w:val="0"/>
        <w:rPr>
          <w:rFonts w:eastAsia="方正宋刻本秀楷简体"/>
          <w:szCs w:val="21"/>
        </w:rPr>
      </w:pPr>
      <w:r>
        <w:rPr>
          <w:rFonts w:eastAsia="方正宋刻本秀楷简体" w:hint="eastAsia"/>
          <w:szCs w:val="21"/>
        </w:rPr>
        <w:t>软连接：同步修改</w:t>
      </w:r>
      <w:r>
        <w:rPr>
          <w:rFonts w:eastAsia="方正宋刻本秀楷简体" w:hint="eastAsia"/>
          <w:szCs w:val="21"/>
        </w:rPr>
        <w:tab/>
      </w:r>
      <w:proofErr w:type="spellStart"/>
      <w:r>
        <w:rPr>
          <w:rFonts w:eastAsia="方正宋刻本秀楷简体" w:hint="eastAsia"/>
          <w:szCs w:val="21"/>
        </w:rPr>
        <w:t>lrwx</w:t>
      </w:r>
      <w:proofErr w:type="spellEnd"/>
      <w:r>
        <w:rPr>
          <w:rFonts w:eastAsia="方正宋刻本秀楷简体" w:hint="eastAsia"/>
          <w:szCs w:val="21"/>
        </w:rPr>
        <w:tab/>
        <w:t>-&gt;</w:t>
      </w:r>
      <w:r>
        <w:rPr>
          <w:rFonts w:eastAsia="方正宋刻本秀楷简体" w:hint="eastAsia"/>
          <w:szCs w:val="21"/>
        </w:rPr>
        <w:t>源文件</w:t>
      </w:r>
    </w:p>
    <w:p w14:paraId="0B92AC80"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删除源文件链接文件则显示文件不存在；删除链接文件不受影响</w:t>
      </w:r>
    </w:p>
    <w:p w14:paraId="14F0658C"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会建立新</w:t>
      </w:r>
      <w:proofErr w:type="spellStart"/>
      <w:r>
        <w:rPr>
          <w:rFonts w:eastAsia="方正宋刻本秀楷简体" w:hint="eastAsia"/>
          <w:szCs w:val="21"/>
        </w:rPr>
        <w:t>inode</w:t>
      </w:r>
      <w:proofErr w:type="spellEnd"/>
      <w:r>
        <w:rPr>
          <w:rFonts w:eastAsia="方正宋刻本秀楷简体" w:hint="eastAsia"/>
          <w:szCs w:val="21"/>
        </w:rPr>
        <w:t>和</w:t>
      </w:r>
      <w:r>
        <w:rPr>
          <w:rFonts w:eastAsia="方正宋刻本秀楷简体" w:hint="eastAsia"/>
          <w:szCs w:val="21"/>
        </w:rPr>
        <w:t>block</w:t>
      </w:r>
      <w:r>
        <w:rPr>
          <w:rFonts w:eastAsia="方正宋刻本秀楷简体" w:hint="eastAsia"/>
          <w:szCs w:val="21"/>
        </w:rPr>
        <w:t>，</w:t>
      </w:r>
      <w:r>
        <w:rPr>
          <w:rFonts w:eastAsia="方正宋刻本秀楷简体" w:hint="eastAsia"/>
          <w:szCs w:val="21"/>
        </w:rPr>
        <w:t>block</w:t>
      </w:r>
      <w:r>
        <w:rPr>
          <w:rFonts w:eastAsia="方正宋刻本秀楷简体" w:hint="eastAsia"/>
          <w:szCs w:val="21"/>
        </w:rPr>
        <w:t>中不存储实际数据，而是存储源文件文件名及</w:t>
      </w:r>
      <w:proofErr w:type="spellStart"/>
      <w:r>
        <w:rPr>
          <w:rFonts w:eastAsia="方正宋刻本秀楷简体" w:hint="eastAsia"/>
          <w:szCs w:val="21"/>
        </w:rPr>
        <w:t>inode</w:t>
      </w:r>
      <w:proofErr w:type="spellEnd"/>
      <w:r>
        <w:rPr>
          <w:rFonts w:eastAsia="方正宋刻本秀楷简体" w:hint="eastAsia"/>
          <w:szCs w:val="21"/>
        </w:rPr>
        <w:t>号</w:t>
      </w:r>
    </w:p>
    <w:p w14:paraId="6574646E"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可连接目录、可跨文件系统</w:t>
      </w:r>
    </w:p>
    <w:p w14:paraId="3D3DAF1F"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硬链接（</w:t>
      </w:r>
      <w:r>
        <w:rPr>
          <w:rFonts w:eastAsia="方正宋刻本秀楷简体" w:hint="eastAsia"/>
          <w:color w:val="FF0000"/>
          <w:szCs w:val="21"/>
        </w:rPr>
        <w:t>不常用</w:t>
      </w:r>
      <w:r>
        <w:rPr>
          <w:rFonts w:eastAsia="方正宋刻本秀楷简体" w:hint="eastAsia"/>
          <w:szCs w:val="21"/>
        </w:rPr>
        <w:t>）：同步修改</w:t>
      </w:r>
    </w:p>
    <w:p w14:paraId="027405F7"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删除哪一个文件，只要还有一个文件存在，这个文件就能访问</w:t>
      </w:r>
    </w:p>
    <w:p w14:paraId="38159612"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不会建立新</w:t>
      </w:r>
      <w:proofErr w:type="spellStart"/>
      <w:r>
        <w:rPr>
          <w:rFonts w:eastAsia="方正宋刻本秀楷简体" w:hint="eastAsia"/>
          <w:szCs w:val="21"/>
        </w:rPr>
        <w:t>inode</w:t>
      </w:r>
      <w:proofErr w:type="spellEnd"/>
      <w:r>
        <w:rPr>
          <w:rFonts w:eastAsia="方正宋刻本秀楷简体" w:hint="eastAsia"/>
          <w:szCs w:val="21"/>
        </w:rPr>
        <w:t>，不会改变</w:t>
      </w:r>
      <w:proofErr w:type="spellStart"/>
      <w:r>
        <w:rPr>
          <w:rFonts w:eastAsia="方正宋刻本秀楷简体" w:hint="eastAsia"/>
          <w:szCs w:val="21"/>
        </w:rPr>
        <w:t>inode</w:t>
      </w:r>
      <w:proofErr w:type="spellEnd"/>
      <w:r>
        <w:rPr>
          <w:rFonts w:eastAsia="方正宋刻本秀楷简体" w:hint="eastAsia"/>
          <w:szCs w:val="21"/>
        </w:rPr>
        <w:t>总数</w:t>
      </w:r>
    </w:p>
    <w:p w14:paraId="2F2AF301"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不能跨文件系统（分区），不同文件系统</w:t>
      </w:r>
      <w:proofErr w:type="spellStart"/>
      <w:r>
        <w:rPr>
          <w:rFonts w:eastAsia="方正宋刻本秀楷简体" w:hint="eastAsia"/>
          <w:szCs w:val="21"/>
        </w:rPr>
        <w:t>inode</w:t>
      </w:r>
      <w:proofErr w:type="spellEnd"/>
      <w:r>
        <w:rPr>
          <w:rFonts w:eastAsia="方正宋刻本秀楷简体" w:hint="eastAsia"/>
          <w:szCs w:val="21"/>
        </w:rPr>
        <w:t>号重新计算</w:t>
      </w:r>
    </w:p>
    <w:p w14:paraId="1DB93C44"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不能连接目录</w:t>
      </w:r>
    </w:p>
    <w:p w14:paraId="6649BA71" w14:textId="77777777" w:rsidR="00ED6DF6" w:rsidRDefault="00ED6DF6">
      <w:pPr>
        <w:adjustRightInd w:val="0"/>
        <w:snapToGrid w:val="0"/>
        <w:rPr>
          <w:rFonts w:eastAsia="方正宋刻本秀楷简体"/>
          <w:color w:val="FF0000"/>
          <w:szCs w:val="21"/>
        </w:rPr>
        <w:sectPr w:rsidR="00ED6DF6">
          <w:type w:val="continuous"/>
          <w:pgSz w:w="11906" w:h="16838"/>
          <w:pgMar w:top="1440" w:right="1800" w:bottom="1440" w:left="1800" w:header="851" w:footer="992" w:gutter="0"/>
          <w:cols w:num="2" w:space="425" w:equalWidth="0">
            <w:col w:w="3940" w:space="425"/>
            <w:col w:w="3940"/>
          </w:cols>
          <w:docGrid w:type="lines" w:linePitch="312"/>
        </w:sectPr>
      </w:pPr>
    </w:p>
    <w:p w14:paraId="358274AB" w14:textId="77777777" w:rsidR="00ED6DF6" w:rsidRDefault="00ED6DF6">
      <w:pPr>
        <w:adjustRightInd w:val="0"/>
        <w:snapToGrid w:val="0"/>
        <w:ind w:left="420" w:firstLine="420"/>
        <w:rPr>
          <w:rFonts w:eastAsia="方正宋刻本秀楷简体"/>
          <w:color w:val="FF0000"/>
          <w:szCs w:val="21"/>
        </w:rPr>
      </w:pPr>
    </w:p>
    <w:p w14:paraId="4132E7CE"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lastRenderedPageBreak/>
        <w:t>目录文件都能操作</w:t>
      </w:r>
    </w:p>
    <w:p w14:paraId="58F3A5C6" w14:textId="77777777" w:rsidR="00ED6DF6" w:rsidRDefault="00ED6DF6">
      <w:pPr>
        <w:adjustRightInd w:val="0"/>
        <w:snapToGrid w:val="0"/>
        <w:rPr>
          <w:rFonts w:eastAsia="方正宋刻本秀楷简体"/>
        </w:rPr>
      </w:pPr>
    </w:p>
    <w:p w14:paraId="162B71E7" w14:textId="77777777" w:rsidR="00ED6DF6" w:rsidRDefault="00ED6DF6">
      <w:pPr>
        <w:adjustRightInd w:val="0"/>
        <w:snapToGrid w:val="0"/>
        <w:rPr>
          <w:rFonts w:eastAsia="方正宋刻本秀楷简体"/>
          <w:b/>
          <w:bCs/>
          <w:sz w:val="36"/>
          <w:szCs w:val="44"/>
        </w:rPr>
      </w:pPr>
      <w:r>
        <w:rPr>
          <w:rFonts w:eastAsia="方正宋刻本秀楷简体" w:hint="eastAsia"/>
          <w:b/>
          <w:bCs/>
          <w:sz w:val="36"/>
          <w:szCs w:val="44"/>
        </w:rPr>
        <w:t>rm</w:t>
      </w:r>
    </w:p>
    <w:p w14:paraId="1BBD5DA6" w14:textId="6826CC04" w:rsidR="00ED6DF6" w:rsidRDefault="00ED6DF6">
      <w:pPr>
        <w:adjustRightInd w:val="0"/>
        <w:snapToGrid w:val="0"/>
        <w:ind w:firstLine="420"/>
        <w:rPr>
          <w:rFonts w:eastAsia="方正宋刻本秀楷简体"/>
        </w:rPr>
      </w:pPr>
      <w:r>
        <w:rPr>
          <w:rFonts w:eastAsia="方正宋刻本秀楷简体" w:hint="eastAsia"/>
        </w:rPr>
        <w:t>-</w:t>
      </w:r>
      <w:r w:rsidR="009018F0">
        <w:rPr>
          <w:rFonts w:eastAsia="方正宋刻本秀楷简体"/>
        </w:rPr>
        <w:t>f</w:t>
      </w:r>
      <w:r>
        <w:rPr>
          <w:rFonts w:eastAsia="方正宋刻本秀楷简体" w:hint="eastAsia"/>
        </w:rPr>
        <w:tab/>
      </w:r>
      <w:r>
        <w:rPr>
          <w:rFonts w:eastAsia="方正宋刻本秀楷简体" w:hint="eastAsia"/>
        </w:rPr>
        <w:t>强制</w:t>
      </w:r>
      <w:r>
        <w:rPr>
          <w:rFonts w:eastAsia="方正宋刻本秀楷简体" w:hint="eastAsia"/>
        </w:rPr>
        <w:t>force</w:t>
      </w:r>
    </w:p>
    <w:p w14:paraId="4ABE5BA8"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递归删除</w:t>
      </w:r>
      <w:r>
        <w:rPr>
          <w:rFonts w:eastAsia="方正宋刻本秀楷简体" w:hint="eastAsia"/>
        </w:rPr>
        <w:t>recursive</w:t>
      </w:r>
      <w:r>
        <w:rPr>
          <w:rFonts w:eastAsia="方正宋刻本秀楷简体" w:hint="eastAsia"/>
        </w:rPr>
        <w:t>，用于目录</w:t>
      </w:r>
    </w:p>
    <w:p w14:paraId="03CF1846" w14:textId="77777777" w:rsidR="00ED6DF6" w:rsidRDefault="00ED6DF6">
      <w:pPr>
        <w:adjustRightInd w:val="0"/>
        <w:snapToGrid w:val="0"/>
        <w:ind w:firstLine="420"/>
        <w:rPr>
          <w:rFonts w:eastAsia="方正宋刻本秀楷简体"/>
        </w:rPr>
      </w:pPr>
      <w:r>
        <w:rPr>
          <w:rFonts w:eastAsia="方正宋刻本秀楷简体" w:hint="eastAsia"/>
        </w:rPr>
        <w:t>-i</w:t>
      </w:r>
      <w:r>
        <w:rPr>
          <w:rFonts w:eastAsia="方正宋刻本秀楷简体" w:hint="eastAsia"/>
        </w:rPr>
        <w:tab/>
      </w:r>
      <w:r>
        <w:rPr>
          <w:rFonts w:eastAsia="方正宋刻本秀楷简体" w:hint="eastAsia"/>
        </w:rPr>
        <w:t>交互删除，询问用户</w:t>
      </w:r>
    </w:p>
    <w:p w14:paraId="3AE2D98C" w14:textId="77777777" w:rsidR="00ED6DF6" w:rsidRDefault="00ED6DF6">
      <w:pPr>
        <w:adjustRightInd w:val="0"/>
        <w:snapToGrid w:val="0"/>
        <w:ind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详细过程可视</w:t>
      </w:r>
    </w:p>
    <w:p w14:paraId="2BC09877" w14:textId="77777777" w:rsidR="00ED6DF6" w:rsidRDefault="00ED6DF6">
      <w:pPr>
        <w:adjustRightInd w:val="0"/>
        <w:snapToGrid w:val="0"/>
        <w:rPr>
          <w:rFonts w:eastAsia="方正宋刻本秀楷简体"/>
          <w:color w:val="FF0000"/>
        </w:rPr>
      </w:pPr>
      <w:r>
        <w:rPr>
          <w:rFonts w:eastAsia="方正宋刻本秀楷简体" w:hint="eastAsia"/>
          <w:color w:val="FF0000"/>
        </w:rPr>
        <w:t xml:space="preserve">rm </w:t>
      </w:r>
      <w:r>
        <w:rPr>
          <w:rFonts w:eastAsia="方正宋刻本秀楷简体" w:hint="eastAsia"/>
          <w:color w:val="FF0000"/>
        </w:rPr>
        <w:tab/>
        <w:t>-rf</w:t>
      </w:r>
    </w:p>
    <w:p w14:paraId="16A5E772" w14:textId="77777777" w:rsidR="00ED6DF6" w:rsidRDefault="00ED6DF6">
      <w:pPr>
        <w:adjustRightInd w:val="0"/>
        <w:snapToGrid w:val="0"/>
        <w:rPr>
          <w:rFonts w:eastAsia="方正宋刻本秀楷简体"/>
        </w:rPr>
      </w:pPr>
    </w:p>
    <w:p w14:paraId="75ACCE90" w14:textId="77777777" w:rsidR="00ED6DF6" w:rsidRDefault="00ED6DF6">
      <w:pPr>
        <w:adjustRightInd w:val="0"/>
        <w:snapToGrid w:val="0"/>
        <w:rPr>
          <w:rFonts w:eastAsia="方正宋刻本秀楷简体"/>
          <w:b/>
          <w:bCs/>
          <w:sz w:val="36"/>
          <w:szCs w:val="44"/>
        </w:rPr>
      </w:pPr>
      <w:r>
        <w:rPr>
          <w:rFonts w:eastAsia="方正宋刻本秀楷简体" w:hint="eastAsia"/>
          <w:b/>
          <w:bCs/>
          <w:sz w:val="36"/>
          <w:szCs w:val="44"/>
        </w:rPr>
        <w:t>cp</w:t>
      </w:r>
    </w:p>
    <w:p w14:paraId="017D5577" w14:textId="77777777" w:rsidR="00ED6DF6" w:rsidRDefault="00ED6DF6">
      <w:pPr>
        <w:adjustRightInd w:val="0"/>
        <w:snapToGrid w:val="0"/>
        <w:ind w:firstLine="420"/>
        <w:rPr>
          <w:rFonts w:eastAsia="方正宋刻本秀楷简体"/>
        </w:rPr>
      </w:pPr>
      <w:r>
        <w:rPr>
          <w:rFonts w:eastAsia="方正宋刻本秀楷简体" w:hint="eastAsia"/>
        </w:rPr>
        <w:t>-f</w:t>
      </w:r>
      <w:r>
        <w:rPr>
          <w:rFonts w:eastAsia="方正宋刻本秀楷简体" w:hint="eastAsia"/>
        </w:rPr>
        <w:tab/>
      </w:r>
      <w:r>
        <w:rPr>
          <w:rFonts w:eastAsia="方正宋刻本秀楷简体" w:hint="eastAsia"/>
        </w:rPr>
        <w:t>强制</w:t>
      </w:r>
    </w:p>
    <w:p w14:paraId="4044601E" w14:textId="77777777" w:rsidR="00ED6DF6" w:rsidRDefault="00ED6DF6">
      <w:pPr>
        <w:adjustRightInd w:val="0"/>
        <w:snapToGrid w:val="0"/>
        <w:ind w:firstLine="420"/>
        <w:rPr>
          <w:rFonts w:eastAsia="方正宋刻本秀楷简体"/>
        </w:rPr>
      </w:pPr>
      <w:r>
        <w:rPr>
          <w:rFonts w:eastAsia="方正宋刻本秀楷简体" w:hint="eastAsia"/>
        </w:rPr>
        <w:t>-i</w:t>
      </w:r>
      <w:r>
        <w:rPr>
          <w:rFonts w:eastAsia="方正宋刻本秀楷简体" w:hint="eastAsia"/>
        </w:rPr>
        <w:tab/>
      </w:r>
      <w:r>
        <w:rPr>
          <w:rFonts w:eastAsia="方正宋刻本秀楷简体" w:hint="eastAsia"/>
        </w:rPr>
        <w:t>交互</w:t>
      </w:r>
    </w:p>
    <w:p w14:paraId="1A2826FC"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递归，用于目录</w:t>
      </w:r>
    </w:p>
    <w:p w14:paraId="116C4673" w14:textId="77777777" w:rsidR="00ED6DF6" w:rsidRDefault="00ED6DF6">
      <w:pPr>
        <w:adjustRightInd w:val="0"/>
        <w:snapToGrid w:val="0"/>
        <w:ind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详细过程可视</w:t>
      </w:r>
    </w:p>
    <w:p w14:paraId="01D76666" w14:textId="77777777" w:rsidR="00ED6DF6" w:rsidRDefault="00ED6DF6">
      <w:pPr>
        <w:adjustRightInd w:val="0"/>
        <w:snapToGrid w:val="0"/>
        <w:ind w:firstLine="420"/>
        <w:rPr>
          <w:rFonts w:eastAsia="方正宋刻本秀楷简体"/>
        </w:rPr>
      </w:pPr>
      <w:r>
        <w:rPr>
          <w:rFonts w:eastAsia="方正宋刻本秀楷简体" w:hint="eastAsia"/>
        </w:rPr>
        <w:t>-p</w:t>
      </w:r>
      <w:r>
        <w:rPr>
          <w:rFonts w:eastAsia="方正宋刻本秀楷简体" w:hint="eastAsia"/>
        </w:rPr>
        <w:tab/>
      </w:r>
      <w:r>
        <w:rPr>
          <w:rFonts w:eastAsia="方正宋刻本秀楷简体" w:hint="eastAsia"/>
        </w:rPr>
        <w:t>目标保留源文件属性，备份时</w:t>
      </w:r>
    </w:p>
    <w:p w14:paraId="3F800882" w14:textId="77777777" w:rsidR="00ED6DF6" w:rsidRDefault="00ED6DF6">
      <w:pPr>
        <w:adjustRightInd w:val="0"/>
        <w:snapToGrid w:val="0"/>
        <w:ind w:firstLine="420"/>
        <w:rPr>
          <w:rFonts w:eastAsia="方正宋刻本秀楷简体"/>
        </w:rPr>
      </w:pPr>
      <w:r>
        <w:rPr>
          <w:rFonts w:eastAsia="方正宋刻本秀楷简体" w:hint="eastAsia"/>
        </w:rPr>
        <w:t>-u</w:t>
      </w:r>
      <w:r>
        <w:rPr>
          <w:rFonts w:eastAsia="方正宋刻本秀楷简体" w:hint="eastAsia"/>
        </w:rPr>
        <w:tab/>
      </w:r>
      <w:r>
        <w:rPr>
          <w:rFonts w:eastAsia="方正宋刻本秀楷简体" w:hint="eastAsia"/>
        </w:rPr>
        <w:t>源文件</w:t>
      </w:r>
      <w:proofErr w:type="gramStart"/>
      <w:r>
        <w:rPr>
          <w:rFonts w:eastAsia="方正宋刻本秀楷简体" w:hint="eastAsia"/>
        </w:rPr>
        <w:t>较目标</w:t>
      </w:r>
      <w:proofErr w:type="gramEnd"/>
      <w:r>
        <w:rPr>
          <w:rFonts w:eastAsia="方正宋刻本秀楷简体" w:hint="eastAsia"/>
        </w:rPr>
        <w:t>文件新且同名文件不存在时才复制</w:t>
      </w:r>
      <w:r>
        <w:rPr>
          <w:rFonts w:eastAsia="方正宋刻本秀楷简体" w:hint="eastAsia"/>
        </w:rPr>
        <w:t>update</w:t>
      </w:r>
    </w:p>
    <w:p w14:paraId="2DD33893" w14:textId="77777777" w:rsidR="00ED6DF6" w:rsidRDefault="00ED6DF6">
      <w:pPr>
        <w:adjustRightInd w:val="0"/>
        <w:snapToGrid w:val="0"/>
        <w:ind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源文件为软连接，则复制软连接而不是源文件</w:t>
      </w:r>
    </w:p>
    <w:p w14:paraId="1B2E259D" w14:textId="77777777" w:rsidR="00ED6DF6" w:rsidRDefault="00ED6DF6">
      <w:pPr>
        <w:adjustRightInd w:val="0"/>
        <w:snapToGrid w:val="0"/>
        <w:ind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复制为硬链接</w:t>
      </w:r>
      <w:r>
        <w:rPr>
          <w:rFonts w:eastAsia="方正宋刻本秀楷简体" w:hint="eastAsia"/>
        </w:rPr>
        <w:tab/>
        <w:t>-s</w:t>
      </w:r>
      <w:r>
        <w:rPr>
          <w:rFonts w:eastAsia="方正宋刻本秀楷简体" w:hint="eastAsia"/>
        </w:rPr>
        <w:tab/>
      </w:r>
      <w:r>
        <w:rPr>
          <w:rFonts w:eastAsia="方正宋刻本秀楷简体" w:hint="eastAsia"/>
        </w:rPr>
        <w:t>复制为软连接</w:t>
      </w:r>
    </w:p>
    <w:p w14:paraId="5465B314" w14:textId="77777777" w:rsidR="00ED6DF6" w:rsidRDefault="00ED6DF6">
      <w:pPr>
        <w:adjustRightInd w:val="0"/>
        <w:snapToGrid w:val="0"/>
        <w:ind w:firstLine="420"/>
        <w:rPr>
          <w:rFonts w:eastAsia="方正宋刻本秀楷简体"/>
        </w:rPr>
      </w:pPr>
    </w:p>
    <w:p w14:paraId="5C93E533" w14:textId="77777777" w:rsidR="00ED6DF6" w:rsidRDefault="00ED6DF6">
      <w:pPr>
        <w:adjustRightInd w:val="0"/>
        <w:snapToGrid w:val="0"/>
        <w:rPr>
          <w:rFonts w:eastAsia="方正宋刻本秀楷简体"/>
          <w:color w:val="FF0000"/>
          <w:sz w:val="16"/>
          <w:szCs w:val="20"/>
        </w:rPr>
      </w:pPr>
      <w:r>
        <w:rPr>
          <w:rFonts w:eastAsia="方正宋刻本秀楷简体" w:hint="eastAsia"/>
          <w:b/>
          <w:bCs/>
          <w:sz w:val="36"/>
          <w:szCs w:val="44"/>
        </w:rPr>
        <w:t>mv</w:t>
      </w:r>
      <w:r>
        <w:rPr>
          <w:rFonts w:eastAsia="方正宋刻本秀楷简体" w:hint="eastAsia"/>
          <w:sz w:val="36"/>
          <w:szCs w:val="44"/>
        </w:rPr>
        <w:tab/>
      </w:r>
      <w:r>
        <w:rPr>
          <w:rFonts w:eastAsia="方正宋刻本秀楷简体" w:hint="eastAsia"/>
        </w:rPr>
        <w:tab/>
      </w:r>
      <w:r>
        <w:rPr>
          <w:rFonts w:eastAsia="方正宋刻本秀楷简体" w:hint="eastAsia"/>
          <w:color w:val="7E7E7E"/>
          <w:sz w:val="16"/>
          <w:szCs w:val="20"/>
        </w:rPr>
        <w:t>剪切移动改名，</w:t>
      </w:r>
      <w:r>
        <w:rPr>
          <w:rFonts w:eastAsia="方正宋刻本秀楷简体" w:hint="eastAsia"/>
          <w:color w:val="FF0000"/>
          <w:sz w:val="16"/>
          <w:szCs w:val="20"/>
        </w:rPr>
        <w:t>移动目录不需要</w:t>
      </w:r>
      <w:r>
        <w:rPr>
          <w:rFonts w:eastAsia="方正宋刻本秀楷简体" w:hint="eastAsia"/>
          <w:color w:val="FF0000"/>
          <w:sz w:val="16"/>
          <w:szCs w:val="20"/>
        </w:rPr>
        <w:t>-r</w:t>
      </w:r>
    </w:p>
    <w:p w14:paraId="30CCB4B0" w14:textId="77777777" w:rsidR="00ED6DF6" w:rsidRDefault="00ED6DF6">
      <w:pPr>
        <w:adjustRightInd w:val="0"/>
        <w:snapToGrid w:val="0"/>
        <w:ind w:firstLine="420"/>
        <w:rPr>
          <w:rFonts w:eastAsia="方正宋刻本秀楷简体"/>
        </w:rPr>
      </w:pPr>
      <w:r>
        <w:rPr>
          <w:rFonts w:eastAsia="方正宋刻本秀楷简体" w:hint="eastAsia"/>
        </w:rPr>
        <w:t>-f</w:t>
      </w:r>
      <w:r>
        <w:rPr>
          <w:rFonts w:eastAsia="方正宋刻本秀楷简体" w:hint="eastAsia"/>
        </w:rPr>
        <w:tab/>
      </w:r>
      <w:r>
        <w:rPr>
          <w:rFonts w:eastAsia="方正宋刻本秀楷简体" w:hint="eastAsia"/>
        </w:rPr>
        <w:t>强制</w:t>
      </w:r>
      <w:r>
        <w:rPr>
          <w:rFonts w:eastAsia="方正宋刻本秀楷简体" w:hint="eastAsia"/>
        </w:rPr>
        <w:tab/>
      </w:r>
    </w:p>
    <w:p w14:paraId="383C91A4" w14:textId="77777777" w:rsidR="00ED6DF6" w:rsidRDefault="00ED6DF6">
      <w:pPr>
        <w:adjustRightInd w:val="0"/>
        <w:snapToGrid w:val="0"/>
        <w:ind w:firstLine="420"/>
        <w:rPr>
          <w:rFonts w:eastAsia="方正宋刻本秀楷简体"/>
        </w:rPr>
      </w:pPr>
      <w:r>
        <w:rPr>
          <w:rFonts w:eastAsia="方正宋刻本秀楷简体" w:hint="eastAsia"/>
        </w:rPr>
        <w:t>-i</w:t>
      </w:r>
      <w:r>
        <w:rPr>
          <w:rFonts w:eastAsia="方正宋刻本秀楷简体" w:hint="eastAsia"/>
        </w:rPr>
        <w:tab/>
      </w:r>
      <w:r>
        <w:rPr>
          <w:rFonts w:eastAsia="方正宋刻本秀楷简体" w:hint="eastAsia"/>
        </w:rPr>
        <w:t>交互</w:t>
      </w:r>
    </w:p>
    <w:p w14:paraId="06AC01EB" w14:textId="77777777" w:rsidR="00ED6DF6" w:rsidRDefault="00ED6DF6">
      <w:pPr>
        <w:adjustRightInd w:val="0"/>
        <w:snapToGrid w:val="0"/>
        <w:ind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详细过程可视</w:t>
      </w:r>
    </w:p>
    <w:p w14:paraId="0FD256D6" w14:textId="77777777" w:rsidR="00ED6DF6" w:rsidRDefault="00ED6DF6">
      <w:pPr>
        <w:adjustRightInd w:val="0"/>
        <w:snapToGrid w:val="0"/>
        <w:ind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目标文件存在不覆盖移动且不询问</w:t>
      </w:r>
    </w:p>
    <w:p w14:paraId="135A07A4" w14:textId="77777777" w:rsidR="00367219" w:rsidRDefault="00367219">
      <w:pPr>
        <w:adjustRightInd w:val="0"/>
        <w:snapToGrid w:val="0"/>
        <w:ind w:firstLine="420"/>
        <w:rPr>
          <w:rFonts w:eastAsia="方正宋刻本秀楷简体"/>
        </w:rPr>
      </w:pPr>
    </w:p>
    <w:p w14:paraId="7FE3E562" w14:textId="77777777" w:rsidR="00367219" w:rsidRDefault="00367219" w:rsidP="00367219">
      <w:pPr>
        <w:adjustRightInd w:val="0"/>
        <w:snapToGrid w:val="0"/>
        <w:rPr>
          <w:rFonts w:eastAsia="方正宋刻本秀楷简体"/>
        </w:rPr>
      </w:pPr>
      <w:r>
        <w:rPr>
          <w:rFonts w:eastAsia="方正宋刻本秀楷简体" w:hint="eastAsia"/>
        </w:rPr>
        <w:t>注：</w:t>
      </w:r>
    </w:p>
    <w:p w14:paraId="64E3D364" w14:textId="77777777" w:rsidR="00367219" w:rsidRDefault="00367219" w:rsidP="00367219">
      <w:pPr>
        <w:adjustRightInd w:val="0"/>
        <w:snapToGrid w:val="0"/>
        <w:rPr>
          <w:rFonts w:eastAsia="方正宋刻本秀楷简体"/>
        </w:rPr>
      </w:pPr>
      <w:r>
        <w:rPr>
          <w:rFonts w:eastAsia="方正宋刻本秀楷简体"/>
        </w:rPr>
        <w:t>HFS:</w:t>
      </w:r>
      <w:r w:rsidRPr="00367219">
        <w:rPr>
          <w:rFonts w:eastAsia="方正宋刻本秀楷简体"/>
        </w:rPr>
        <w:t xml:space="preserve"> Filesystem Hierarchy Standard</w:t>
      </w:r>
      <w:r>
        <w:rPr>
          <w:rFonts w:eastAsia="方正宋刻本秀楷简体" w:hint="eastAsia"/>
        </w:rPr>
        <w:t>，让</w:t>
      </w:r>
      <w:r w:rsidRPr="00367219">
        <w:rPr>
          <w:rFonts w:eastAsia="方正宋刻本秀楷简体"/>
        </w:rPr>
        <w:t>使用者了解到已安装软件通常放置于那个目录下</w:t>
      </w:r>
    </w:p>
    <w:p w14:paraId="133187A9" w14:textId="77777777" w:rsidR="00367219" w:rsidRDefault="00367219" w:rsidP="00367219">
      <w:pPr>
        <w:adjustRightInd w:val="0"/>
        <w:snapToGrid w:val="0"/>
        <w:rPr>
          <w:rFonts w:eastAsia="方正宋刻本秀楷简体"/>
        </w:rPr>
      </w:pPr>
    </w:p>
    <w:p w14:paraId="6E2E1A2F" w14:textId="77777777" w:rsidR="00367219" w:rsidRDefault="00367219" w:rsidP="00367219">
      <w:pPr>
        <w:adjustRightInd w:val="0"/>
        <w:snapToGrid w:val="0"/>
        <w:rPr>
          <w:rFonts w:eastAsia="方正宋刻本秀楷简体"/>
        </w:rPr>
      </w:pPr>
      <w:r w:rsidRPr="00367219">
        <w:rPr>
          <w:rFonts w:eastAsia="方正宋刻本秀楷简体"/>
        </w:rPr>
        <w:t>usr</w:t>
      </w:r>
      <w:r w:rsidRPr="00367219">
        <w:rPr>
          <w:rFonts w:eastAsia="方正宋刻本秀楷简体"/>
        </w:rPr>
        <w:t>是</w:t>
      </w:r>
      <w:r w:rsidRPr="00367219">
        <w:rPr>
          <w:rFonts w:eastAsia="方正宋刻本秀楷简体"/>
        </w:rPr>
        <w:t>Unix Software Resource</w:t>
      </w:r>
      <w:r w:rsidRPr="00367219">
        <w:rPr>
          <w:rFonts w:eastAsia="方正宋刻本秀楷简体"/>
        </w:rPr>
        <w:t>的缩写，</w:t>
      </w:r>
      <w:r w:rsidRPr="00367219">
        <w:rPr>
          <w:rFonts w:eastAsia="方正宋刻本秀楷简体"/>
        </w:rPr>
        <w:t>Unix</w:t>
      </w:r>
      <w:r w:rsidRPr="00367219">
        <w:rPr>
          <w:rFonts w:eastAsia="方正宋刻本秀楷简体"/>
        </w:rPr>
        <w:t>操作系统软件资源所放置的目录，而不是使用者的数据</w:t>
      </w:r>
      <w:r>
        <w:rPr>
          <w:rFonts w:eastAsia="方正宋刻本秀楷简体" w:hint="eastAsia"/>
        </w:rPr>
        <w:t>，</w:t>
      </w:r>
      <w:r w:rsidRPr="00367219">
        <w:rPr>
          <w:rFonts w:eastAsia="方正宋刻本秀楷简体"/>
        </w:rPr>
        <w:t>所有系统默认的软件（</w:t>
      </w:r>
      <w:r w:rsidRPr="00367219">
        <w:rPr>
          <w:rFonts w:eastAsia="方正宋刻本秀楷简体"/>
        </w:rPr>
        <w:t>distribution</w:t>
      </w:r>
      <w:r w:rsidRPr="00367219">
        <w:rPr>
          <w:rFonts w:eastAsia="方正宋刻本秀楷简体"/>
        </w:rPr>
        <w:t>发布者提供的软件）都会放置到</w:t>
      </w:r>
      <w:r w:rsidRPr="00367219">
        <w:rPr>
          <w:rFonts w:eastAsia="方正宋刻本秀楷简体"/>
        </w:rPr>
        <w:t>/usr</w:t>
      </w:r>
    </w:p>
    <w:p w14:paraId="79AF7B53" w14:textId="77777777" w:rsidR="00367219" w:rsidRPr="00367219" w:rsidRDefault="00367219" w:rsidP="00367219">
      <w:pPr>
        <w:adjustRightInd w:val="0"/>
        <w:snapToGrid w:val="0"/>
        <w:rPr>
          <w:rFonts w:eastAsia="方正宋刻本秀楷简体"/>
        </w:rPr>
      </w:pPr>
      <w:r w:rsidRPr="00367219">
        <w:rPr>
          <w:rFonts w:eastAsia="方正宋刻本秀楷简体"/>
        </w:rPr>
        <w:t>类似</w:t>
      </w:r>
      <w:r w:rsidRPr="00367219">
        <w:rPr>
          <w:rFonts w:eastAsia="方正宋刻本秀楷简体"/>
        </w:rPr>
        <w:t xml:space="preserve">Windows </w:t>
      </w:r>
      <w:r w:rsidRPr="00367219">
        <w:rPr>
          <w:rFonts w:eastAsia="方正宋刻本秀楷简体"/>
        </w:rPr>
        <w:t>系统的</w:t>
      </w:r>
      <w:r w:rsidRPr="00367219">
        <w:rPr>
          <w:rFonts w:eastAsia="方正宋刻本秀楷简体"/>
        </w:rPr>
        <w:t>“C:\Windows\</w:t>
      </w:r>
      <w:r w:rsidRPr="00367219">
        <w:rPr>
          <w:rFonts w:eastAsia="方正宋刻本秀楷简体"/>
        </w:rPr>
        <w:t>（当中的一部份）</w:t>
      </w:r>
      <w:r w:rsidRPr="00367219">
        <w:rPr>
          <w:rFonts w:eastAsia="方正宋刻本秀楷简体"/>
        </w:rPr>
        <w:t>+ C:\Program files\”</w:t>
      </w:r>
      <w:r w:rsidRPr="00367219">
        <w:rPr>
          <w:rFonts w:eastAsia="方正宋刻本秀楷简体"/>
        </w:rPr>
        <w:t>这两个目录的综合体，系统刚安装完毕时，这个目录会占用最多的硬盘容量</w:t>
      </w:r>
    </w:p>
    <w:p w14:paraId="5C1B21E7" w14:textId="77777777" w:rsidR="00367219" w:rsidRPr="00367219" w:rsidRDefault="00367219" w:rsidP="00367219">
      <w:pPr>
        <w:adjustRightInd w:val="0"/>
        <w:snapToGrid w:val="0"/>
        <w:rPr>
          <w:rFonts w:eastAsia="方正宋刻本秀楷简体"/>
        </w:rPr>
      </w:pPr>
    </w:p>
    <w:p w14:paraId="17F07369" w14:textId="77777777" w:rsidR="00367219" w:rsidRDefault="00367219" w:rsidP="00367219">
      <w:pPr>
        <w:adjustRightInd w:val="0"/>
        <w:snapToGrid w:val="0"/>
        <w:rPr>
          <w:rFonts w:eastAsia="方正宋刻本秀楷简体"/>
        </w:rPr>
      </w:pPr>
      <w:r w:rsidRPr="00367219">
        <w:rPr>
          <w:rFonts w:eastAsia="方正宋刻本秀楷简体"/>
        </w:rPr>
        <w:t>/var</w:t>
      </w:r>
      <w:r w:rsidRPr="00367219">
        <w:rPr>
          <w:rFonts w:eastAsia="方正宋刻本秀楷简体"/>
        </w:rPr>
        <w:t>就是在系统运行后才会渐渐占用硬盘容量的目录。</w:t>
      </w:r>
      <w:r w:rsidRPr="00367219">
        <w:rPr>
          <w:rFonts w:eastAsia="方正宋刻本秀楷简体"/>
        </w:rPr>
        <w:t xml:space="preserve"> </w:t>
      </w:r>
    </w:p>
    <w:p w14:paraId="7E884A79" w14:textId="77777777" w:rsidR="00367219" w:rsidRPr="00367219" w:rsidRDefault="00367219" w:rsidP="00367219">
      <w:pPr>
        <w:adjustRightInd w:val="0"/>
        <w:snapToGrid w:val="0"/>
        <w:rPr>
          <w:rFonts w:eastAsia="方正宋刻本秀楷简体"/>
        </w:rPr>
      </w:pPr>
      <w:r w:rsidRPr="00367219">
        <w:rPr>
          <w:rFonts w:eastAsia="方正宋刻本秀楷简体"/>
        </w:rPr>
        <w:t>/var</w:t>
      </w:r>
      <w:r w:rsidRPr="00367219">
        <w:rPr>
          <w:rFonts w:eastAsia="方正宋刻本秀楷简体"/>
        </w:rPr>
        <w:t>目录主要针对常态性变动的文件，包括高速缓存（</w:t>
      </w:r>
      <w:r w:rsidRPr="00367219">
        <w:rPr>
          <w:rFonts w:eastAsia="方正宋刻本秀楷简体"/>
        </w:rPr>
        <w:t>cache</w:t>
      </w:r>
      <w:r w:rsidRPr="00367219">
        <w:rPr>
          <w:rFonts w:eastAsia="方正宋刻本秀楷简体"/>
        </w:rPr>
        <w:t>）</w:t>
      </w:r>
      <w:r>
        <w:rPr>
          <w:rFonts w:eastAsia="方正宋刻本秀楷简体" w:hint="eastAsia"/>
        </w:rPr>
        <w:t>、</w:t>
      </w:r>
      <w:r w:rsidRPr="00367219">
        <w:rPr>
          <w:rFonts w:eastAsia="方正宋刻本秀楷简体"/>
        </w:rPr>
        <w:t>登录文件（</w:t>
      </w:r>
      <w:r w:rsidRPr="00367219">
        <w:rPr>
          <w:rFonts w:eastAsia="方正宋刻本秀楷简体"/>
        </w:rPr>
        <w:t>log file</w:t>
      </w:r>
      <w:r w:rsidRPr="00367219">
        <w:rPr>
          <w:rFonts w:eastAsia="方正宋刻本秀楷简体"/>
        </w:rPr>
        <w:t>）以及某些软件运行所产生的文件，包括程序文件（</w:t>
      </w:r>
      <w:proofErr w:type="spellStart"/>
      <w:r w:rsidRPr="00367219">
        <w:rPr>
          <w:rFonts w:eastAsia="方正宋刻本秀楷简体"/>
        </w:rPr>
        <w:t>lockfile</w:t>
      </w:r>
      <w:proofErr w:type="spellEnd"/>
      <w:r w:rsidRPr="00367219">
        <w:rPr>
          <w:rFonts w:eastAsia="方正宋刻本秀楷简体"/>
        </w:rPr>
        <w:t>, run file</w:t>
      </w:r>
      <w:r w:rsidRPr="00367219">
        <w:rPr>
          <w:rFonts w:eastAsia="方正宋刻本秀楷简体"/>
        </w:rPr>
        <w:t>）或者例如</w:t>
      </w:r>
      <w:r w:rsidRPr="00367219">
        <w:rPr>
          <w:rFonts w:eastAsia="方正宋刻本秀楷简体"/>
        </w:rPr>
        <w:t>MySQL</w:t>
      </w:r>
      <w:r w:rsidRPr="00367219">
        <w:rPr>
          <w:rFonts w:eastAsia="方正宋刻本秀楷简体"/>
        </w:rPr>
        <w:t>数据库的文件</w:t>
      </w:r>
    </w:p>
    <w:p w14:paraId="4D9E0129" w14:textId="77777777" w:rsidR="00367219" w:rsidRDefault="00367219" w:rsidP="00367219">
      <w:pPr>
        <w:adjustRightInd w:val="0"/>
        <w:snapToGrid w:val="0"/>
        <w:rPr>
          <w:rFonts w:eastAsia="方正宋刻本秀楷简体"/>
        </w:rPr>
      </w:pPr>
    </w:p>
    <w:p w14:paraId="419F6FD1" w14:textId="77777777" w:rsidR="00367219" w:rsidRDefault="00367219" w:rsidP="00367219">
      <w:pPr>
        <w:adjustRightInd w:val="0"/>
        <w:snapToGrid w:val="0"/>
        <w:rPr>
          <w:rFonts w:eastAsia="方正宋刻本秀楷简体"/>
        </w:rPr>
      </w:pPr>
      <w:r w:rsidRPr="00367219">
        <w:rPr>
          <w:rFonts w:eastAsia="方正宋刻本秀楷简体"/>
        </w:rPr>
        <w:t>将许多原本应该要在根目录</w:t>
      </w:r>
      <w:r w:rsidRPr="00367219">
        <w:rPr>
          <w:rFonts w:eastAsia="方正宋刻本秀楷简体"/>
        </w:rPr>
        <w:t xml:space="preserve"> </w:t>
      </w:r>
      <w:r w:rsidRPr="00367219">
        <w:rPr>
          <w:rFonts w:eastAsia="方正宋刻本秀楷简体"/>
        </w:rPr>
        <w:t>（</w:t>
      </w:r>
      <w:r w:rsidRPr="00367219">
        <w:rPr>
          <w:rFonts w:eastAsia="方正宋刻本秀楷简体"/>
        </w:rPr>
        <w:t>/</w:t>
      </w:r>
      <w:r w:rsidRPr="00367219">
        <w:rPr>
          <w:rFonts w:eastAsia="方正宋刻本秀楷简体"/>
        </w:rPr>
        <w:t>）</w:t>
      </w:r>
      <w:r w:rsidRPr="00367219">
        <w:rPr>
          <w:rFonts w:eastAsia="方正宋刻本秀楷简体"/>
        </w:rPr>
        <w:t xml:space="preserve"> </w:t>
      </w:r>
      <w:r w:rsidRPr="00367219">
        <w:rPr>
          <w:rFonts w:eastAsia="方正宋刻本秀楷简体"/>
        </w:rPr>
        <w:t>里面的目录，将他内部数据全部挪到</w:t>
      </w:r>
      <w:r w:rsidRPr="00367219">
        <w:rPr>
          <w:rFonts w:eastAsia="方正宋刻本秀楷简体"/>
        </w:rPr>
        <w:t xml:space="preserve"> /usr </w:t>
      </w:r>
      <w:r w:rsidRPr="00367219">
        <w:rPr>
          <w:rFonts w:eastAsia="方正宋刻本秀楷简体"/>
        </w:rPr>
        <w:t>里面去，然后进行链接设置</w:t>
      </w:r>
    </w:p>
    <w:p w14:paraId="1C916A50" w14:textId="77777777" w:rsidR="00367219" w:rsidRDefault="00367219" w:rsidP="00367219">
      <w:pPr>
        <w:adjustRightInd w:val="0"/>
        <w:snapToGrid w:val="0"/>
        <w:ind w:left="420"/>
        <w:rPr>
          <w:rFonts w:eastAsia="方正宋刻本秀楷简体"/>
        </w:rPr>
      </w:pPr>
      <w:r w:rsidRPr="00367219">
        <w:rPr>
          <w:rFonts w:eastAsia="方正宋刻本秀楷简体"/>
        </w:rPr>
        <w:t>/</w:t>
      </w:r>
      <w:proofErr w:type="gramStart"/>
      <w:r w:rsidRPr="00367219">
        <w:rPr>
          <w:rFonts w:eastAsia="方正宋刻本秀楷简体"/>
        </w:rPr>
        <w:t>bin</w:t>
      </w:r>
      <w:proofErr w:type="gramEnd"/>
      <w:r w:rsidRPr="00367219">
        <w:rPr>
          <w:rFonts w:eastAsia="方正宋刻本秀楷简体"/>
        </w:rPr>
        <w:t xml:space="preserve"> --&gt; /usr/bin</w:t>
      </w:r>
      <w:r w:rsidRPr="00367219">
        <w:rPr>
          <w:rFonts w:eastAsia="方正宋刻本秀楷简体"/>
        </w:rPr>
        <w:br/>
        <w:t>/sbin --&gt; /usr/sbin</w:t>
      </w:r>
      <w:r w:rsidRPr="00367219">
        <w:rPr>
          <w:rFonts w:eastAsia="方正宋刻本秀楷简体"/>
        </w:rPr>
        <w:br/>
        <w:t>/lib --&gt; /usr/lib</w:t>
      </w:r>
      <w:r w:rsidRPr="00367219">
        <w:rPr>
          <w:rFonts w:eastAsia="方正宋刻本秀楷简体"/>
        </w:rPr>
        <w:br/>
        <w:t>/lib64 --&gt; /usr/lib64</w:t>
      </w:r>
      <w:r w:rsidRPr="00367219">
        <w:rPr>
          <w:rFonts w:eastAsia="方正宋刻本秀楷简体"/>
        </w:rPr>
        <w:br/>
        <w:t>/var/lock --&gt; /run/lock</w:t>
      </w:r>
      <w:r w:rsidRPr="00367219">
        <w:rPr>
          <w:rFonts w:eastAsia="方正宋刻本秀楷简体"/>
        </w:rPr>
        <w:br/>
        <w:t>/var/run --&gt; /run</w:t>
      </w:r>
    </w:p>
    <w:p w14:paraId="11A83A2F" w14:textId="77777777" w:rsidR="00ED6DF6" w:rsidRDefault="00ED6DF6">
      <w:pPr>
        <w:adjustRightInd w:val="0"/>
        <w:snapToGrid w:val="0"/>
        <w:rPr>
          <w:rFonts w:eastAsia="方正宋刻本秀楷简体"/>
          <w:b/>
          <w:bCs/>
          <w:sz w:val="36"/>
          <w:szCs w:val="44"/>
        </w:rPr>
      </w:pPr>
      <w:r>
        <w:rPr>
          <w:rFonts w:eastAsia="方正宋刻本秀楷简体" w:hint="eastAsia"/>
        </w:rPr>
        <w:br w:type="page"/>
      </w:r>
      <w:r>
        <w:rPr>
          <w:rFonts w:eastAsia="方正宋刻本秀楷简体" w:hint="eastAsia"/>
          <w:b/>
          <w:bCs/>
          <w:sz w:val="36"/>
          <w:szCs w:val="44"/>
        </w:rPr>
        <w:lastRenderedPageBreak/>
        <w:t>权限管理</w:t>
      </w:r>
    </w:p>
    <w:p w14:paraId="7DCCDC9C" w14:textId="77777777" w:rsidR="00ED6DF6" w:rsidRDefault="00ED6DF6">
      <w:pPr>
        <w:adjustRightInd w:val="0"/>
        <w:snapToGrid w:val="0"/>
        <w:ind w:firstLine="420"/>
        <w:rPr>
          <w:rFonts w:eastAsia="方正宋刻本秀楷简体"/>
        </w:rPr>
      </w:pPr>
    </w:p>
    <w:p w14:paraId="37384E13"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chmod</w:t>
      </w:r>
    </w:p>
    <w:p w14:paraId="0617FD0E"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递归</w:t>
      </w:r>
    </w:p>
    <w:p w14:paraId="6153C6DE" w14:textId="77777777" w:rsidR="00ED6DF6" w:rsidRDefault="00ED6DF6">
      <w:pPr>
        <w:adjustRightInd w:val="0"/>
        <w:snapToGrid w:val="0"/>
        <w:rPr>
          <w:rFonts w:eastAsia="方正宋刻本秀楷简体"/>
        </w:rPr>
      </w:pPr>
      <w:proofErr w:type="spellStart"/>
      <w:r>
        <w:rPr>
          <w:rFonts w:eastAsia="方正宋刻本秀楷简体" w:hint="eastAsia"/>
        </w:rPr>
        <w:t>ugoa</w:t>
      </w:r>
      <w:proofErr w:type="spellEnd"/>
      <w:r>
        <w:rPr>
          <w:rFonts w:eastAsia="方正宋刻本秀楷简体" w:hint="eastAsia"/>
        </w:rPr>
        <w:tab/>
        <w:t xml:space="preserve">   +-=</w:t>
      </w:r>
      <w:r>
        <w:rPr>
          <w:rFonts w:eastAsia="方正宋刻本秀楷简体" w:hint="eastAsia"/>
        </w:rPr>
        <w:tab/>
      </w:r>
      <w:proofErr w:type="spellStart"/>
      <w:r>
        <w:rPr>
          <w:rFonts w:eastAsia="方正宋刻本秀楷简体" w:hint="eastAsia"/>
        </w:rPr>
        <w:t>rwx</w:t>
      </w:r>
      <w:proofErr w:type="spellEnd"/>
      <w:r>
        <w:rPr>
          <w:rFonts w:eastAsia="方正宋刻本秀楷简体" w:hint="eastAsia"/>
        </w:rPr>
        <w:tab/>
      </w:r>
      <w:r>
        <w:rPr>
          <w:rFonts w:eastAsia="方正宋刻本秀楷简体" w:hint="eastAsia"/>
        </w:rPr>
        <w:t>基本权限，多个身份同时修改权限用“</w:t>
      </w:r>
      <w:r>
        <w:rPr>
          <w:rFonts w:eastAsia="方正宋刻本秀楷简体" w:hint="eastAsia"/>
        </w:rPr>
        <w:t>,</w:t>
      </w:r>
      <w:r>
        <w:rPr>
          <w:rFonts w:eastAsia="方正宋刻本秀楷简体" w:hint="eastAsia"/>
        </w:rPr>
        <w:t>”隔开</w:t>
      </w:r>
    </w:p>
    <w:p w14:paraId="6601291C" w14:textId="77777777" w:rsidR="00ED6DF6" w:rsidRDefault="00ED6DF6">
      <w:pPr>
        <w:adjustRightInd w:val="0"/>
        <w:snapToGrid w:val="0"/>
        <w:rPr>
          <w:rFonts w:eastAsia="方正宋刻本秀楷简体"/>
        </w:rPr>
      </w:pPr>
      <w:r>
        <w:rPr>
          <w:rFonts w:eastAsia="方正宋刻本秀楷简体" w:hint="eastAsia"/>
        </w:rPr>
        <w:t>r4 w2 x1</w:t>
      </w:r>
      <w:r>
        <w:rPr>
          <w:rFonts w:eastAsia="方正宋刻本秀楷简体" w:hint="eastAsia"/>
        </w:rPr>
        <w:tab/>
      </w:r>
      <w:r>
        <w:rPr>
          <w:rFonts w:eastAsia="方正宋刻本秀楷简体" w:hint="eastAsia"/>
        </w:rPr>
        <w:tab/>
        <w:t>644</w:t>
      </w:r>
      <w:r>
        <w:rPr>
          <w:rFonts w:eastAsia="方正宋刻本秀楷简体" w:hint="eastAsia"/>
        </w:rPr>
        <w:t>文件基本权限</w:t>
      </w:r>
      <w:r>
        <w:rPr>
          <w:rFonts w:eastAsia="方正宋刻本秀楷简体" w:hint="eastAsia"/>
        </w:rPr>
        <w:tab/>
      </w:r>
      <w:r>
        <w:rPr>
          <w:rFonts w:eastAsia="方正宋刻本秀楷简体" w:hint="eastAsia"/>
        </w:rPr>
        <w:tab/>
        <w:t>755</w:t>
      </w:r>
      <w:r>
        <w:rPr>
          <w:rFonts w:eastAsia="方正宋刻本秀楷简体" w:hint="eastAsia"/>
        </w:rPr>
        <w:t>文件执行权限和文件夹基本权限</w:t>
      </w:r>
    </w:p>
    <w:p w14:paraId="5592F7AE" w14:textId="77777777" w:rsidR="00ED6DF6" w:rsidRDefault="00ED6DF6">
      <w:pPr>
        <w:adjustRightInd w:val="0"/>
        <w:snapToGrid w:val="0"/>
        <w:rPr>
          <w:rFonts w:eastAsia="方正宋刻本秀楷简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5"/>
        <w:gridCol w:w="1704"/>
        <w:gridCol w:w="2005"/>
        <w:gridCol w:w="1404"/>
      </w:tblGrid>
      <w:tr w:rsidR="00ED6DF6" w14:paraId="0E35CBB9" w14:textId="77777777">
        <w:trPr>
          <w:jc w:val="center"/>
        </w:trPr>
        <w:tc>
          <w:tcPr>
            <w:tcW w:w="1704" w:type="dxa"/>
            <w:vAlign w:val="center"/>
          </w:tcPr>
          <w:p w14:paraId="0234A641" w14:textId="77777777" w:rsidR="00ED6DF6" w:rsidRDefault="00ED6DF6">
            <w:pPr>
              <w:adjustRightInd w:val="0"/>
              <w:snapToGrid w:val="0"/>
              <w:jc w:val="center"/>
              <w:rPr>
                <w:rFonts w:eastAsia="方正宋刻本秀楷简体"/>
                <w:sz w:val="22"/>
                <w:szCs w:val="28"/>
              </w:rPr>
            </w:pPr>
          </w:p>
        </w:tc>
        <w:tc>
          <w:tcPr>
            <w:tcW w:w="1705" w:type="dxa"/>
            <w:vAlign w:val="center"/>
          </w:tcPr>
          <w:p w14:paraId="38DACF80" w14:textId="77777777" w:rsidR="00ED6DF6" w:rsidRDefault="00ED6DF6">
            <w:pPr>
              <w:adjustRightInd w:val="0"/>
              <w:snapToGrid w:val="0"/>
              <w:jc w:val="center"/>
              <w:rPr>
                <w:rFonts w:eastAsia="方正宋刻本秀楷简体"/>
              </w:rPr>
            </w:pPr>
            <w:r>
              <w:rPr>
                <w:rFonts w:eastAsia="方正宋刻本秀楷简体" w:hint="eastAsia"/>
              </w:rPr>
              <w:t>文件</w:t>
            </w:r>
          </w:p>
        </w:tc>
        <w:tc>
          <w:tcPr>
            <w:tcW w:w="1704" w:type="dxa"/>
            <w:vAlign w:val="center"/>
          </w:tcPr>
          <w:p w14:paraId="3D572AB5" w14:textId="77777777" w:rsidR="00ED6DF6" w:rsidRDefault="00ED6DF6">
            <w:pPr>
              <w:adjustRightInd w:val="0"/>
              <w:snapToGrid w:val="0"/>
              <w:jc w:val="center"/>
              <w:rPr>
                <w:rFonts w:eastAsia="方正宋刻本秀楷简体"/>
              </w:rPr>
            </w:pPr>
          </w:p>
        </w:tc>
        <w:tc>
          <w:tcPr>
            <w:tcW w:w="2005" w:type="dxa"/>
            <w:vAlign w:val="center"/>
          </w:tcPr>
          <w:p w14:paraId="540E3DFD" w14:textId="77777777" w:rsidR="00ED6DF6" w:rsidRDefault="00ED6DF6">
            <w:pPr>
              <w:adjustRightInd w:val="0"/>
              <w:snapToGrid w:val="0"/>
              <w:jc w:val="center"/>
              <w:rPr>
                <w:rFonts w:eastAsia="方正宋刻本秀楷简体"/>
              </w:rPr>
            </w:pPr>
            <w:r>
              <w:rPr>
                <w:rFonts w:eastAsia="方正宋刻本秀楷简体" w:hint="eastAsia"/>
              </w:rPr>
              <w:t>文件夹</w:t>
            </w:r>
          </w:p>
        </w:tc>
        <w:tc>
          <w:tcPr>
            <w:tcW w:w="1404" w:type="dxa"/>
            <w:vAlign w:val="center"/>
          </w:tcPr>
          <w:p w14:paraId="416D03C1" w14:textId="77777777" w:rsidR="00ED6DF6" w:rsidRDefault="00ED6DF6">
            <w:pPr>
              <w:adjustRightInd w:val="0"/>
              <w:snapToGrid w:val="0"/>
              <w:jc w:val="center"/>
              <w:rPr>
                <w:rFonts w:eastAsia="方正宋刻本秀楷简体"/>
              </w:rPr>
            </w:pPr>
          </w:p>
        </w:tc>
      </w:tr>
      <w:tr w:rsidR="00ED6DF6" w14:paraId="78BB388C" w14:textId="77777777">
        <w:trPr>
          <w:jc w:val="center"/>
        </w:trPr>
        <w:tc>
          <w:tcPr>
            <w:tcW w:w="1704" w:type="dxa"/>
            <w:vAlign w:val="center"/>
          </w:tcPr>
          <w:p w14:paraId="40D52C0F" w14:textId="77777777" w:rsidR="00ED6DF6" w:rsidRDefault="00ED6DF6">
            <w:pPr>
              <w:adjustRightInd w:val="0"/>
              <w:snapToGrid w:val="0"/>
              <w:jc w:val="center"/>
              <w:rPr>
                <w:rFonts w:eastAsia="方正宋刻本秀楷简体"/>
                <w:sz w:val="22"/>
                <w:szCs w:val="28"/>
              </w:rPr>
            </w:pPr>
            <w:r>
              <w:rPr>
                <w:rFonts w:eastAsia="方正宋刻本秀楷简体" w:hint="eastAsia"/>
                <w:sz w:val="22"/>
                <w:szCs w:val="28"/>
              </w:rPr>
              <w:t>r</w:t>
            </w:r>
          </w:p>
        </w:tc>
        <w:tc>
          <w:tcPr>
            <w:tcW w:w="1705" w:type="dxa"/>
            <w:vAlign w:val="center"/>
          </w:tcPr>
          <w:p w14:paraId="4D080999" w14:textId="77777777" w:rsidR="00ED6DF6" w:rsidRDefault="00ED6DF6">
            <w:pPr>
              <w:adjustRightInd w:val="0"/>
              <w:snapToGrid w:val="0"/>
              <w:jc w:val="center"/>
              <w:rPr>
                <w:rFonts w:eastAsia="方正宋刻本秀楷简体"/>
              </w:rPr>
            </w:pPr>
            <w:r>
              <w:rPr>
                <w:rFonts w:eastAsia="方正宋刻本秀楷简体" w:hint="eastAsia"/>
              </w:rPr>
              <w:t>读取文件</w:t>
            </w:r>
          </w:p>
        </w:tc>
        <w:tc>
          <w:tcPr>
            <w:tcW w:w="1704" w:type="dxa"/>
            <w:vAlign w:val="center"/>
          </w:tcPr>
          <w:p w14:paraId="48651DBB" w14:textId="77777777" w:rsidR="00ED6DF6" w:rsidRDefault="00ED6DF6">
            <w:pPr>
              <w:adjustRightInd w:val="0"/>
              <w:snapToGrid w:val="0"/>
              <w:jc w:val="center"/>
              <w:rPr>
                <w:rFonts w:eastAsia="方正宋刻本秀楷简体"/>
              </w:rPr>
            </w:pPr>
            <w:r>
              <w:rPr>
                <w:rFonts w:eastAsia="方正宋刻本秀楷简体" w:hint="eastAsia"/>
              </w:rPr>
              <w:t>cat</w:t>
            </w:r>
            <w:r>
              <w:rPr>
                <w:rFonts w:eastAsia="方正宋刻本秀楷简体" w:hint="eastAsia"/>
              </w:rPr>
              <w:t>、</w:t>
            </w:r>
            <w:r>
              <w:rPr>
                <w:rFonts w:eastAsia="方正宋刻本秀楷简体" w:hint="eastAsia"/>
              </w:rPr>
              <w:t>more</w:t>
            </w:r>
            <w:r>
              <w:rPr>
                <w:rFonts w:eastAsia="方正宋刻本秀楷简体" w:hint="eastAsia"/>
              </w:rPr>
              <w:t>、</w:t>
            </w:r>
            <w:r>
              <w:rPr>
                <w:rFonts w:eastAsia="方正宋刻本秀楷简体" w:hint="eastAsia"/>
              </w:rPr>
              <w:t>head</w:t>
            </w:r>
          </w:p>
        </w:tc>
        <w:tc>
          <w:tcPr>
            <w:tcW w:w="2005" w:type="dxa"/>
            <w:vAlign w:val="center"/>
          </w:tcPr>
          <w:p w14:paraId="6A325F08" w14:textId="77777777" w:rsidR="00ED6DF6" w:rsidRDefault="00ED6DF6">
            <w:pPr>
              <w:adjustRightInd w:val="0"/>
              <w:snapToGrid w:val="0"/>
              <w:jc w:val="center"/>
              <w:rPr>
                <w:rFonts w:eastAsia="方正宋刻本秀楷简体"/>
              </w:rPr>
            </w:pPr>
            <w:r>
              <w:rPr>
                <w:rFonts w:eastAsia="方正宋刻本秀楷简体" w:hint="eastAsia"/>
              </w:rPr>
              <w:t>查看目录</w:t>
            </w:r>
            <w:proofErr w:type="gramStart"/>
            <w:r>
              <w:rPr>
                <w:rFonts w:eastAsia="方正宋刻本秀楷简体" w:hint="eastAsia"/>
              </w:rPr>
              <w:t>下内容</w:t>
            </w:r>
            <w:proofErr w:type="gramEnd"/>
          </w:p>
        </w:tc>
        <w:tc>
          <w:tcPr>
            <w:tcW w:w="1404" w:type="dxa"/>
            <w:vAlign w:val="center"/>
          </w:tcPr>
          <w:p w14:paraId="2974966A" w14:textId="77777777" w:rsidR="00ED6DF6" w:rsidRDefault="00ED6DF6">
            <w:pPr>
              <w:adjustRightInd w:val="0"/>
              <w:snapToGrid w:val="0"/>
              <w:jc w:val="center"/>
              <w:rPr>
                <w:rFonts w:eastAsia="方正宋刻本秀楷简体"/>
              </w:rPr>
            </w:pPr>
            <w:r>
              <w:rPr>
                <w:rFonts w:eastAsia="方正宋刻本秀楷简体" w:hint="eastAsia"/>
              </w:rPr>
              <w:t>ls</w:t>
            </w:r>
          </w:p>
        </w:tc>
      </w:tr>
      <w:tr w:rsidR="00ED6DF6" w14:paraId="29FE2A70" w14:textId="77777777">
        <w:trPr>
          <w:trHeight w:val="893"/>
          <w:jc w:val="center"/>
        </w:trPr>
        <w:tc>
          <w:tcPr>
            <w:tcW w:w="1704" w:type="dxa"/>
            <w:vAlign w:val="center"/>
          </w:tcPr>
          <w:p w14:paraId="41753D1C" w14:textId="77777777" w:rsidR="00ED6DF6" w:rsidRDefault="00ED6DF6">
            <w:pPr>
              <w:adjustRightInd w:val="0"/>
              <w:snapToGrid w:val="0"/>
              <w:jc w:val="center"/>
              <w:rPr>
                <w:rFonts w:eastAsia="方正宋刻本秀楷简体"/>
                <w:sz w:val="22"/>
                <w:szCs w:val="28"/>
              </w:rPr>
            </w:pPr>
            <w:r>
              <w:rPr>
                <w:rFonts w:eastAsia="方正宋刻本秀楷简体" w:hint="eastAsia"/>
                <w:sz w:val="22"/>
                <w:szCs w:val="28"/>
              </w:rPr>
              <w:t>w</w:t>
            </w:r>
          </w:p>
        </w:tc>
        <w:tc>
          <w:tcPr>
            <w:tcW w:w="1705" w:type="dxa"/>
            <w:vAlign w:val="center"/>
          </w:tcPr>
          <w:p w14:paraId="49B62487" w14:textId="77777777" w:rsidR="00ED6DF6" w:rsidRDefault="00ED6DF6">
            <w:pPr>
              <w:adjustRightInd w:val="0"/>
              <w:snapToGrid w:val="0"/>
              <w:jc w:val="center"/>
              <w:rPr>
                <w:rFonts w:eastAsia="方正宋刻本秀楷简体"/>
              </w:rPr>
            </w:pPr>
            <w:r>
              <w:rPr>
                <w:rFonts w:eastAsia="方正宋刻本秀楷简体" w:hint="eastAsia"/>
              </w:rPr>
              <w:t>修改文件</w:t>
            </w:r>
          </w:p>
        </w:tc>
        <w:tc>
          <w:tcPr>
            <w:tcW w:w="1704" w:type="dxa"/>
            <w:vAlign w:val="center"/>
          </w:tcPr>
          <w:p w14:paraId="6BA42236" w14:textId="77777777" w:rsidR="00ED6DF6" w:rsidRDefault="00ED6DF6">
            <w:pPr>
              <w:adjustRightInd w:val="0"/>
              <w:snapToGrid w:val="0"/>
              <w:jc w:val="center"/>
              <w:rPr>
                <w:rFonts w:eastAsia="方正宋刻本秀楷简体"/>
                <w:color w:val="FF0000"/>
              </w:rPr>
            </w:pPr>
            <w:r>
              <w:rPr>
                <w:rFonts w:eastAsia="方正宋刻本秀楷简体" w:hint="eastAsia"/>
              </w:rPr>
              <w:t>vim</w:t>
            </w:r>
            <w:r>
              <w:rPr>
                <w:rFonts w:eastAsia="方正宋刻本秀楷简体" w:hint="eastAsia"/>
              </w:rPr>
              <w:t>、</w:t>
            </w:r>
            <w:r>
              <w:rPr>
                <w:rFonts w:eastAsia="方正宋刻本秀楷简体" w:hint="eastAsia"/>
              </w:rPr>
              <w:t>echo</w:t>
            </w:r>
          </w:p>
        </w:tc>
        <w:tc>
          <w:tcPr>
            <w:tcW w:w="2005" w:type="dxa"/>
            <w:vAlign w:val="center"/>
          </w:tcPr>
          <w:p w14:paraId="12C16349" w14:textId="77777777" w:rsidR="00ED6DF6" w:rsidRDefault="00ED6DF6">
            <w:pPr>
              <w:adjustRightInd w:val="0"/>
              <w:snapToGrid w:val="0"/>
              <w:jc w:val="center"/>
              <w:rPr>
                <w:rFonts w:eastAsia="方正宋刻本秀楷简体"/>
                <w:color w:val="FF0000"/>
                <w:sz w:val="18"/>
                <w:szCs w:val="21"/>
              </w:rPr>
            </w:pPr>
            <w:r>
              <w:rPr>
                <w:rFonts w:eastAsia="方正宋刻本秀楷简体" w:hint="eastAsia"/>
                <w:color w:val="FF0000"/>
                <w:sz w:val="18"/>
                <w:szCs w:val="21"/>
              </w:rPr>
              <w:t>在目录中新建、删除、复制、剪切目录及文件</w:t>
            </w:r>
          </w:p>
          <w:p w14:paraId="200AB021" w14:textId="77777777" w:rsidR="00ED6DF6" w:rsidRDefault="00ED6DF6">
            <w:pPr>
              <w:adjustRightInd w:val="0"/>
              <w:snapToGrid w:val="0"/>
              <w:jc w:val="center"/>
              <w:rPr>
                <w:rFonts w:eastAsia="方正宋刻本秀楷简体"/>
              </w:rPr>
            </w:pPr>
            <w:r>
              <w:rPr>
                <w:rFonts w:eastAsia="方正宋刻本秀楷简体" w:hint="eastAsia"/>
                <w:color w:val="FF0000"/>
                <w:sz w:val="18"/>
                <w:szCs w:val="21"/>
                <w:u w:val="single"/>
              </w:rPr>
              <w:t>文件夹的最高权限</w:t>
            </w:r>
          </w:p>
        </w:tc>
        <w:tc>
          <w:tcPr>
            <w:tcW w:w="1404" w:type="dxa"/>
            <w:vAlign w:val="center"/>
          </w:tcPr>
          <w:p w14:paraId="551395D6" w14:textId="77777777" w:rsidR="00ED6DF6" w:rsidRDefault="00ED6DF6">
            <w:pPr>
              <w:adjustRightInd w:val="0"/>
              <w:snapToGrid w:val="0"/>
              <w:jc w:val="center"/>
              <w:rPr>
                <w:rFonts w:eastAsia="方正宋刻本秀楷简体"/>
                <w:color w:val="FF0000"/>
              </w:rPr>
            </w:pPr>
            <w:r>
              <w:rPr>
                <w:rFonts w:eastAsia="方正宋刻本秀楷简体" w:hint="eastAsia"/>
                <w:color w:val="FF0000"/>
              </w:rPr>
              <w:t>touch mkdir</w:t>
            </w:r>
          </w:p>
          <w:p w14:paraId="6B682741" w14:textId="77777777" w:rsidR="00ED6DF6" w:rsidRDefault="00ED6DF6">
            <w:pPr>
              <w:adjustRightInd w:val="0"/>
              <w:snapToGrid w:val="0"/>
              <w:jc w:val="center"/>
              <w:rPr>
                <w:rFonts w:eastAsia="方正宋刻本秀楷简体"/>
                <w:color w:val="FF0000"/>
              </w:rPr>
            </w:pPr>
            <w:r>
              <w:rPr>
                <w:rFonts w:eastAsia="方正宋刻本秀楷简体" w:hint="eastAsia"/>
                <w:color w:val="FF0000"/>
              </w:rPr>
              <w:t>rm</w:t>
            </w:r>
          </w:p>
          <w:p w14:paraId="15B6D3C3" w14:textId="77777777" w:rsidR="00ED6DF6" w:rsidRDefault="00ED6DF6">
            <w:pPr>
              <w:adjustRightInd w:val="0"/>
              <w:snapToGrid w:val="0"/>
              <w:jc w:val="center"/>
              <w:rPr>
                <w:rFonts w:eastAsia="方正宋刻本秀楷简体"/>
                <w:color w:val="FF0000"/>
              </w:rPr>
            </w:pPr>
            <w:r>
              <w:rPr>
                <w:rFonts w:eastAsia="方正宋刻本秀楷简体" w:hint="eastAsia"/>
                <w:color w:val="FF0000"/>
              </w:rPr>
              <w:t>cp mv</w:t>
            </w:r>
          </w:p>
          <w:p w14:paraId="21E6B017" w14:textId="77777777" w:rsidR="00ED6DF6" w:rsidRDefault="00ED6DF6">
            <w:pPr>
              <w:adjustRightInd w:val="0"/>
              <w:snapToGrid w:val="0"/>
              <w:jc w:val="center"/>
              <w:rPr>
                <w:rFonts w:eastAsia="方正宋刻本秀楷简体"/>
                <w:color w:val="FF0000"/>
              </w:rPr>
            </w:pPr>
          </w:p>
        </w:tc>
      </w:tr>
      <w:tr w:rsidR="00ED6DF6" w14:paraId="471A11C9" w14:textId="77777777">
        <w:trPr>
          <w:jc w:val="center"/>
        </w:trPr>
        <w:tc>
          <w:tcPr>
            <w:tcW w:w="1704" w:type="dxa"/>
            <w:vAlign w:val="center"/>
          </w:tcPr>
          <w:p w14:paraId="16AEDA7D" w14:textId="77777777" w:rsidR="00ED6DF6" w:rsidRDefault="00ED6DF6">
            <w:pPr>
              <w:adjustRightInd w:val="0"/>
              <w:snapToGrid w:val="0"/>
              <w:jc w:val="center"/>
              <w:rPr>
                <w:rFonts w:eastAsia="方正宋刻本秀楷简体"/>
                <w:sz w:val="22"/>
                <w:szCs w:val="28"/>
              </w:rPr>
            </w:pPr>
            <w:r>
              <w:rPr>
                <w:rFonts w:eastAsia="方正宋刻本秀楷简体" w:hint="eastAsia"/>
                <w:sz w:val="22"/>
                <w:szCs w:val="28"/>
              </w:rPr>
              <w:t>x</w:t>
            </w:r>
          </w:p>
        </w:tc>
        <w:tc>
          <w:tcPr>
            <w:tcW w:w="1705" w:type="dxa"/>
            <w:vAlign w:val="center"/>
          </w:tcPr>
          <w:p w14:paraId="4D00B20B" w14:textId="77777777" w:rsidR="00ED6DF6" w:rsidRDefault="00ED6DF6">
            <w:pPr>
              <w:adjustRightInd w:val="0"/>
              <w:snapToGrid w:val="0"/>
              <w:jc w:val="center"/>
              <w:rPr>
                <w:rFonts w:eastAsia="方正宋刻本秀楷简体"/>
                <w:color w:val="FF0000"/>
              </w:rPr>
            </w:pPr>
            <w:r>
              <w:rPr>
                <w:rFonts w:eastAsia="方正宋刻本秀楷简体" w:hint="eastAsia"/>
                <w:color w:val="FF0000"/>
              </w:rPr>
              <w:t>执行文件</w:t>
            </w:r>
          </w:p>
          <w:p w14:paraId="2EBB3886" w14:textId="77777777" w:rsidR="00ED6DF6" w:rsidRDefault="00ED6DF6">
            <w:pPr>
              <w:adjustRightInd w:val="0"/>
              <w:snapToGrid w:val="0"/>
              <w:jc w:val="center"/>
              <w:rPr>
                <w:rFonts w:eastAsia="方正宋刻本秀楷简体"/>
              </w:rPr>
            </w:pPr>
            <w:r>
              <w:rPr>
                <w:rFonts w:eastAsia="方正宋刻本秀楷简体" w:hint="eastAsia"/>
                <w:color w:val="FF0000"/>
                <w:u w:val="single"/>
              </w:rPr>
              <w:t>文件的最高权限</w:t>
            </w:r>
          </w:p>
        </w:tc>
        <w:tc>
          <w:tcPr>
            <w:tcW w:w="1704" w:type="dxa"/>
            <w:vAlign w:val="center"/>
          </w:tcPr>
          <w:p w14:paraId="5F742F11" w14:textId="77777777" w:rsidR="00ED6DF6" w:rsidRDefault="00ED6DF6">
            <w:pPr>
              <w:adjustRightInd w:val="0"/>
              <w:snapToGrid w:val="0"/>
              <w:jc w:val="center"/>
              <w:rPr>
                <w:rFonts w:eastAsia="方正宋刻本秀楷简体"/>
              </w:rPr>
            </w:pPr>
            <w:r>
              <w:rPr>
                <w:rFonts w:eastAsia="方正宋刻本秀楷简体" w:hint="eastAsia"/>
              </w:rPr>
              <w:t>可执行文件</w:t>
            </w:r>
          </w:p>
          <w:p w14:paraId="073E7679" w14:textId="77777777" w:rsidR="00ED6DF6" w:rsidRDefault="00ED6DF6">
            <w:pPr>
              <w:adjustRightInd w:val="0"/>
              <w:snapToGrid w:val="0"/>
              <w:jc w:val="center"/>
              <w:rPr>
                <w:rFonts w:eastAsia="方正宋刻本秀楷简体"/>
                <w:color w:val="FF0000"/>
              </w:rPr>
            </w:pPr>
            <w:proofErr w:type="spellStart"/>
            <w:r>
              <w:rPr>
                <w:rFonts w:eastAsia="方正宋刻本秀楷简体" w:hint="eastAsia"/>
              </w:rPr>
              <w:t>py</w:t>
            </w:r>
            <w:proofErr w:type="spellEnd"/>
            <w:r>
              <w:rPr>
                <w:rFonts w:eastAsia="方正宋刻本秀楷简体" w:hint="eastAsia"/>
              </w:rPr>
              <w:t xml:space="preserve"> </w:t>
            </w:r>
            <w:proofErr w:type="spellStart"/>
            <w:r>
              <w:rPr>
                <w:rFonts w:eastAsia="方正宋刻本秀楷简体" w:hint="eastAsia"/>
              </w:rPr>
              <w:t>sh</w:t>
            </w:r>
            <w:proofErr w:type="spellEnd"/>
            <w:r>
              <w:rPr>
                <w:rFonts w:eastAsia="方正宋刻本秀楷简体" w:hint="eastAsia"/>
              </w:rPr>
              <w:t>等</w:t>
            </w:r>
          </w:p>
        </w:tc>
        <w:tc>
          <w:tcPr>
            <w:tcW w:w="2005" w:type="dxa"/>
            <w:vAlign w:val="center"/>
          </w:tcPr>
          <w:p w14:paraId="0253A487" w14:textId="77777777" w:rsidR="00ED6DF6" w:rsidRDefault="00ED6DF6">
            <w:pPr>
              <w:adjustRightInd w:val="0"/>
              <w:snapToGrid w:val="0"/>
              <w:jc w:val="center"/>
              <w:rPr>
                <w:rFonts w:eastAsia="方正宋刻本秀楷简体"/>
              </w:rPr>
            </w:pPr>
            <w:r>
              <w:rPr>
                <w:rFonts w:eastAsia="方正宋刻本秀楷简体" w:hint="eastAsia"/>
                <w:sz w:val="18"/>
                <w:szCs w:val="21"/>
              </w:rPr>
              <w:t>进入目录</w:t>
            </w:r>
            <w:r>
              <w:rPr>
                <w:rFonts w:eastAsia="方正宋刻本秀楷简体" w:hint="eastAsia"/>
                <w:sz w:val="18"/>
                <w:szCs w:val="21"/>
              </w:rPr>
              <w:t>,</w:t>
            </w:r>
            <w:proofErr w:type="spellStart"/>
            <w:r>
              <w:rPr>
                <w:rFonts w:eastAsia="方正宋刻本秀楷简体" w:hint="eastAsia"/>
                <w:sz w:val="18"/>
                <w:szCs w:val="21"/>
              </w:rPr>
              <w:t>rx</w:t>
            </w:r>
            <w:proofErr w:type="spellEnd"/>
            <w:r>
              <w:rPr>
                <w:rFonts w:eastAsia="方正宋刻本秀楷简体" w:hint="eastAsia"/>
                <w:sz w:val="18"/>
                <w:szCs w:val="21"/>
              </w:rPr>
              <w:t>需同时有</w:t>
            </w:r>
          </w:p>
        </w:tc>
        <w:tc>
          <w:tcPr>
            <w:tcW w:w="1404" w:type="dxa"/>
            <w:vAlign w:val="center"/>
          </w:tcPr>
          <w:p w14:paraId="5DDB74BB" w14:textId="77777777" w:rsidR="00ED6DF6" w:rsidRDefault="00ED6DF6">
            <w:pPr>
              <w:adjustRightInd w:val="0"/>
              <w:snapToGrid w:val="0"/>
              <w:jc w:val="center"/>
              <w:rPr>
                <w:rFonts w:eastAsia="方正宋刻本秀楷简体"/>
              </w:rPr>
            </w:pPr>
            <w:r>
              <w:rPr>
                <w:rFonts w:eastAsia="方正宋刻本秀楷简体" w:hint="eastAsia"/>
              </w:rPr>
              <w:t>cd</w:t>
            </w:r>
          </w:p>
        </w:tc>
      </w:tr>
    </w:tbl>
    <w:p w14:paraId="4E29336C" w14:textId="77777777" w:rsidR="00ED6DF6" w:rsidRDefault="00ED6DF6">
      <w:pPr>
        <w:adjustRightInd w:val="0"/>
        <w:snapToGrid w:val="0"/>
        <w:rPr>
          <w:rFonts w:eastAsia="方正宋刻本秀楷简体"/>
        </w:rPr>
      </w:pPr>
    </w:p>
    <w:p w14:paraId="1DA68330" w14:textId="77777777" w:rsidR="00ED6DF6" w:rsidRDefault="00ED6DF6">
      <w:pPr>
        <w:adjustRightInd w:val="0"/>
        <w:snapToGrid w:val="0"/>
        <w:rPr>
          <w:rFonts w:eastAsia="方正宋刻本秀楷简体"/>
          <w:sz w:val="24"/>
          <w:szCs w:val="32"/>
        </w:rPr>
      </w:pPr>
      <w:r>
        <w:rPr>
          <w:rFonts w:eastAsia="方正宋刻本秀楷简体" w:hint="eastAsia"/>
          <w:sz w:val="24"/>
          <w:szCs w:val="32"/>
        </w:rPr>
        <w:t>对文件有写权限不能删除文件</w:t>
      </w:r>
    </w:p>
    <w:p w14:paraId="180390D2" w14:textId="77777777" w:rsidR="00ED6DF6" w:rsidRDefault="00ED6DF6">
      <w:pPr>
        <w:adjustRightInd w:val="0"/>
        <w:snapToGrid w:val="0"/>
        <w:ind w:firstLine="420"/>
        <w:rPr>
          <w:rFonts w:eastAsia="方正宋刻本秀楷简体"/>
        </w:rPr>
      </w:pPr>
      <w:proofErr w:type="spellStart"/>
      <w:r>
        <w:rPr>
          <w:rFonts w:eastAsia="方正宋刻本秀楷简体" w:hint="eastAsia"/>
        </w:rPr>
        <w:t>ext</w:t>
      </w:r>
      <w:proofErr w:type="spellEnd"/>
      <w:r>
        <w:rPr>
          <w:rFonts w:eastAsia="方正宋刻本秀楷简体" w:hint="eastAsia"/>
        </w:rPr>
        <w:t>文件系统格式化时</w:t>
      </w:r>
      <w:r>
        <w:rPr>
          <w:rFonts w:eastAsia="方正宋刻本秀楷简体" w:hint="eastAsia"/>
        </w:rPr>
        <w:t>,</w:t>
      </w:r>
      <w:r>
        <w:rPr>
          <w:rFonts w:eastAsia="方正宋刻本秀楷简体" w:hint="eastAsia"/>
        </w:rPr>
        <w:t>格式化为三部分：超级块；一部分占空间较小保留</w:t>
      </w:r>
      <w:proofErr w:type="spellStart"/>
      <w:r>
        <w:rPr>
          <w:rFonts w:eastAsia="方正宋刻本秀楷简体" w:hint="eastAsia"/>
        </w:rPr>
        <w:t>inode</w:t>
      </w:r>
      <w:proofErr w:type="spellEnd"/>
      <w:r>
        <w:rPr>
          <w:rFonts w:eastAsia="方正宋刻本秀楷简体" w:hint="eastAsia"/>
        </w:rPr>
        <w:t>信息</w:t>
      </w:r>
      <w:r>
        <w:rPr>
          <w:rFonts w:eastAsia="方正宋刻本秀楷简体" w:hint="eastAsia"/>
        </w:rPr>
        <w:t>(</w:t>
      </w:r>
      <w:r>
        <w:rPr>
          <w:rFonts w:eastAsia="方正宋刻本秀楷简体" w:hint="eastAsia"/>
        </w:rPr>
        <w:t>默认</w:t>
      </w:r>
      <w:r>
        <w:rPr>
          <w:rFonts w:eastAsia="方正宋刻本秀楷简体" w:hint="eastAsia"/>
        </w:rPr>
        <w:t>128byte)</w:t>
      </w:r>
      <w:r>
        <w:rPr>
          <w:rFonts w:eastAsia="方正宋刻本秀楷简体" w:hint="eastAsia"/>
        </w:rPr>
        <w:t>；大部分格式化为</w:t>
      </w:r>
      <w:r>
        <w:rPr>
          <w:rFonts w:eastAsia="方正宋刻本秀楷简体" w:hint="eastAsia"/>
        </w:rPr>
        <w:t>block(</w:t>
      </w:r>
      <w:r>
        <w:rPr>
          <w:rFonts w:eastAsia="方正宋刻本秀楷简体" w:hint="eastAsia"/>
        </w:rPr>
        <w:t>数据块</w:t>
      </w:r>
      <w:r>
        <w:rPr>
          <w:rFonts w:eastAsia="方正宋刻本秀楷简体" w:hint="eastAsia"/>
        </w:rPr>
        <w:t>)</w:t>
      </w:r>
      <w:r>
        <w:rPr>
          <w:rFonts w:eastAsia="方正宋刻本秀楷简体" w:hint="eastAsia"/>
        </w:rPr>
        <w:t>保存真实数据（默认</w:t>
      </w:r>
      <w:r>
        <w:rPr>
          <w:rFonts w:eastAsia="方正宋刻本秀楷简体" w:hint="eastAsia"/>
        </w:rPr>
        <w:t>4k</w:t>
      </w:r>
      <w:r>
        <w:rPr>
          <w:rFonts w:eastAsia="方正宋刻本秀楷简体" w:hint="eastAsia"/>
        </w:rPr>
        <w:t>），一个放不开占用多个，可能连续也可能分散分布</w:t>
      </w:r>
      <w:r>
        <w:rPr>
          <w:rFonts w:eastAsia="方正宋刻本秀楷简体" w:hint="eastAsia"/>
        </w:rPr>
        <w:t>;</w:t>
      </w:r>
    </w:p>
    <w:p w14:paraId="5BD78D99" w14:textId="77777777" w:rsidR="00ED6DF6" w:rsidRDefault="00ED6DF6">
      <w:pPr>
        <w:adjustRightInd w:val="0"/>
        <w:snapToGrid w:val="0"/>
        <w:ind w:firstLine="420"/>
        <w:rPr>
          <w:rFonts w:eastAsia="方正宋刻本秀楷简体"/>
          <w:color w:val="FF0000"/>
        </w:rPr>
      </w:pPr>
      <w:r>
        <w:rPr>
          <w:rFonts w:eastAsia="方正宋刻本秀楷简体" w:hint="eastAsia"/>
        </w:rPr>
        <w:t>文件的</w:t>
      </w:r>
      <w:proofErr w:type="spellStart"/>
      <w:r>
        <w:rPr>
          <w:rFonts w:eastAsia="方正宋刻本秀楷简体" w:hint="eastAsia"/>
        </w:rPr>
        <w:t>inode</w:t>
      </w:r>
      <w:proofErr w:type="spellEnd"/>
      <w:r>
        <w:rPr>
          <w:rFonts w:eastAsia="方正宋刻本秀楷简体" w:hint="eastAsia"/>
        </w:rPr>
        <w:t>保存了：文件权限</w:t>
      </w:r>
      <w:r>
        <w:rPr>
          <w:rFonts w:eastAsia="方正宋刻本秀楷简体" w:hint="eastAsia"/>
        </w:rPr>
        <w:t>(</w:t>
      </w:r>
      <w:proofErr w:type="spellStart"/>
      <w:r>
        <w:rPr>
          <w:rFonts w:eastAsia="方正宋刻本秀楷简体" w:hint="eastAsia"/>
        </w:rPr>
        <w:t>rwx</w:t>
      </w:r>
      <w:proofErr w:type="spellEnd"/>
      <w:r>
        <w:rPr>
          <w:rFonts w:eastAsia="方正宋刻本秀楷简体" w:hint="eastAsia"/>
        </w:rPr>
        <w:t>)</w:t>
      </w:r>
      <w:r>
        <w:rPr>
          <w:rFonts w:eastAsia="方正宋刻本秀楷简体" w:hint="eastAsia"/>
        </w:rPr>
        <w:t>、所有者、所属组、大小、</w:t>
      </w:r>
      <w:proofErr w:type="spellStart"/>
      <w:r>
        <w:rPr>
          <w:rFonts w:eastAsia="方正宋刻本秀楷简体" w:hint="eastAsia"/>
        </w:rPr>
        <w:t>atime</w:t>
      </w:r>
      <w:proofErr w:type="spellEnd"/>
      <w:r>
        <w:rPr>
          <w:rFonts w:eastAsia="方正宋刻本秀楷简体" w:hint="eastAsia"/>
        </w:rPr>
        <w:t>、</w:t>
      </w:r>
      <w:proofErr w:type="spellStart"/>
      <w:r>
        <w:rPr>
          <w:rFonts w:eastAsia="方正宋刻本秀楷简体" w:hint="eastAsia"/>
        </w:rPr>
        <w:t>ctime</w:t>
      </w:r>
      <w:proofErr w:type="spellEnd"/>
      <w:r>
        <w:rPr>
          <w:rFonts w:eastAsia="方正宋刻本秀楷简体" w:hint="eastAsia"/>
        </w:rPr>
        <w:t>、</w:t>
      </w:r>
      <w:proofErr w:type="spellStart"/>
      <w:r>
        <w:rPr>
          <w:rFonts w:eastAsia="方正宋刻本秀楷简体" w:hint="eastAsia"/>
        </w:rPr>
        <w:t>mtime</w:t>
      </w:r>
      <w:proofErr w:type="spellEnd"/>
      <w:r>
        <w:rPr>
          <w:rFonts w:eastAsia="方正宋刻本秀楷简体" w:hint="eastAsia"/>
        </w:rPr>
        <w:t>、文件数据真正存在的</w:t>
      </w:r>
      <w:r>
        <w:rPr>
          <w:rFonts w:eastAsia="方正宋刻本秀楷简体" w:hint="eastAsia"/>
        </w:rPr>
        <w:t>block</w:t>
      </w:r>
      <w:r>
        <w:rPr>
          <w:rFonts w:eastAsia="方正宋刻本秀楷简体" w:hint="eastAsia"/>
        </w:rPr>
        <w:t>编号，每个文件都需要占用一个</w:t>
      </w:r>
      <w:proofErr w:type="spellStart"/>
      <w:r>
        <w:rPr>
          <w:rFonts w:eastAsia="方正宋刻本秀楷简体" w:hint="eastAsia"/>
        </w:rPr>
        <w:t>inode</w:t>
      </w:r>
      <w:proofErr w:type="spellEnd"/>
      <w:r>
        <w:rPr>
          <w:rFonts w:eastAsia="方正宋刻本秀楷简体" w:hint="eastAsia"/>
        </w:rPr>
        <w:t>，</w:t>
      </w:r>
      <w:r>
        <w:rPr>
          <w:rFonts w:eastAsia="方正宋刻本秀楷简体" w:hint="eastAsia"/>
          <w:color w:val="FF0000"/>
        </w:rPr>
        <w:t>但不包含文件名</w:t>
      </w:r>
    </w:p>
    <w:p w14:paraId="77600118" w14:textId="77777777" w:rsidR="00ED6DF6" w:rsidRDefault="00ED6DF6">
      <w:pPr>
        <w:adjustRightInd w:val="0"/>
        <w:snapToGrid w:val="0"/>
        <w:ind w:firstLine="420"/>
        <w:rPr>
          <w:rFonts w:eastAsia="方正宋刻本秀楷简体"/>
        </w:rPr>
      </w:pPr>
      <w:r>
        <w:rPr>
          <w:rFonts w:eastAsia="方正宋刻本秀楷简体" w:hint="eastAsia"/>
        </w:rPr>
        <w:t>目录的</w:t>
      </w:r>
      <w:proofErr w:type="spellStart"/>
      <w:r>
        <w:rPr>
          <w:rFonts w:eastAsia="方正宋刻本秀楷简体" w:hint="eastAsia"/>
        </w:rPr>
        <w:t>inode</w:t>
      </w:r>
      <w:proofErr w:type="spellEnd"/>
      <w:r>
        <w:rPr>
          <w:rFonts w:eastAsia="方正宋刻本秀楷简体" w:hint="eastAsia"/>
        </w:rPr>
        <w:t>记录的这目录下所有一级子文件和子目录的文件名及其</w:t>
      </w:r>
      <w:proofErr w:type="spellStart"/>
      <w:r>
        <w:rPr>
          <w:rFonts w:eastAsia="方正宋刻本秀楷简体" w:hint="eastAsia"/>
        </w:rPr>
        <w:t>inode</w:t>
      </w:r>
      <w:proofErr w:type="spellEnd"/>
      <w:r>
        <w:rPr>
          <w:rFonts w:eastAsia="方正宋刻本秀楷简体" w:hint="eastAsia"/>
        </w:rPr>
        <w:t>的对应</w:t>
      </w:r>
    </w:p>
    <w:p w14:paraId="3916DFBE" w14:textId="77777777" w:rsidR="00ED6DF6" w:rsidRDefault="00ED6DF6">
      <w:pPr>
        <w:adjustRightInd w:val="0"/>
        <w:snapToGrid w:val="0"/>
        <w:ind w:firstLine="420"/>
        <w:rPr>
          <w:rFonts w:eastAsia="方正宋刻本秀楷简体"/>
          <w:color w:val="0070C0"/>
        </w:rPr>
      </w:pPr>
      <w:r>
        <w:rPr>
          <w:rFonts w:eastAsia="方正宋刻本秀楷简体" w:hint="eastAsia"/>
          <w:color w:val="0070C0"/>
        </w:rPr>
        <w:t>保留在上级目录的</w:t>
      </w:r>
      <w:r>
        <w:rPr>
          <w:rFonts w:eastAsia="方正宋刻本秀楷简体" w:hint="eastAsia"/>
          <w:color w:val="0070C0"/>
        </w:rPr>
        <w:t>block</w:t>
      </w:r>
      <w:r>
        <w:rPr>
          <w:rFonts w:eastAsia="方正宋刻本秀楷简体" w:hint="eastAsia"/>
          <w:color w:val="0070C0"/>
        </w:rPr>
        <w:t>中</w:t>
      </w:r>
      <w:r>
        <w:rPr>
          <w:rFonts w:eastAsia="方正宋刻本秀楷简体" w:hint="eastAsia"/>
          <w:color w:val="0070C0"/>
        </w:rPr>
        <w:t>,</w:t>
      </w:r>
      <w:r>
        <w:rPr>
          <w:rFonts w:eastAsia="方正宋刻本秀楷简体" w:hint="eastAsia"/>
          <w:color w:val="0070C0"/>
        </w:rPr>
        <w:t>要删除文件需要拥有上级目录的写权限</w:t>
      </w:r>
    </w:p>
    <w:p w14:paraId="3D9256C3" w14:textId="77777777" w:rsidR="00ED6DF6" w:rsidRDefault="00E40C08">
      <w:pPr>
        <w:adjustRightInd w:val="0"/>
        <w:snapToGrid w:val="0"/>
        <w:rPr>
          <w:rFonts w:eastAsia="方正宋刻本秀楷简体"/>
          <w:b/>
          <w:bCs/>
          <w:sz w:val="40"/>
          <w:szCs w:val="48"/>
        </w:rPr>
      </w:pPr>
      <w:r>
        <w:rPr>
          <w:rFonts w:eastAsia="方正宋刻本秀楷简体" w:hint="eastAsia"/>
          <w:noProof/>
        </w:rPr>
        <mc:AlternateContent>
          <mc:Choice Requires="wpg">
            <w:drawing>
              <wp:anchor distT="0" distB="0" distL="114300" distR="114300" simplePos="0" relativeHeight="251658241" behindDoc="0" locked="0" layoutInCell="1" allowOverlap="1" wp14:anchorId="33D5202A" wp14:editId="123FAEFF">
                <wp:simplePos x="0" y="0"/>
                <wp:positionH relativeFrom="column">
                  <wp:posOffset>464820</wp:posOffset>
                </wp:positionH>
                <wp:positionV relativeFrom="paragraph">
                  <wp:posOffset>119380</wp:posOffset>
                </wp:positionV>
                <wp:extent cx="3803650" cy="3829050"/>
                <wp:effectExtent l="0" t="0" r="6350" b="0"/>
                <wp:wrapNone/>
                <wp:docPr id="47" name="组合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3650" cy="3829050"/>
                          <a:chOff x="5743" y="77432"/>
                          <a:chExt cx="5990" cy="6030"/>
                        </a:xfrm>
                      </wpg:grpSpPr>
                      <wpg:grpSp>
                        <wpg:cNvPr id="48" name="组合 84"/>
                        <wpg:cNvGrpSpPr>
                          <a:grpSpLocks/>
                        </wpg:cNvGrpSpPr>
                        <wpg:grpSpPr bwMode="auto">
                          <a:xfrm>
                            <a:off x="5743" y="77432"/>
                            <a:ext cx="5990" cy="6030"/>
                            <a:chOff x="5743" y="77414"/>
                            <a:chExt cx="5990" cy="6030"/>
                          </a:xfrm>
                        </wpg:grpSpPr>
                        <wpg:grpSp>
                          <wpg:cNvPr id="49" name="组合 82"/>
                          <wpg:cNvGrpSpPr>
                            <a:grpSpLocks/>
                          </wpg:cNvGrpSpPr>
                          <wpg:grpSpPr bwMode="auto">
                            <a:xfrm>
                              <a:off x="5743" y="77414"/>
                              <a:ext cx="5990" cy="6030"/>
                              <a:chOff x="5743" y="77972"/>
                              <a:chExt cx="5990" cy="6030"/>
                            </a:xfrm>
                          </wpg:grpSpPr>
                          <wpg:grpSp>
                            <wpg:cNvPr id="50" name="组合 81"/>
                            <wpg:cNvGrpSpPr>
                              <a:grpSpLocks/>
                            </wpg:cNvGrpSpPr>
                            <wpg:grpSpPr bwMode="auto">
                              <a:xfrm>
                                <a:off x="5743" y="77972"/>
                                <a:ext cx="5990" cy="6030"/>
                                <a:chOff x="5743" y="77972"/>
                                <a:chExt cx="5990" cy="6030"/>
                              </a:xfrm>
                            </wpg:grpSpPr>
                            <wpg:grpSp>
                              <wpg:cNvPr id="51" name="组合 23"/>
                              <wpg:cNvGrpSpPr>
                                <a:grpSpLocks/>
                              </wpg:cNvGrpSpPr>
                              <wpg:grpSpPr bwMode="auto">
                                <a:xfrm>
                                  <a:off x="5743" y="79074"/>
                                  <a:ext cx="5991" cy="4928"/>
                                  <a:chOff x="6815" y="77203"/>
                                  <a:chExt cx="5991" cy="4907"/>
                                </a:xfrm>
                              </wpg:grpSpPr>
                              <wpg:grpSp>
                                <wpg:cNvPr id="52" name="组合 22"/>
                                <wpg:cNvGrpSpPr>
                                  <a:grpSpLocks/>
                                </wpg:cNvGrpSpPr>
                                <wpg:grpSpPr bwMode="auto">
                                  <a:xfrm>
                                    <a:off x="6815" y="77203"/>
                                    <a:ext cx="5991" cy="4907"/>
                                    <a:chOff x="6322" y="77107"/>
                                    <a:chExt cx="5991" cy="4907"/>
                                  </a:xfrm>
                                </wpg:grpSpPr>
                                <wps:wsp>
                                  <wps:cNvPr id="53" name="矩形 7"/>
                                  <wps:cNvSpPr>
                                    <a:spLocks/>
                                  </wps:cNvSpPr>
                                  <wps:spPr bwMode="auto">
                                    <a:xfrm>
                                      <a:off x="6322" y="77107"/>
                                      <a:ext cx="5991" cy="49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54" name="组合 21"/>
                                  <wpg:cNvGrpSpPr>
                                    <a:grpSpLocks/>
                                  </wpg:cNvGrpSpPr>
                                  <wpg:grpSpPr bwMode="auto">
                                    <a:xfrm>
                                      <a:off x="6676" y="77201"/>
                                      <a:ext cx="5227" cy="2530"/>
                                      <a:chOff x="6676" y="77201"/>
                                      <a:chExt cx="5227" cy="2530"/>
                                    </a:xfrm>
                                  </wpg:grpSpPr>
                                  <wps:wsp>
                                    <wps:cNvPr id="55" name="文本框 12"/>
                                    <wps:cNvSpPr txBox="1">
                                      <a:spLocks/>
                                    </wps:cNvSpPr>
                                    <wps:spPr bwMode="auto">
                                      <a:xfrm>
                                        <a:off x="6709" y="77219"/>
                                        <a:ext cx="2012" cy="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BCAFCD" w14:textId="77777777" w:rsidR="00ED6DF6" w:rsidRDefault="00ED6DF6">
                                          <w:pPr>
                                            <w:adjustRightInd w:val="0"/>
                                            <w:snapToGrid w:val="0"/>
                                            <w:rPr>
                                              <w:sz w:val="15"/>
                                              <w:szCs w:val="18"/>
                                            </w:rPr>
                                          </w:pPr>
                                          <w:r>
                                            <w:rPr>
                                              <w:rFonts w:hint="eastAsia"/>
                                              <w:sz w:val="15"/>
                                              <w:szCs w:val="18"/>
                                            </w:rPr>
                                            <w:t>inode</w:t>
                                          </w:r>
                                          <w:r>
                                            <w:rPr>
                                              <w:rFonts w:hint="eastAsia"/>
                                              <w:sz w:val="15"/>
                                              <w:szCs w:val="18"/>
                                            </w:rPr>
                                            <w:t>号、</w:t>
                                          </w:r>
                                          <w:r>
                                            <w:rPr>
                                              <w:rFonts w:hint="eastAsia"/>
                                              <w:b/>
                                              <w:bCs/>
                                              <w:color w:val="FF0000"/>
                                              <w:sz w:val="15"/>
                                              <w:szCs w:val="18"/>
                                            </w:rPr>
                                            <w:t>权限</w:t>
                                          </w:r>
                                          <w:r>
                                            <w:rPr>
                                              <w:rFonts w:hint="eastAsia"/>
                                              <w:sz w:val="15"/>
                                              <w:szCs w:val="18"/>
                                            </w:rPr>
                                            <w:t>、所有者时间、所在的</w:t>
                                          </w:r>
                                          <w:r>
                                            <w:rPr>
                                              <w:rFonts w:hint="eastAsia"/>
                                              <w:sz w:val="15"/>
                                              <w:szCs w:val="18"/>
                                            </w:rPr>
                                            <w:t xml:space="preserve">block </w:t>
                                          </w:r>
                                          <w:r>
                                            <w:rPr>
                                              <w:rFonts w:hint="eastAsia"/>
                                              <w:sz w:val="15"/>
                                              <w:szCs w:val="18"/>
                                            </w:rPr>
                                            <w:t>编号</w:t>
                                          </w:r>
                                          <w:r>
                                            <w:rPr>
                                              <w:rFonts w:hint="eastAsia"/>
                                              <w:sz w:val="15"/>
                                              <w:szCs w:val="18"/>
                                            </w:rPr>
                                            <w:t>1</w:t>
                                          </w:r>
                                        </w:p>
                                      </w:txbxContent>
                                    </wps:txbx>
                                    <wps:bodyPr rot="0" vert="horz" wrap="square" lIns="91440" tIns="45720" rIns="91440" bIns="45720" anchor="t" anchorCtr="0" upright="1">
                                      <a:noAutofit/>
                                    </wps:bodyPr>
                                  </wps:wsp>
                                  <wps:wsp>
                                    <wps:cNvPr id="56" name="自选图形 8"/>
                                    <wps:cNvSpPr>
                                      <a:spLocks/>
                                    </wps:cNvSpPr>
                                    <wps:spPr bwMode="auto">
                                      <a:xfrm>
                                        <a:off x="6676" y="77234"/>
                                        <a:ext cx="2066" cy="536"/>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自选图形 10"/>
                                    <wps:cNvSpPr>
                                      <a:spLocks/>
                                    </wps:cNvSpPr>
                                    <wps:spPr bwMode="auto">
                                      <a:xfrm>
                                        <a:off x="6751" y="78659"/>
                                        <a:ext cx="2057" cy="1072"/>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自选图形 11"/>
                                    <wps:cNvSpPr>
                                      <a:spLocks/>
                                    </wps:cNvSpPr>
                                    <wps:spPr bwMode="auto">
                                      <a:xfrm>
                                        <a:off x="9601" y="78648"/>
                                        <a:ext cx="2303" cy="1039"/>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文本框 13"/>
                                    <wps:cNvSpPr txBox="1">
                                      <a:spLocks/>
                                    </wps:cNvSpPr>
                                    <wps:spPr bwMode="auto">
                                      <a:xfrm>
                                        <a:off x="9764" y="77201"/>
                                        <a:ext cx="2012" cy="6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F5502D" w14:textId="77777777" w:rsidR="00ED6DF6" w:rsidRDefault="00ED6DF6">
                                          <w:pPr>
                                            <w:adjustRightInd w:val="0"/>
                                            <w:snapToGrid w:val="0"/>
                                            <w:rPr>
                                              <w:sz w:val="15"/>
                                              <w:szCs w:val="18"/>
                                            </w:rPr>
                                          </w:pPr>
                                          <w:r>
                                            <w:rPr>
                                              <w:rFonts w:hint="eastAsia"/>
                                              <w:sz w:val="15"/>
                                              <w:szCs w:val="18"/>
                                            </w:rPr>
                                            <w:t>inode</w:t>
                                          </w:r>
                                          <w:r>
                                            <w:rPr>
                                              <w:rFonts w:hint="eastAsia"/>
                                              <w:sz w:val="15"/>
                                              <w:szCs w:val="18"/>
                                            </w:rPr>
                                            <w:t>号、</w:t>
                                          </w:r>
                                          <w:r>
                                            <w:rPr>
                                              <w:rFonts w:hint="eastAsia"/>
                                              <w:b/>
                                              <w:bCs/>
                                              <w:color w:val="FF0000"/>
                                              <w:sz w:val="15"/>
                                              <w:szCs w:val="18"/>
                                            </w:rPr>
                                            <w:t>权限</w:t>
                                          </w:r>
                                          <w:r>
                                            <w:rPr>
                                              <w:rFonts w:hint="eastAsia"/>
                                              <w:sz w:val="15"/>
                                              <w:szCs w:val="18"/>
                                            </w:rPr>
                                            <w:t>、所有者时间、所在的</w:t>
                                          </w:r>
                                          <w:r>
                                            <w:rPr>
                                              <w:rFonts w:hint="eastAsia"/>
                                              <w:sz w:val="15"/>
                                              <w:szCs w:val="18"/>
                                            </w:rPr>
                                            <w:t>block</w:t>
                                          </w:r>
                                          <w:r>
                                            <w:rPr>
                                              <w:rFonts w:hint="eastAsia"/>
                                              <w:sz w:val="15"/>
                                              <w:szCs w:val="18"/>
                                            </w:rPr>
                                            <w:t>编号</w:t>
                                          </w:r>
                                          <w:r>
                                            <w:rPr>
                                              <w:rFonts w:hint="eastAsia"/>
                                              <w:sz w:val="15"/>
                                              <w:szCs w:val="18"/>
                                            </w:rPr>
                                            <w:t>2</w:t>
                                          </w:r>
                                        </w:p>
                                      </w:txbxContent>
                                    </wps:txbx>
                                    <wps:bodyPr rot="0" vert="horz" wrap="square" lIns="91440" tIns="45720" rIns="91440" bIns="45720" anchor="t" anchorCtr="0" upright="1">
                                      <a:noAutofit/>
                                    </wps:bodyPr>
                                  </wps:wsp>
                                  <wps:wsp>
                                    <wps:cNvPr id="60" name="文本框 14"/>
                                    <wps:cNvSpPr txBox="1">
                                      <a:spLocks/>
                                    </wps:cNvSpPr>
                                    <wps:spPr bwMode="auto">
                                      <a:xfrm>
                                        <a:off x="7211" y="78831"/>
                                        <a:ext cx="1136" cy="717"/>
                                      </a:xfrm>
                                      <a:prstGeom prst="rect">
                                        <a:avLst/>
                                      </a:prstGeom>
                                      <a:solidFill>
                                        <a:srgbClr val="FFFFFF"/>
                                      </a:solidFill>
                                      <a:ln w="9525">
                                        <a:solidFill>
                                          <a:srgbClr val="000000"/>
                                        </a:solidFill>
                                        <a:miter lim="800000"/>
                                        <a:headEnd/>
                                        <a:tailEnd/>
                                      </a:ln>
                                    </wps:spPr>
                                    <wps:txbx>
                                      <w:txbxContent>
                                        <w:p w14:paraId="294E980B" w14:textId="77777777" w:rsidR="00ED6DF6" w:rsidRDefault="00ED6DF6">
                                          <w:pPr>
                                            <w:jc w:val="center"/>
                                            <w:rPr>
                                              <w:sz w:val="11"/>
                                              <w:szCs w:val="15"/>
                                            </w:rPr>
                                          </w:pPr>
                                          <w:r>
                                            <w:rPr>
                                              <w:rFonts w:hint="eastAsia"/>
                                              <w:sz w:val="11"/>
                                              <w:szCs w:val="15"/>
                                            </w:rPr>
                                            <w:t>/home</w:t>
                                          </w:r>
                                          <w:r>
                                            <w:rPr>
                                              <w:rFonts w:hint="eastAsia"/>
                                              <w:sz w:val="11"/>
                                              <w:szCs w:val="15"/>
                                            </w:rPr>
                                            <w:t>的</w:t>
                                          </w:r>
                                          <w:r>
                                            <w:rPr>
                                              <w:rFonts w:hint="eastAsia"/>
                                              <w:sz w:val="11"/>
                                              <w:szCs w:val="15"/>
                                            </w:rPr>
                                            <w:t>block 1</w:t>
                                          </w:r>
                                        </w:p>
                                      </w:txbxContent>
                                    </wps:txbx>
                                    <wps:bodyPr rot="0" vert="horz" wrap="square" lIns="91440" tIns="45720" rIns="91440" bIns="45720" anchor="t" anchorCtr="0" upright="1">
                                      <a:noAutofit/>
                                    </wps:bodyPr>
                                  </wps:wsp>
                                  <wps:wsp>
                                    <wps:cNvPr id="61" name="文本框 15"/>
                                    <wps:cNvSpPr txBox="1">
                                      <a:spLocks/>
                                    </wps:cNvSpPr>
                                    <wps:spPr bwMode="auto">
                                      <a:xfrm>
                                        <a:off x="10215" y="78825"/>
                                        <a:ext cx="1136" cy="71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B17000" w14:textId="77777777" w:rsidR="00ED6DF6" w:rsidRDefault="00ED6DF6">
                                          <w:pPr>
                                            <w:jc w:val="center"/>
                                            <w:rPr>
                                              <w:sz w:val="13"/>
                                              <w:szCs w:val="16"/>
                                            </w:rPr>
                                          </w:pPr>
                                          <w:r>
                                            <w:rPr>
                                              <w:rFonts w:hint="eastAsia"/>
                                              <w:sz w:val="13"/>
                                              <w:szCs w:val="16"/>
                                            </w:rPr>
                                            <w:t>test</w:t>
                                          </w:r>
                                          <w:r>
                                            <w:rPr>
                                              <w:rFonts w:hint="eastAsia"/>
                                              <w:sz w:val="13"/>
                                              <w:szCs w:val="16"/>
                                            </w:rPr>
                                            <w:t>的</w:t>
                                          </w:r>
                                          <w:r>
                                            <w:rPr>
                                              <w:rFonts w:hint="eastAsia"/>
                                              <w:sz w:val="13"/>
                                              <w:szCs w:val="16"/>
                                            </w:rPr>
                                            <w:t>block 2</w:t>
                                          </w:r>
                                        </w:p>
                                      </w:txbxContent>
                                    </wps:txbx>
                                    <wps:bodyPr rot="0" vert="horz" wrap="square" lIns="91440" tIns="45720" rIns="91440" bIns="45720" anchor="t" anchorCtr="0" upright="1">
                                      <a:noAutofit/>
                                    </wps:bodyPr>
                                  </wps:wsp>
                                </wpg:grpSp>
                              </wpg:grpSp>
                              <wps:wsp>
                                <wps:cNvPr id="62" name="自选图形 9"/>
                                <wps:cNvSpPr>
                                  <a:spLocks/>
                                </wps:cNvSpPr>
                                <wps:spPr bwMode="auto">
                                  <a:xfrm>
                                    <a:off x="10134" y="77266"/>
                                    <a:ext cx="2066" cy="536"/>
                                  </a:xfrm>
                                  <a:prstGeom prst="roundRect">
                                    <a:avLst>
                                      <a:gd name="adj" fmla="val 16667"/>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63" name="组合 63"/>
                              <wpg:cNvGrpSpPr>
                                <a:grpSpLocks/>
                              </wpg:cNvGrpSpPr>
                              <wpg:grpSpPr bwMode="auto">
                                <a:xfrm>
                                  <a:off x="6109" y="77972"/>
                                  <a:ext cx="5218" cy="1113"/>
                                  <a:chOff x="6109" y="77972"/>
                                  <a:chExt cx="5218" cy="1113"/>
                                </a:xfrm>
                              </wpg:grpSpPr>
                              <wps:wsp>
                                <wps:cNvPr id="64" name="文本框 27"/>
                                <wps:cNvSpPr txBox="1">
                                  <a:spLocks/>
                                </wps:cNvSpPr>
                                <wps:spPr bwMode="auto">
                                  <a:xfrm>
                                    <a:off x="6109" y="77972"/>
                                    <a:ext cx="2035" cy="536"/>
                                  </a:xfrm>
                                  <a:prstGeom prst="rect">
                                    <a:avLst/>
                                  </a:prstGeom>
                                  <a:solidFill>
                                    <a:srgbClr val="FFFFFF"/>
                                  </a:solidFill>
                                  <a:ln w="9525">
                                    <a:solidFill>
                                      <a:srgbClr val="000000"/>
                                    </a:solidFill>
                                    <a:miter lim="800000"/>
                                    <a:headEnd/>
                                    <a:tailEnd/>
                                  </a:ln>
                                </wps:spPr>
                                <wps:txbx>
                                  <w:txbxContent>
                                    <w:p w14:paraId="2E7E6748" w14:textId="77777777" w:rsidR="00ED6DF6" w:rsidRDefault="00ED6DF6">
                                      <w:pPr>
                                        <w:rPr>
                                          <w:sz w:val="20"/>
                                          <w:szCs w:val="22"/>
                                        </w:rPr>
                                      </w:pPr>
                                      <w:r>
                                        <w:rPr>
                                          <w:rFonts w:hint="eastAsia"/>
                                          <w:sz w:val="20"/>
                                          <w:szCs w:val="22"/>
                                        </w:rPr>
                                        <w:t>目录</w:t>
                                      </w:r>
                                      <w:r>
                                        <w:rPr>
                                          <w:rFonts w:hint="eastAsia"/>
                                          <w:b/>
                                          <w:bCs/>
                                          <w:sz w:val="20"/>
                                          <w:szCs w:val="22"/>
                                        </w:rPr>
                                        <w:t>/home</w:t>
                                      </w:r>
                                      <w:r>
                                        <w:rPr>
                                          <w:rFonts w:hint="eastAsia"/>
                                          <w:sz w:val="20"/>
                                          <w:szCs w:val="22"/>
                                        </w:rPr>
                                        <w:t>的</w:t>
                                      </w:r>
                                      <w:r>
                                        <w:rPr>
                                          <w:rFonts w:hint="eastAsia"/>
                                          <w:sz w:val="20"/>
                                          <w:szCs w:val="22"/>
                                        </w:rPr>
                                        <w:t>inode</w:t>
                                      </w:r>
                                    </w:p>
                                  </w:txbxContent>
                                </wps:txbx>
                                <wps:bodyPr rot="0" vert="horz" wrap="square" lIns="91440" tIns="45720" rIns="91440" bIns="45720" anchor="t" anchorCtr="0" upright="1">
                                  <a:noAutofit/>
                                </wps:bodyPr>
                              </wps:wsp>
                              <wps:wsp>
                                <wps:cNvPr id="65" name="文本框 28"/>
                                <wps:cNvSpPr txBox="1">
                                  <a:spLocks/>
                                </wps:cNvSpPr>
                                <wps:spPr bwMode="auto">
                                  <a:xfrm>
                                    <a:off x="9077" y="77982"/>
                                    <a:ext cx="2250" cy="514"/>
                                  </a:xfrm>
                                  <a:prstGeom prst="rect">
                                    <a:avLst/>
                                  </a:prstGeom>
                                  <a:solidFill>
                                    <a:srgbClr val="FFFFFF"/>
                                  </a:solidFill>
                                  <a:ln w="9525">
                                    <a:solidFill>
                                      <a:srgbClr val="000000"/>
                                    </a:solidFill>
                                    <a:miter lim="800000"/>
                                    <a:headEnd/>
                                    <a:tailEnd/>
                                  </a:ln>
                                </wps:spPr>
                                <wps:txbx>
                                  <w:txbxContent>
                                    <w:p w14:paraId="1D3D2CBD" w14:textId="77777777" w:rsidR="00ED6DF6" w:rsidRDefault="00ED6DF6">
                                      <w:r>
                                        <w:rPr>
                                          <w:rFonts w:hint="eastAsia"/>
                                        </w:rPr>
                                        <w:t>文件</w:t>
                                      </w:r>
                                      <w:r>
                                        <w:rPr>
                                          <w:rFonts w:hint="eastAsia"/>
                                          <w:b/>
                                          <w:bCs/>
                                        </w:rPr>
                                        <w:t>test</w:t>
                                      </w:r>
                                      <w:r>
                                        <w:rPr>
                                          <w:rFonts w:hint="eastAsia"/>
                                        </w:rPr>
                                        <w:t>的</w:t>
                                      </w:r>
                                      <w:r>
                                        <w:rPr>
                                          <w:rFonts w:hint="eastAsia"/>
                                        </w:rPr>
                                        <w:t>inode</w:t>
                                      </w:r>
                                    </w:p>
                                  </w:txbxContent>
                                </wps:txbx>
                                <wps:bodyPr rot="0" vert="horz" wrap="square" lIns="91440" tIns="45720" rIns="91440" bIns="45720" anchor="t" anchorCtr="0" upright="1">
                                  <a:noAutofit/>
                                </wps:bodyPr>
                              </wps:wsp>
                              <wps:wsp>
                                <wps:cNvPr id="66" name="直线 29"/>
                                <wps:cNvCnPr>
                                  <a:cxnSpLocks/>
                                </wps:cNvCnPr>
                                <wps:spPr bwMode="auto">
                                  <a:xfrm flipH="1">
                                    <a:off x="7041" y="78529"/>
                                    <a:ext cx="11" cy="496"/>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7" name="直线 30"/>
                                <wps:cNvCnPr>
                                  <a:cxnSpLocks/>
                                </wps:cNvCnPr>
                                <wps:spPr bwMode="auto">
                                  <a:xfrm>
                                    <a:off x="10030" y="78497"/>
                                    <a:ext cx="1" cy="589"/>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s:wsp>
                            <wps:cNvPr id="68" name="文本框 36"/>
                            <wps:cNvSpPr txBox="1">
                              <a:spLocks/>
                            </wps:cNvSpPr>
                            <wps:spPr bwMode="auto">
                              <a:xfrm>
                                <a:off x="6195" y="81973"/>
                                <a:ext cx="5260" cy="1671"/>
                              </a:xfrm>
                              <a:prstGeom prst="rect">
                                <a:avLst/>
                              </a:prstGeom>
                              <a:solidFill>
                                <a:srgbClr val="FFFFFF"/>
                              </a:solidFill>
                              <a:ln w="9525">
                                <a:solidFill>
                                  <a:srgbClr val="000000"/>
                                </a:solidFill>
                                <a:miter lim="800000"/>
                                <a:headEnd/>
                                <a:tailEnd/>
                              </a:ln>
                            </wps:spPr>
                            <wps:txbx>
                              <w:txbxContent>
                                <w:p w14:paraId="058E45CB" w14:textId="77777777" w:rsidR="00ED6DF6" w:rsidRDefault="00ED6DF6">
                                  <w:pPr>
                                    <w:adjustRightInd w:val="0"/>
                                    <w:snapToGrid w:val="0"/>
                                    <w:rPr>
                                      <w:sz w:val="16"/>
                                      <w:szCs w:val="20"/>
                                    </w:rPr>
                                  </w:pPr>
                                  <w:r>
                                    <w:rPr>
                                      <w:rFonts w:hint="eastAsia"/>
                                      <w:sz w:val="16"/>
                                      <w:szCs w:val="20"/>
                                    </w:rPr>
                                    <w:t>根目录</w:t>
                                  </w:r>
                                  <w:r>
                                    <w:rPr>
                                      <w:rFonts w:hint="eastAsia"/>
                                      <w:sz w:val="16"/>
                                      <w:szCs w:val="20"/>
                                    </w:rPr>
                                    <w:t>inode</w:t>
                                  </w:r>
                                  <w:r>
                                    <w:rPr>
                                      <w:rFonts w:hint="eastAsia"/>
                                      <w:sz w:val="16"/>
                                      <w:szCs w:val="20"/>
                                    </w:rPr>
                                    <w:t>固定是</w:t>
                                  </w:r>
                                  <w:r>
                                    <w:rPr>
                                      <w:rFonts w:hint="eastAsia"/>
                                      <w:sz w:val="16"/>
                                      <w:szCs w:val="20"/>
                                    </w:rPr>
                                    <w:t>2</w:t>
                                  </w:r>
                                </w:p>
                                <w:p w14:paraId="3E18206A" w14:textId="77777777" w:rsidR="00ED6DF6" w:rsidRDefault="00ED6DF6">
                                  <w:pPr>
                                    <w:adjustRightInd w:val="0"/>
                                    <w:snapToGrid w:val="0"/>
                                    <w:rPr>
                                      <w:sz w:val="16"/>
                                      <w:szCs w:val="20"/>
                                    </w:rPr>
                                  </w:pPr>
                                  <w:r>
                                    <w:rPr>
                                      <w:rFonts w:hint="eastAsia"/>
                                      <w:sz w:val="16"/>
                                      <w:szCs w:val="20"/>
                                    </w:rPr>
                                    <w:t>判断权限是否可访问文件夹</w:t>
                                  </w:r>
                                  <w:r>
                                    <w:rPr>
                                      <w:rFonts w:hint="eastAsia"/>
                                      <w:b/>
                                      <w:bCs/>
                                      <w:sz w:val="16"/>
                                      <w:szCs w:val="20"/>
                                    </w:rPr>
                                    <w:t>/home</w:t>
                                  </w:r>
                                  <w:r>
                                    <w:rPr>
                                      <w:rFonts w:hint="eastAsia"/>
                                      <w:sz w:val="16"/>
                                      <w:szCs w:val="20"/>
                                    </w:rPr>
                                    <w:t>的</w:t>
                                  </w:r>
                                  <w:r>
                                    <w:rPr>
                                      <w:rFonts w:hint="eastAsia"/>
                                      <w:sz w:val="16"/>
                                      <w:szCs w:val="20"/>
                                    </w:rPr>
                                    <w:t>block 1</w:t>
                                  </w:r>
                                </w:p>
                                <w:p w14:paraId="3EA047AB" w14:textId="77777777" w:rsidR="00ED6DF6" w:rsidRDefault="00ED6DF6">
                                  <w:pPr>
                                    <w:adjustRightInd w:val="0"/>
                                    <w:snapToGrid w:val="0"/>
                                    <w:rPr>
                                      <w:sz w:val="16"/>
                                      <w:szCs w:val="20"/>
                                    </w:rPr>
                                  </w:pPr>
                                  <w:r>
                                    <w:rPr>
                                      <w:rFonts w:hint="eastAsia"/>
                                      <w:sz w:val="16"/>
                                      <w:szCs w:val="20"/>
                                    </w:rPr>
                                    <w:t>如有，访问</w:t>
                                  </w:r>
                                  <w:r>
                                    <w:rPr>
                                      <w:rFonts w:hint="eastAsia"/>
                                      <w:sz w:val="16"/>
                                      <w:szCs w:val="20"/>
                                    </w:rPr>
                                    <w:t>block</w:t>
                                  </w:r>
                                  <w:r>
                                    <w:rPr>
                                      <w:rFonts w:hint="eastAsia"/>
                                      <w:sz w:val="16"/>
                                      <w:szCs w:val="20"/>
                                    </w:rPr>
                                    <w:t>查找文件</w:t>
                                  </w:r>
                                  <w:r>
                                    <w:rPr>
                                      <w:rFonts w:hint="eastAsia"/>
                                      <w:b/>
                                      <w:bCs/>
                                      <w:sz w:val="16"/>
                                      <w:szCs w:val="20"/>
                                    </w:rPr>
                                    <w:t>test</w:t>
                                  </w:r>
                                  <w:r>
                                    <w:rPr>
                                      <w:rFonts w:hint="eastAsia"/>
                                      <w:sz w:val="16"/>
                                      <w:szCs w:val="20"/>
                                    </w:rPr>
                                    <w:t>的</w:t>
                                  </w:r>
                                  <w:r>
                                    <w:rPr>
                                      <w:rFonts w:hint="eastAsia"/>
                                      <w:sz w:val="16"/>
                                      <w:szCs w:val="20"/>
                                    </w:rPr>
                                    <w:t>inode</w:t>
                                  </w:r>
                                </w:p>
                                <w:p w14:paraId="25EA37B3" w14:textId="77777777" w:rsidR="00ED6DF6" w:rsidRDefault="00ED6DF6">
                                  <w:pPr>
                                    <w:adjustRightInd w:val="0"/>
                                    <w:snapToGrid w:val="0"/>
                                    <w:rPr>
                                      <w:sz w:val="16"/>
                                      <w:szCs w:val="20"/>
                                    </w:rPr>
                                  </w:pPr>
                                  <w:r>
                                    <w:rPr>
                                      <w:rFonts w:hint="eastAsia"/>
                                      <w:sz w:val="16"/>
                                      <w:szCs w:val="20"/>
                                    </w:rPr>
                                    <w:t>通过</w:t>
                                  </w:r>
                                  <w:r>
                                    <w:rPr>
                                      <w:rFonts w:hint="eastAsia"/>
                                      <w:b/>
                                      <w:bCs/>
                                      <w:sz w:val="16"/>
                                      <w:szCs w:val="20"/>
                                    </w:rPr>
                                    <w:t>test</w:t>
                                  </w:r>
                                  <w:r>
                                    <w:rPr>
                                      <w:rFonts w:hint="eastAsia"/>
                                      <w:sz w:val="16"/>
                                      <w:szCs w:val="20"/>
                                    </w:rPr>
                                    <w:t>文件的</w:t>
                                  </w:r>
                                  <w:r>
                                    <w:rPr>
                                      <w:rFonts w:hint="eastAsia"/>
                                      <w:sz w:val="16"/>
                                      <w:szCs w:val="20"/>
                                    </w:rPr>
                                    <w:t>inode</w:t>
                                  </w:r>
                                  <w:r>
                                    <w:rPr>
                                      <w:rFonts w:hint="eastAsia"/>
                                      <w:sz w:val="16"/>
                                      <w:szCs w:val="20"/>
                                    </w:rPr>
                                    <w:t>号找到</w:t>
                                  </w:r>
                                  <w:r>
                                    <w:rPr>
                                      <w:rFonts w:hint="eastAsia"/>
                                      <w:b/>
                                      <w:bCs/>
                                      <w:sz w:val="16"/>
                                      <w:szCs w:val="20"/>
                                    </w:rPr>
                                    <w:t>test</w:t>
                                  </w:r>
                                  <w:r>
                                    <w:rPr>
                                      <w:rFonts w:hint="eastAsia"/>
                                      <w:sz w:val="16"/>
                                      <w:szCs w:val="20"/>
                                    </w:rPr>
                                    <w:t>文件的</w:t>
                                  </w:r>
                                  <w:r>
                                    <w:rPr>
                                      <w:rFonts w:hint="eastAsia"/>
                                      <w:sz w:val="16"/>
                                      <w:szCs w:val="20"/>
                                    </w:rPr>
                                    <w:t>inode</w:t>
                                  </w:r>
                                  <w:r>
                                    <w:rPr>
                                      <w:rFonts w:hint="eastAsia"/>
                                      <w:sz w:val="16"/>
                                      <w:szCs w:val="20"/>
                                    </w:rPr>
                                    <w:t>信息</w:t>
                                  </w:r>
                                </w:p>
                                <w:p w14:paraId="256799EF" w14:textId="77777777" w:rsidR="00ED6DF6" w:rsidRDefault="00ED6DF6">
                                  <w:pPr>
                                    <w:adjustRightInd w:val="0"/>
                                    <w:snapToGrid w:val="0"/>
                                    <w:rPr>
                                      <w:sz w:val="16"/>
                                      <w:szCs w:val="20"/>
                                    </w:rPr>
                                  </w:pPr>
                                  <w:r>
                                    <w:rPr>
                                      <w:rFonts w:hint="eastAsia"/>
                                      <w:sz w:val="16"/>
                                      <w:szCs w:val="20"/>
                                    </w:rPr>
                                    <w:t>判断权限是否可访问</w:t>
                                  </w:r>
                                  <w:r>
                                    <w:rPr>
                                      <w:rFonts w:hint="eastAsia"/>
                                      <w:b/>
                                      <w:bCs/>
                                      <w:sz w:val="16"/>
                                      <w:szCs w:val="20"/>
                                    </w:rPr>
                                    <w:t>test</w:t>
                                  </w:r>
                                  <w:r>
                                    <w:rPr>
                                      <w:rFonts w:hint="eastAsia"/>
                                      <w:sz w:val="16"/>
                                      <w:szCs w:val="20"/>
                                    </w:rPr>
                                    <w:t>文件</w:t>
                                  </w:r>
                                </w:p>
                                <w:p w14:paraId="12891961" w14:textId="77777777" w:rsidR="00ED6DF6" w:rsidRDefault="00ED6DF6">
                                  <w:pPr>
                                    <w:adjustRightInd w:val="0"/>
                                    <w:snapToGrid w:val="0"/>
                                    <w:rPr>
                                      <w:sz w:val="16"/>
                                      <w:szCs w:val="20"/>
                                    </w:rPr>
                                  </w:pPr>
                                  <w:r>
                                    <w:rPr>
                                      <w:rFonts w:hint="eastAsia"/>
                                      <w:sz w:val="16"/>
                                      <w:szCs w:val="20"/>
                                    </w:rPr>
                                    <w:t>如有，通过</w:t>
                                  </w:r>
                                  <w:r>
                                    <w:rPr>
                                      <w:rFonts w:hint="eastAsia"/>
                                      <w:sz w:val="16"/>
                                      <w:szCs w:val="20"/>
                                    </w:rPr>
                                    <w:t>inode</w:t>
                                  </w:r>
                                  <w:r>
                                    <w:rPr>
                                      <w:rFonts w:hint="eastAsia"/>
                                      <w:sz w:val="16"/>
                                      <w:szCs w:val="20"/>
                                    </w:rPr>
                                    <w:t>信息中</w:t>
                                  </w:r>
                                  <w:r>
                                    <w:rPr>
                                      <w:rFonts w:hint="eastAsia"/>
                                      <w:sz w:val="16"/>
                                      <w:szCs w:val="20"/>
                                    </w:rPr>
                                    <w:t>block</w:t>
                                  </w:r>
                                  <w:r>
                                    <w:rPr>
                                      <w:rFonts w:hint="eastAsia"/>
                                      <w:sz w:val="16"/>
                                      <w:szCs w:val="20"/>
                                    </w:rPr>
                                    <w:t>位置找到</w:t>
                                  </w:r>
                                  <w:r>
                                    <w:rPr>
                                      <w:rFonts w:hint="eastAsia"/>
                                      <w:sz w:val="16"/>
                                      <w:szCs w:val="20"/>
                                    </w:rPr>
                                    <w:t>test</w:t>
                                  </w:r>
                                  <w:r>
                                    <w:rPr>
                                      <w:rFonts w:hint="eastAsia"/>
                                      <w:sz w:val="16"/>
                                      <w:szCs w:val="20"/>
                                    </w:rPr>
                                    <w:t>文件实际</w:t>
                                  </w:r>
                                  <w:r>
                                    <w:rPr>
                                      <w:rFonts w:hint="eastAsia"/>
                                      <w:sz w:val="16"/>
                                      <w:szCs w:val="20"/>
                                    </w:rPr>
                                    <w:t>block</w:t>
                                  </w:r>
                                </w:p>
                                <w:p w14:paraId="309F5084" w14:textId="77777777" w:rsidR="00ED6DF6" w:rsidRDefault="00ED6DF6">
                                  <w:pPr>
                                    <w:adjustRightInd w:val="0"/>
                                    <w:snapToGrid w:val="0"/>
                                    <w:rPr>
                                      <w:sz w:val="16"/>
                                      <w:szCs w:val="20"/>
                                    </w:rPr>
                                  </w:pPr>
                                  <w:r>
                                    <w:rPr>
                                      <w:rFonts w:hint="eastAsia"/>
                                      <w:sz w:val="16"/>
                                      <w:szCs w:val="20"/>
                                    </w:rPr>
                                    <w:t>读取</w:t>
                                  </w:r>
                                  <w:r>
                                    <w:rPr>
                                      <w:rFonts w:hint="eastAsia"/>
                                      <w:sz w:val="16"/>
                                      <w:szCs w:val="20"/>
                                    </w:rPr>
                                    <w:t>block</w:t>
                                  </w:r>
                                  <w:r>
                                    <w:rPr>
                                      <w:rFonts w:hint="eastAsia"/>
                                      <w:sz w:val="16"/>
                                      <w:szCs w:val="20"/>
                                    </w:rPr>
                                    <w:t>读取</w:t>
                                  </w:r>
                                  <w:r>
                                    <w:rPr>
                                      <w:rFonts w:hint="eastAsia"/>
                                      <w:sz w:val="16"/>
                                      <w:szCs w:val="20"/>
                                    </w:rPr>
                                    <w:t>test</w:t>
                                  </w:r>
                                  <w:r>
                                    <w:rPr>
                                      <w:rFonts w:hint="eastAsia"/>
                                      <w:sz w:val="16"/>
                                      <w:szCs w:val="20"/>
                                    </w:rPr>
                                    <w:t>文件内容</w:t>
                                  </w:r>
                                </w:p>
                              </w:txbxContent>
                            </wps:txbx>
                            <wps:bodyPr rot="0" vert="horz" wrap="square" lIns="91440" tIns="45720" rIns="91440" bIns="45720" anchor="t" anchorCtr="0" upright="1">
                              <a:noAutofit/>
                            </wps:bodyPr>
                          </wps:wsp>
                        </wpg:grpSp>
                        <wpg:grpSp>
                          <wpg:cNvPr id="69" name="组合 83"/>
                          <wpg:cNvGrpSpPr>
                            <a:grpSpLocks/>
                          </wpg:cNvGrpSpPr>
                          <wpg:grpSpPr bwMode="auto">
                            <a:xfrm>
                              <a:off x="7125" y="79106"/>
                              <a:ext cx="2883" cy="944"/>
                              <a:chOff x="7125" y="79664"/>
                              <a:chExt cx="2883" cy="944"/>
                            </a:xfrm>
                          </wpg:grpSpPr>
                          <wps:wsp>
                            <wps:cNvPr id="70" name="直线 31"/>
                            <wps:cNvCnPr>
                              <a:cxnSpLocks/>
                            </wps:cNvCnPr>
                            <wps:spPr bwMode="auto">
                              <a:xfrm>
                                <a:off x="7125" y="79739"/>
                                <a:ext cx="1" cy="825"/>
                              </a:xfrm>
                              <a:prstGeom prst="line">
                                <a:avLst/>
                              </a:prstGeom>
                              <a:noFill/>
                              <a:ln w="9525">
                                <a:solidFill>
                                  <a:srgbClr val="FF0000"/>
                                </a:solidFill>
                                <a:round/>
                                <a:headEnd/>
                                <a:tailEnd type="arrow" w="med" len="med"/>
                              </a:ln>
                            </wps:spPr>
                            <wps:bodyPr/>
                          </wps:wsp>
                          <wps:wsp>
                            <wps:cNvPr id="71" name="直线 34"/>
                            <wps:cNvCnPr>
                              <a:cxnSpLocks/>
                            </wps:cNvCnPr>
                            <wps:spPr bwMode="auto">
                              <a:xfrm flipV="1">
                                <a:off x="8229" y="79700"/>
                                <a:ext cx="911" cy="908"/>
                              </a:xfrm>
                              <a:prstGeom prst="line">
                                <a:avLst/>
                              </a:prstGeom>
                              <a:noFill/>
                              <a:ln w="9525">
                                <a:solidFill>
                                  <a:srgbClr val="FF0000"/>
                                </a:solidFill>
                                <a:round/>
                                <a:headEnd/>
                                <a:tailEnd type="arrow" w="med" len="med"/>
                              </a:ln>
                            </wps:spPr>
                            <wps:bodyPr/>
                          </wps:wsp>
                          <wps:wsp>
                            <wps:cNvPr id="72" name="直线 35"/>
                            <wps:cNvCnPr>
                              <a:cxnSpLocks/>
                            </wps:cNvCnPr>
                            <wps:spPr bwMode="auto">
                              <a:xfrm>
                                <a:off x="10008" y="79664"/>
                                <a:ext cx="1" cy="922"/>
                              </a:xfrm>
                              <a:prstGeom prst="line">
                                <a:avLst/>
                              </a:prstGeom>
                              <a:noFill/>
                              <a:ln w="9525">
                                <a:solidFill>
                                  <a:srgbClr val="FF0000"/>
                                </a:solidFill>
                                <a:round/>
                                <a:headEnd/>
                                <a:tailEnd type="arrow" w="med" len="med"/>
                              </a:ln>
                            </wps:spPr>
                            <wps:bodyPr/>
                          </wps:wsp>
                        </wpg:grpSp>
                      </wpg:grpSp>
                      <wpg:grpSp>
                        <wpg:cNvPr id="73" name="组合 40"/>
                        <wpg:cNvGrpSpPr>
                          <a:grpSpLocks/>
                        </wpg:cNvGrpSpPr>
                        <wpg:grpSpPr bwMode="auto">
                          <a:xfrm>
                            <a:off x="6548" y="80551"/>
                            <a:ext cx="4189" cy="459"/>
                            <a:chOff x="7822" y="79887"/>
                            <a:chExt cx="4189" cy="459"/>
                          </a:xfrm>
                        </wpg:grpSpPr>
                        <wps:wsp>
                          <wps:cNvPr id="74" name="文本框 32"/>
                          <wps:cNvSpPr txBox="1">
                            <a:spLocks/>
                          </wps:cNvSpPr>
                          <wps:spPr bwMode="auto">
                            <a:xfrm>
                              <a:off x="7822" y="79887"/>
                              <a:ext cx="133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2324E" w14:textId="77777777" w:rsidR="00ED6DF6" w:rsidRDefault="00ED6DF6">
                                <w:pPr>
                                  <w:rPr>
                                    <w:sz w:val="13"/>
                                    <w:szCs w:val="16"/>
                                  </w:rPr>
                                </w:pPr>
                                <w:r>
                                  <w:rPr>
                                    <w:rFonts w:hint="eastAsia"/>
                                    <w:sz w:val="13"/>
                                    <w:szCs w:val="16"/>
                                  </w:rPr>
                                  <w:t>test</w:t>
                                </w:r>
                                <w:r>
                                  <w:rPr>
                                    <w:rFonts w:hint="eastAsia"/>
                                    <w:sz w:val="13"/>
                                    <w:szCs w:val="16"/>
                                  </w:rPr>
                                  <w:t>文件</w:t>
                                </w:r>
                                <w:r>
                                  <w:rPr>
                                    <w:rFonts w:hint="eastAsia"/>
                                    <w:sz w:val="13"/>
                                    <w:szCs w:val="16"/>
                                  </w:rPr>
                                  <w:t>&gt;</w:t>
                                </w:r>
                                <w:r>
                                  <w:rPr>
                                    <w:rFonts w:hint="eastAsia"/>
                                    <w:b/>
                                    <w:bCs/>
                                    <w:color w:val="0070C0"/>
                                    <w:sz w:val="13"/>
                                    <w:szCs w:val="16"/>
                                  </w:rPr>
                                  <w:t xml:space="preserve"> inode</w:t>
                                </w:r>
                                <w:r>
                                  <w:rPr>
                                    <w:rFonts w:hint="eastAsia"/>
                                    <w:b/>
                                    <w:bCs/>
                                    <w:color w:val="0070C0"/>
                                    <w:sz w:val="13"/>
                                    <w:szCs w:val="16"/>
                                  </w:rPr>
                                  <w:t>号</w:t>
                                </w:r>
                                <w:r>
                                  <w:rPr>
                                    <w:rFonts w:hint="eastAsia"/>
                                    <w:sz w:val="13"/>
                                    <w:szCs w:val="16"/>
                                  </w:rPr>
                                  <w:t xml:space="preserve"> </w:t>
                                </w:r>
                              </w:p>
                            </w:txbxContent>
                          </wps:txbx>
                          <wps:bodyPr rot="0" vert="horz" wrap="square" lIns="91440" tIns="45720" rIns="91440" bIns="45720" anchor="t" anchorCtr="0" upright="1">
                            <a:noAutofit/>
                          </wps:bodyPr>
                        </wps:wsp>
                        <wps:wsp>
                          <wps:cNvPr id="75" name="文本框 33"/>
                          <wps:cNvSpPr txBox="1">
                            <a:spLocks/>
                          </wps:cNvSpPr>
                          <wps:spPr bwMode="auto">
                            <a:xfrm>
                              <a:off x="10983" y="79887"/>
                              <a:ext cx="1028"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1011" w14:textId="77777777" w:rsidR="00ED6DF6" w:rsidRDefault="00ED6DF6">
                                <w:pPr>
                                  <w:rPr>
                                    <w:sz w:val="11"/>
                                    <w:szCs w:val="15"/>
                                  </w:rPr>
                                </w:pPr>
                                <w:r>
                                  <w:rPr>
                                    <w:rFonts w:hint="eastAsia"/>
                                    <w:sz w:val="11"/>
                                    <w:szCs w:val="15"/>
                                  </w:rPr>
                                  <w:t>test</w:t>
                                </w:r>
                                <w:r>
                                  <w:rPr>
                                    <w:rFonts w:hint="eastAsia"/>
                                    <w:sz w:val="11"/>
                                    <w:szCs w:val="15"/>
                                  </w:rPr>
                                  <w:t>文件的</w:t>
                                </w:r>
                                <w:r>
                                  <w:rPr>
                                    <w:rFonts w:hint="eastAsia"/>
                                    <w:b/>
                                    <w:bCs/>
                                    <w:color w:val="0070C0"/>
                                    <w:sz w:val="11"/>
                                    <w:szCs w:val="15"/>
                                  </w:rPr>
                                  <w:t>数据</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D5202A" id="组合 86" o:spid="_x0000_s1026" style="position:absolute;left:0;text-align:left;margin-left:36.6pt;margin-top:9.4pt;width:299.5pt;height:301.5pt;z-index:251658241" coordorigin="5743,77432" coordsize="5990,6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">
                <v:group id="组合 84" o:spid="_x0000_s1027" style="position:absolute;left:5743;top:77432;width:5990;height:6030" coordorigin="5743,77414" coordsize="5990,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组合 82" o:spid="_x0000_s1028" style="position:absolute;left:5743;top:77414;width:5990;height:6030" coordorigin="5743,77972" coordsize="5990,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组合 81" o:spid="_x0000_s1029" style="position:absolute;left:5743;top:77972;width:5990;height:6030" coordorigin="5743,77972" coordsize="5990,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组合 23" o:spid="_x0000_s1030" style="position:absolute;left:5743;top:79074;width:5991;height:4928" coordorigin="6815,77203" coordsize="5991,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组合 22" o:spid="_x0000_s1031" style="position:absolute;left:6815;top:77203;width:5991;height:4907" coordorigin="6322,77107" coordsize="5991,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矩形 7" o:spid="_x0000_s1032" style="position:absolute;left:6322;top:77107;width:5991;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">
                            <v:path arrowok="t"/>
                          </v:rect>
                          <v:group id="组合 21" o:spid="_x0000_s1033" style="position:absolute;left:6676;top:77201;width:5227;height:2530" coordorigin="6676,77201" coordsize="5227,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type id="_x0000_t202" coordsize="21600,21600" o:spt="202" path="m,l,21600r21600,l21600,xe">
                              <v:stroke joinstyle="miter"/>
                              <v:path gradientshapeok="t" o:connecttype="rect"/>
                            </v:shapetype>
                            <v:shape id="文本框 12" o:spid="_x0000_s1034" type="#_x0000_t202" style="position:absolute;left:6709;top:77219;width:2012;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" stroked="f">
                              <v:path arrowok="t"/>
                              <v:textbox>
                                <w:txbxContent>
                                  <w:p w14:paraId="08BCAFCD" w14:textId="77777777" w:rsidR="00ED6DF6" w:rsidRDefault="00ED6DF6">
                                    <w:pPr>
                                      <w:adjustRightInd w:val="0"/>
                                      <w:snapToGrid w:val="0"/>
                                      <w:rPr>
                                        <w:sz w:val="15"/>
                                        <w:szCs w:val="18"/>
                                      </w:rPr>
                                    </w:pPr>
                                    <w:r>
                                      <w:rPr>
                                        <w:rFonts w:hint="eastAsia"/>
                                        <w:sz w:val="15"/>
                                        <w:szCs w:val="18"/>
                                      </w:rPr>
                                      <w:t>inode</w:t>
                                    </w:r>
                                    <w:r>
                                      <w:rPr>
                                        <w:rFonts w:hint="eastAsia"/>
                                        <w:sz w:val="15"/>
                                        <w:szCs w:val="18"/>
                                      </w:rPr>
                                      <w:t>号、</w:t>
                                    </w:r>
                                    <w:r>
                                      <w:rPr>
                                        <w:rFonts w:hint="eastAsia"/>
                                        <w:b/>
                                        <w:bCs/>
                                        <w:color w:val="FF0000"/>
                                        <w:sz w:val="15"/>
                                        <w:szCs w:val="18"/>
                                      </w:rPr>
                                      <w:t>权限</w:t>
                                    </w:r>
                                    <w:r>
                                      <w:rPr>
                                        <w:rFonts w:hint="eastAsia"/>
                                        <w:sz w:val="15"/>
                                        <w:szCs w:val="18"/>
                                      </w:rPr>
                                      <w:t>、所有者时间、所在的</w:t>
                                    </w:r>
                                    <w:r>
                                      <w:rPr>
                                        <w:rFonts w:hint="eastAsia"/>
                                        <w:sz w:val="15"/>
                                        <w:szCs w:val="18"/>
                                      </w:rPr>
                                      <w:t xml:space="preserve">block </w:t>
                                    </w:r>
                                    <w:r>
                                      <w:rPr>
                                        <w:rFonts w:hint="eastAsia"/>
                                        <w:sz w:val="15"/>
                                        <w:szCs w:val="18"/>
                                      </w:rPr>
                                      <w:t>编号</w:t>
                                    </w:r>
                                    <w:r>
                                      <w:rPr>
                                        <w:rFonts w:hint="eastAsia"/>
                                        <w:sz w:val="15"/>
                                        <w:szCs w:val="18"/>
                                      </w:rPr>
                                      <w:t>1</w:t>
                                    </w:r>
                                  </w:p>
                                </w:txbxContent>
                              </v:textbox>
                            </v:shape>
                            <v:roundrect id="自选图形 8" o:spid="_x0000_s1035" style="position:absolute;left:6676;top:77234;width:2066;height:5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" filled="f">
                              <v:path arrowok="t"/>
                            </v:roundrect>
                            <v:shapetype id="_x0000_t112" coordsize="21600,21600" o:spt="112" path="m,l,21600r21600,l21600,xem2610,nfl2610,21600em18990,nfl18990,21600e">
                              <v:stroke joinstyle="miter"/>
                              <v:path o:extrusionok="f" gradientshapeok="t" o:connecttype="rect" textboxrect="2610,0,18990,21600"/>
                            </v:shapetype>
                            <v:shape id="自选图形 10" o:spid="_x0000_s1036" type="#_x0000_t112" style="position:absolute;left:6751;top:78659;width:205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">
                              <v:path arrowok="t"/>
                            </v:shape>
                            <v:shape id="自选图形 11" o:spid="_x0000_s1037" type="#_x0000_t112" style="position:absolute;left:9601;top:78648;width:2303;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">
                              <v:path arrowok="t"/>
                            </v:shape>
                            <v:shape id="文本框 13" o:spid="_x0000_s1038" type="#_x0000_t202" style="position:absolute;left:9764;top:77201;width:2012;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" filled="f" stroked="f">
                              <v:path arrowok="t"/>
                              <v:textbox>
                                <w:txbxContent>
                                  <w:p w14:paraId="24F5502D" w14:textId="77777777" w:rsidR="00ED6DF6" w:rsidRDefault="00ED6DF6">
                                    <w:pPr>
                                      <w:adjustRightInd w:val="0"/>
                                      <w:snapToGrid w:val="0"/>
                                      <w:rPr>
                                        <w:sz w:val="15"/>
                                        <w:szCs w:val="18"/>
                                      </w:rPr>
                                    </w:pPr>
                                    <w:r>
                                      <w:rPr>
                                        <w:rFonts w:hint="eastAsia"/>
                                        <w:sz w:val="15"/>
                                        <w:szCs w:val="18"/>
                                      </w:rPr>
                                      <w:t>inode</w:t>
                                    </w:r>
                                    <w:r>
                                      <w:rPr>
                                        <w:rFonts w:hint="eastAsia"/>
                                        <w:sz w:val="15"/>
                                        <w:szCs w:val="18"/>
                                      </w:rPr>
                                      <w:t>号、</w:t>
                                    </w:r>
                                    <w:r>
                                      <w:rPr>
                                        <w:rFonts w:hint="eastAsia"/>
                                        <w:b/>
                                        <w:bCs/>
                                        <w:color w:val="FF0000"/>
                                        <w:sz w:val="15"/>
                                        <w:szCs w:val="18"/>
                                      </w:rPr>
                                      <w:t>权限</w:t>
                                    </w:r>
                                    <w:r>
                                      <w:rPr>
                                        <w:rFonts w:hint="eastAsia"/>
                                        <w:sz w:val="15"/>
                                        <w:szCs w:val="18"/>
                                      </w:rPr>
                                      <w:t>、所有者时间、所在的</w:t>
                                    </w:r>
                                    <w:r>
                                      <w:rPr>
                                        <w:rFonts w:hint="eastAsia"/>
                                        <w:sz w:val="15"/>
                                        <w:szCs w:val="18"/>
                                      </w:rPr>
                                      <w:t>block</w:t>
                                    </w:r>
                                    <w:r>
                                      <w:rPr>
                                        <w:rFonts w:hint="eastAsia"/>
                                        <w:sz w:val="15"/>
                                        <w:szCs w:val="18"/>
                                      </w:rPr>
                                      <w:t>编号</w:t>
                                    </w:r>
                                    <w:r>
                                      <w:rPr>
                                        <w:rFonts w:hint="eastAsia"/>
                                        <w:sz w:val="15"/>
                                        <w:szCs w:val="18"/>
                                      </w:rPr>
                                      <w:t>2</w:t>
                                    </w:r>
                                  </w:p>
                                </w:txbxContent>
                              </v:textbox>
                            </v:shape>
                            <v:shape id="文本框 14" o:spid="_x0000_s1039" type="#_x0000_t202" style="position:absolute;left:7211;top:78831;width:1136;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">
                              <v:path arrowok="t"/>
                              <v:textbox>
                                <w:txbxContent>
                                  <w:p w14:paraId="294E980B" w14:textId="77777777" w:rsidR="00ED6DF6" w:rsidRDefault="00ED6DF6">
                                    <w:pPr>
                                      <w:jc w:val="center"/>
                                      <w:rPr>
                                        <w:sz w:val="11"/>
                                        <w:szCs w:val="15"/>
                                      </w:rPr>
                                    </w:pPr>
                                    <w:r>
                                      <w:rPr>
                                        <w:rFonts w:hint="eastAsia"/>
                                        <w:sz w:val="11"/>
                                        <w:szCs w:val="15"/>
                                      </w:rPr>
                                      <w:t>/home</w:t>
                                    </w:r>
                                    <w:r>
                                      <w:rPr>
                                        <w:rFonts w:hint="eastAsia"/>
                                        <w:sz w:val="11"/>
                                        <w:szCs w:val="15"/>
                                      </w:rPr>
                                      <w:t>的</w:t>
                                    </w:r>
                                    <w:r>
                                      <w:rPr>
                                        <w:rFonts w:hint="eastAsia"/>
                                        <w:sz w:val="11"/>
                                        <w:szCs w:val="15"/>
                                      </w:rPr>
                                      <w:t>block 1</w:t>
                                    </w:r>
                                  </w:p>
                                </w:txbxContent>
                              </v:textbox>
                            </v:shape>
                            <v:shape id="文本框 15" o:spid="_x0000_s1040" type="#_x0000_t202" style="position:absolute;left:10215;top:78825;width:1136;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">
                              <v:path arrowok="t"/>
                              <v:textbox>
                                <w:txbxContent>
                                  <w:p w14:paraId="71B17000" w14:textId="77777777" w:rsidR="00ED6DF6" w:rsidRDefault="00ED6DF6">
                                    <w:pPr>
                                      <w:jc w:val="center"/>
                                      <w:rPr>
                                        <w:sz w:val="13"/>
                                        <w:szCs w:val="16"/>
                                      </w:rPr>
                                    </w:pPr>
                                    <w:r>
                                      <w:rPr>
                                        <w:rFonts w:hint="eastAsia"/>
                                        <w:sz w:val="13"/>
                                        <w:szCs w:val="16"/>
                                      </w:rPr>
                                      <w:t>test</w:t>
                                    </w:r>
                                    <w:r>
                                      <w:rPr>
                                        <w:rFonts w:hint="eastAsia"/>
                                        <w:sz w:val="13"/>
                                        <w:szCs w:val="16"/>
                                      </w:rPr>
                                      <w:t>的</w:t>
                                    </w:r>
                                    <w:r>
                                      <w:rPr>
                                        <w:rFonts w:hint="eastAsia"/>
                                        <w:sz w:val="13"/>
                                        <w:szCs w:val="16"/>
                                      </w:rPr>
                                      <w:t>block 2</w:t>
                                    </w:r>
                                  </w:p>
                                </w:txbxContent>
                              </v:textbox>
                            </v:shape>
                          </v:group>
                        </v:group>
                        <v:roundrect id="自选图形 9" o:spid="_x0000_s1041" style="position:absolute;left:10134;top:77266;width:2066;height:5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" filled="f">
                          <v:path arrowok="t"/>
                        </v:roundrect>
                      </v:group>
                      <v:group id="组合 63" o:spid="_x0000_s1042" style="position:absolute;left:6109;top:77972;width:5218;height:1113" coordorigin="6109,77972" coordsize="5218,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27" o:spid="_x0000_s1043" type="#_x0000_t202" style="position:absolute;left:6109;top:77972;width:2035;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">
                          <v:path arrowok="t"/>
                          <v:textbox>
                            <w:txbxContent>
                              <w:p w14:paraId="2E7E6748" w14:textId="77777777" w:rsidR="00ED6DF6" w:rsidRDefault="00ED6DF6">
                                <w:pPr>
                                  <w:rPr>
                                    <w:sz w:val="20"/>
                                    <w:szCs w:val="22"/>
                                  </w:rPr>
                                </w:pPr>
                                <w:r>
                                  <w:rPr>
                                    <w:rFonts w:hint="eastAsia"/>
                                    <w:sz w:val="20"/>
                                    <w:szCs w:val="22"/>
                                  </w:rPr>
                                  <w:t>目录</w:t>
                                </w:r>
                                <w:r>
                                  <w:rPr>
                                    <w:rFonts w:hint="eastAsia"/>
                                    <w:b/>
                                    <w:bCs/>
                                    <w:sz w:val="20"/>
                                    <w:szCs w:val="22"/>
                                  </w:rPr>
                                  <w:t>/home</w:t>
                                </w:r>
                                <w:r>
                                  <w:rPr>
                                    <w:rFonts w:hint="eastAsia"/>
                                    <w:sz w:val="20"/>
                                    <w:szCs w:val="22"/>
                                  </w:rPr>
                                  <w:t>的</w:t>
                                </w:r>
                                <w:r>
                                  <w:rPr>
                                    <w:rFonts w:hint="eastAsia"/>
                                    <w:sz w:val="20"/>
                                    <w:szCs w:val="22"/>
                                  </w:rPr>
                                  <w:t>inode</w:t>
                                </w:r>
                              </w:p>
                            </w:txbxContent>
                          </v:textbox>
                        </v:shape>
                        <v:shape id="文本框 28" o:spid="_x0000_s1044" type="#_x0000_t202" style="position:absolute;left:9077;top:77982;width:2250;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">
                          <v:path arrowok="t"/>
                          <v:textbox>
                            <w:txbxContent>
                              <w:p w14:paraId="1D3D2CBD" w14:textId="77777777" w:rsidR="00ED6DF6" w:rsidRDefault="00ED6DF6">
                                <w:r>
                                  <w:rPr>
                                    <w:rFonts w:hint="eastAsia"/>
                                  </w:rPr>
                                  <w:t>文件</w:t>
                                </w:r>
                                <w:r>
                                  <w:rPr>
                                    <w:rFonts w:hint="eastAsia"/>
                                    <w:b/>
                                    <w:bCs/>
                                  </w:rPr>
                                  <w:t>test</w:t>
                                </w:r>
                                <w:r>
                                  <w:rPr>
                                    <w:rFonts w:hint="eastAsia"/>
                                  </w:rPr>
                                  <w:t>的</w:t>
                                </w:r>
                                <w:r>
                                  <w:rPr>
                                    <w:rFonts w:hint="eastAsia"/>
                                  </w:rPr>
                                  <w:t>inode</w:t>
                                </w:r>
                              </w:p>
                            </w:txbxContent>
                          </v:textbox>
                        </v:shape>
                        <v:line id="直线 29" o:spid="_x0000_s1045" style="position:absolute;flip:x;visibility:visible;mso-wrap-style:square" from="7041,78529" to="7052,79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">
                          <v:stroke endarrow="open"/>
                          <o:lock v:ext="edit" shapetype="f"/>
                        </v:line>
                        <v:line id="直线 30" o:spid="_x0000_s1046" style="position:absolute;visibility:visible;mso-wrap-style:square" from="10030,78497" to="10031,79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">
                          <v:stroke endarrow="open"/>
                          <o:lock v:ext="edit" shapetype="f"/>
                        </v:line>
                      </v:group>
                    </v:group>
                    <v:shape id="文本框 36" o:spid="_x0000_s1047" type="#_x0000_t202" style="position:absolute;left:6195;top:81973;width:526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">
                      <v:path arrowok="t"/>
                      <v:textbox>
                        <w:txbxContent>
                          <w:p w14:paraId="058E45CB" w14:textId="77777777" w:rsidR="00ED6DF6" w:rsidRDefault="00ED6DF6">
                            <w:pPr>
                              <w:adjustRightInd w:val="0"/>
                              <w:snapToGrid w:val="0"/>
                              <w:rPr>
                                <w:sz w:val="16"/>
                                <w:szCs w:val="20"/>
                              </w:rPr>
                            </w:pPr>
                            <w:r>
                              <w:rPr>
                                <w:rFonts w:hint="eastAsia"/>
                                <w:sz w:val="16"/>
                                <w:szCs w:val="20"/>
                              </w:rPr>
                              <w:t>根目录</w:t>
                            </w:r>
                            <w:r>
                              <w:rPr>
                                <w:rFonts w:hint="eastAsia"/>
                                <w:sz w:val="16"/>
                                <w:szCs w:val="20"/>
                              </w:rPr>
                              <w:t>inode</w:t>
                            </w:r>
                            <w:r>
                              <w:rPr>
                                <w:rFonts w:hint="eastAsia"/>
                                <w:sz w:val="16"/>
                                <w:szCs w:val="20"/>
                              </w:rPr>
                              <w:t>固定是</w:t>
                            </w:r>
                            <w:r>
                              <w:rPr>
                                <w:rFonts w:hint="eastAsia"/>
                                <w:sz w:val="16"/>
                                <w:szCs w:val="20"/>
                              </w:rPr>
                              <w:t>2</w:t>
                            </w:r>
                          </w:p>
                          <w:p w14:paraId="3E18206A" w14:textId="77777777" w:rsidR="00ED6DF6" w:rsidRDefault="00ED6DF6">
                            <w:pPr>
                              <w:adjustRightInd w:val="0"/>
                              <w:snapToGrid w:val="0"/>
                              <w:rPr>
                                <w:sz w:val="16"/>
                                <w:szCs w:val="20"/>
                              </w:rPr>
                            </w:pPr>
                            <w:r>
                              <w:rPr>
                                <w:rFonts w:hint="eastAsia"/>
                                <w:sz w:val="16"/>
                                <w:szCs w:val="20"/>
                              </w:rPr>
                              <w:t>判断权限是否可访问文件夹</w:t>
                            </w:r>
                            <w:r>
                              <w:rPr>
                                <w:rFonts w:hint="eastAsia"/>
                                <w:b/>
                                <w:bCs/>
                                <w:sz w:val="16"/>
                                <w:szCs w:val="20"/>
                              </w:rPr>
                              <w:t>/home</w:t>
                            </w:r>
                            <w:r>
                              <w:rPr>
                                <w:rFonts w:hint="eastAsia"/>
                                <w:sz w:val="16"/>
                                <w:szCs w:val="20"/>
                              </w:rPr>
                              <w:t>的</w:t>
                            </w:r>
                            <w:r>
                              <w:rPr>
                                <w:rFonts w:hint="eastAsia"/>
                                <w:sz w:val="16"/>
                                <w:szCs w:val="20"/>
                              </w:rPr>
                              <w:t>block 1</w:t>
                            </w:r>
                          </w:p>
                          <w:p w14:paraId="3EA047AB" w14:textId="77777777" w:rsidR="00ED6DF6" w:rsidRDefault="00ED6DF6">
                            <w:pPr>
                              <w:adjustRightInd w:val="0"/>
                              <w:snapToGrid w:val="0"/>
                              <w:rPr>
                                <w:sz w:val="16"/>
                                <w:szCs w:val="20"/>
                              </w:rPr>
                            </w:pPr>
                            <w:r>
                              <w:rPr>
                                <w:rFonts w:hint="eastAsia"/>
                                <w:sz w:val="16"/>
                                <w:szCs w:val="20"/>
                              </w:rPr>
                              <w:t>如有，访问</w:t>
                            </w:r>
                            <w:r>
                              <w:rPr>
                                <w:rFonts w:hint="eastAsia"/>
                                <w:sz w:val="16"/>
                                <w:szCs w:val="20"/>
                              </w:rPr>
                              <w:t>block</w:t>
                            </w:r>
                            <w:r>
                              <w:rPr>
                                <w:rFonts w:hint="eastAsia"/>
                                <w:sz w:val="16"/>
                                <w:szCs w:val="20"/>
                              </w:rPr>
                              <w:t>查找文件</w:t>
                            </w:r>
                            <w:r>
                              <w:rPr>
                                <w:rFonts w:hint="eastAsia"/>
                                <w:b/>
                                <w:bCs/>
                                <w:sz w:val="16"/>
                                <w:szCs w:val="20"/>
                              </w:rPr>
                              <w:t>test</w:t>
                            </w:r>
                            <w:r>
                              <w:rPr>
                                <w:rFonts w:hint="eastAsia"/>
                                <w:sz w:val="16"/>
                                <w:szCs w:val="20"/>
                              </w:rPr>
                              <w:t>的</w:t>
                            </w:r>
                            <w:r>
                              <w:rPr>
                                <w:rFonts w:hint="eastAsia"/>
                                <w:sz w:val="16"/>
                                <w:szCs w:val="20"/>
                              </w:rPr>
                              <w:t>inode</w:t>
                            </w:r>
                          </w:p>
                          <w:p w14:paraId="25EA37B3" w14:textId="77777777" w:rsidR="00ED6DF6" w:rsidRDefault="00ED6DF6">
                            <w:pPr>
                              <w:adjustRightInd w:val="0"/>
                              <w:snapToGrid w:val="0"/>
                              <w:rPr>
                                <w:sz w:val="16"/>
                                <w:szCs w:val="20"/>
                              </w:rPr>
                            </w:pPr>
                            <w:r>
                              <w:rPr>
                                <w:rFonts w:hint="eastAsia"/>
                                <w:sz w:val="16"/>
                                <w:szCs w:val="20"/>
                              </w:rPr>
                              <w:t>通过</w:t>
                            </w:r>
                            <w:r>
                              <w:rPr>
                                <w:rFonts w:hint="eastAsia"/>
                                <w:b/>
                                <w:bCs/>
                                <w:sz w:val="16"/>
                                <w:szCs w:val="20"/>
                              </w:rPr>
                              <w:t>test</w:t>
                            </w:r>
                            <w:r>
                              <w:rPr>
                                <w:rFonts w:hint="eastAsia"/>
                                <w:sz w:val="16"/>
                                <w:szCs w:val="20"/>
                              </w:rPr>
                              <w:t>文件的</w:t>
                            </w:r>
                            <w:r>
                              <w:rPr>
                                <w:rFonts w:hint="eastAsia"/>
                                <w:sz w:val="16"/>
                                <w:szCs w:val="20"/>
                              </w:rPr>
                              <w:t>inode</w:t>
                            </w:r>
                            <w:r>
                              <w:rPr>
                                <w:rFonts w:hint="eastAsia"/>
                                <w:sz w:val="16"/>
                                <w:szCs w:val="20"/>
                              </w:rPr>
                              <w:t>号找到</w:t>
                            </w:r>
                            <w:r>
                              <w:rPr>
                                <w:rFonts w:hint="eastAsia"/>
                                <w:b/>
                                <w:bCs/>
                                <w:sz w:val="16"/>
                                <w:szCs w:val="20"/>
                              </w:rPr>
                              <w:t>test</w:t>
                            </w:r>
                            <w:r>
                              <w:rPr>
                                <w:rFonts w:hint="eastAsia"/>
                                <w:sz w:val="16"/>
                                <w:szCs w:val="20"/>
                              </w:rPr>
                              <w:t>文件的</w:t>
                            </w:r>
                            <w:r>
                              <w:rPr>
                                <w:rFonts w:hint="eastAsia"/>
                                <w:sz w:val="16"/>
                                <w:szCs w:val="20"/>
                              </w:rPr>
                              <w:t>inode</w:t>
                            </w:r>
                            <w:r>
                              <w:rPr>
                                <w:rFonts w:hint="eastAsia"/>
                                <w:sz w:val="16"/>
                                <w:szCs w:val="20"/>
                              </w:rPr>
                              <w:t>信息</w:t>
                            </w:r>
                          </w:p>
                          <w:p w14:paraId="256799EF" w14:textId="77777777" w:rsidR="00ED6DF6" w:rsidRDefault="00ED6DF6">
                            <w:pPr>
                              <w:adjustRightInd w:val="0"/>
                              <w:snapToGrid w:val="0"/>
                              <w:rPr>
                                <w:sz w:val="16"/>
                                <w:szCs w:val="20"/>
                              </w:rPr>
                            </w:pPr>
                            <w:r>
                              <w:rPr>
                                <w:rFonts w:hint="eastAsia"/>
                                <w:sz w:val="16"/>
                                <w:szCs w:val="20"/>
                              </w:rPr>
                              <w:t>判断权限是否可访问</w:t>
                            </w:r>
                            <w:r>
                              <w:rPr>
                                <w:rFonts w:hint="eastAsia"/>
                                <w:b/>
                                <w:bCs/>
                                <w:sz w:val="16"/>
                                <w:szCs w:val="20"/>
                              </w:rPr>
                              <w:t>test</w:t>
                            </w:r>
                            <w:r>
                              <w:rPr>
                                <w:rFonts w:hint="eastAsia"/>
                                <w:sz w:val="16"/>
                                <w:szCs w:val="20"/>
                              </w:rPr>
                              <w:t>文件</w:t>
                            </w:r>
                          </w:p>
                          <w:p w14:paraId="12891961" w14:textId="77777777" w:rsidR="00ED6DF6" w:rsidRDefault="00ED6DF6">
                            <w:pPr>
                              <w:adjustRightInd w:val="0"/>
                              <w:snapToGrid w:val="0"/>
                              <w:rPr>
                                <w:sz w:val="16"/>
                                <w:szCs w:val="20"/>
                              </w:rPr>
                            </w:pPr>
                            <w:r>
                              <w:rPr>
                                <w:rFonts w:hint="eastAsia"/>
                                <w:sz w:val="16"/>
                                <w:szCs w:val="20"/>
                              </w:rPr>
                              <w:t>如有，通过</w:t>
                            </w:r>
                            <w:r>
                              <w:rPr>
                                <w:rFonts w:hint="eastAsia"/>
                                <w:sz w:val="16"/>
                                <w:szCs w:val="20"/>
                              </w:rPr>
                              <w:t>inode</w:t>
                            </w:r>
                            <w:r>
                              <w:rPr>
                                <w:rFonts w:hint="eastAsia"/>
                                <w:sz w:val="16"/>
                                <w:szCs w:val="20"/>
                              </w:rPr>
                              <w:t>信息中</w:t>
                            </w:r>
                            <w:r>
                              <w:rPr>
                                <w:rFonts w:hint="eastAsia"/>
                                <w:sz w:val="16"/>
                                <w:szCs w:val="20"/>
                              </w:rPr>
                              <w:t>block</w:t>
                            </w:r>
                            <w:r>
                              <w:rPr>
                                <w:rFonts w:hint="eastAsia"/>
                                <w:sz w:val="16"/>
                                <w:szCs w:val="20"/>
                              </w:rPr>
                              <w:t>位置找到</w:t>
                            </w:r>
                            <w:r>
                              <w:rPr>
                                <w:rFonts w:hint="eastAsia"/>
                                <w:sz w:val="16"/>
                                <w:szCs w:val="20"/>
                              </w:rPr>
                              <w:t>test</w:t>
                            </w:r>
                            <w:r>
                              <w:rPr>
                                <w:rFonts w:hint="eastAsia"/>
                                <w:sz w:val="16"/>
                                <w:szCs w:val="20"/>
                              </w:rPr>
                              <w:t>文件实际</w:t>
                            </w:r>
                            <w:r>
                              <w:rPr>
                                <w:rFonts w:hint="eastAsia"/>
                                <w:sz w:val="16"/>
                                <w:szCs w:val="20"/>
                              </w:rPr>
                              <w:t>block</w:t>
                            </w:r>
                          </w:p>
                          <w:p w14:paraId="309F5084" w14:textId="77777777" w:rsidR="00ED6DF6" w:rsidRDefault="00ED6DF6">
                            <w:pPr>
                              <w:adjustRightInd w:val="0"/>
                              <w:snapToGrid w:val="0"/>
                              <w:rPr>
                                <w:sz w:val="16"/>
                                <w:szCs w:val="20"/>
                              </w:rPr>
                            </w:pPr>
                            <w:r>
                              <w:rPr>
                                <w:rFonts w:hint="eastAsia"/>
                                <w:sz w:val="16"/>
                                <w:szCs w:val="20"/>
                              </w:rPr>
                              <w:t>读取</w:t>
                            </w:r>
                            <w:r>
                              <w:rPr>
                                <w:rFonts w:hint="eastAsia"/>
                                <w:sz w:val="16"/>
                                <w:szCs w:val="20"/>
                              </w:rPr>
                              <w:t>block</w:t>
                            </w:r>
                            <w:r>
                              <w:rPr>
                                <w:rFonts w:hint="eastAsia"/>
                                <w:sz w:val="16"/>
                                <w:szCs w:val="20"/>
                              </w:rPr>
                              <w:t>读取</w:t>
                            </w:r>
                            <w:r>
                              <w:rPr>
                                <w:rFonts w:hint="eastAsia"/>
                                <w:sz w:val="16"/>
                                <w:szCs w:val="20"/>
                              </w:rPr>
                              <w:t>test</w:t>
                            </w:r>
                            <w:r>
                              <w:rPr>
                                <w:rFonts w:hint="eastAsia"/>
                                <w:sz w:val="16"/>
                                <w:szCs w:val="20"/>
                              </w:rPr>
                              <w:t>文件内容</w:t>
                            </w:r>
                          </w:p>
                        </w:txbxContent>
                      </v:textbox>
                    </v:shape>
                  </v:group>
                  <v:group id="组合 83" o:spid="_x0000_s1048" style="position:absolute;left:7125;top:79106;width:2883;height:944" coordorigin="7125,79664" coordsize="288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直线 31" o:spid="_x0000_s1049" style="position:absolute;visibility:visible;mso-wrap-style:square" from="7125,79739" to="7126,80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" strokecolor="red">
                      <v:stroke endarrow="open"/>
                      <o:lock v:ext="edit" shapetype="f"/>
                    </v:line>
                    <v:line id="直线 34" o:spid="_x0000_s1050" style="position:absolute;flip:y;visibility:visible;mso-wrap-style:square" from="8229,79700" to="9140,8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" strokecolor="red">
                      <v:stroke endarrow="open"/>
                      <o:lock v:ext="edit" shapetype="f"/>
                    </v:line>
                    <v:line id="直线 35" o:spid="_x0000_s1051" style="position:absolute;visibility:visible;mso-wrap-style:square" from="10008,79664" to="10009,80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" strokecolor="red">
                      <v:stroke endarrow="open"/>
                      <o:lock v:ext="edit" shapetype="f"/>
                    </v:line>
                  </v:group>
                </v:group>
                <v:group id="组合 40" o:spid="_x0000_s1052" style="position:absolute;left:6548;top:80551;width:4189;height:459" coordorigin="7822,79887" coordsize="418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文本框 32" o:spid="_x0000_s1053" type="#_x0000_t202" style="position:absolute;left:7822;top:79887;width:1339;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" filled="f" stroked="f">
                    <v:path arrowok="t"/>
                    <v:textbox>
                      <w:txbxContent>
                        <w:p w14:paraId="4862324E" w14:textId="77777777" w:rsidR="00ED6DF6" w:rsidRDefault="00ED6DF6">
                          <w:pPr>
                            <w:rPr>
                              <w:sz w:val="13"/>
                              <w:szCs w:val="16"/>
                            </w:rPr>
                          </w:pPr>
                          <w:r>
                            <w:rPr>
                              <w:rFonts w:hint="eastAsia"/>
                              <w:sz w:val="13"/>
                              <w:szCs w:val="16"/>
                            </w:rPr>
                            <w:t>test</w:t>
                          </w:r>
                          <w:r>
                            <w:rPr>
                              <w:rFonts w:hint="eastAsia"/>
                              <w:sz w:val="13"/>
                              <w:szCs w:val="16"/>
                            </w:rPr>
                            <w:t>文件</w:t>
                          </w:r>
                          <w:r>
                            <w:rPr>
                              <w:rFonts w:hint="eastAsia"/>
                              <w:sz w:val="13"/>
                              <w:szCs w:val="16"/>
                            </w:rPr>
                            <w:t>&gt;</w:t>
                          </w:r>
                          <w:r>
                            <w:rPr>
                              <w:rFonts w:hint="eastAsia"/>
                              <w:b/>
                              <w:bCs/>
                              <w:color w:val="0070C0"/>
                              <w:sz w:val="13"/>
                              <w:szCs w:val="16"/>
                            </w:rPr>
                            <w:t xml:space="preserve"> inode</w:t>
                          </w:r>
                          <w:r>
                            <w:rPr>
                              <w:rFonts w:hint="eastAsia"/>
                              <w:b/>
                              <w:bCs/>
                              <w:color w:val="0070C0"/>
                              <w:sz w:val="13"/>
                              <w:szCs w:val="16"/>
                            </w:rPr>
                            <w:t>号</w:t>
                          </w:r>
                          <w:r>
                            <w:rPr>
                              <w:rFonts w:hint="eastAsia"/>
                              <w:sz w:val="13"/>
                              <w:szCs w:val="16"/>
                            </w:rPr>
                            <w:t xml:space="preserve"> </w:t>
                          </w:r>
                        </w:p>
                      </w:txbxContent>
                    </v:textbox>
                  </v:shape>
                  <v:shape id="文本框 33" o:spid="_x0000_s1054" type="#_x0000_t202" style="position:absolute;left:10983;top:79887;width:1028;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" filled="f" stroked="f">
                    <v:path arrowok="t"/>
                    <v:textbox>
                      <w:txbxContent>
                        <w:p w14:paraId="3C9C1011" w14:textId="77777777" w:rsidR="00ED6DF6" w:rsidRDefault="00ED6DF6">
                          <w:pPr>
                            <w:rPr>
                              <w:sz w:val="11"/>
                              <w:szCs w:val="15"/>
                            </w:rPr>
                          </w:pPr>
                          <w:r>
                            <w:rPr>
                              <w:rFonts w:hint="eastAsia"/>
                              <w:sz w:val="11"/>
                              <w:szCs w:val="15"/>
                            </w:rPr>
                            <w:t>test</w:t>
                          </w:r>
                          <w:r>
                            <w:rPr>
                              <w:rFonts w:hint="eastAsia"/>
                              <w:sz w:val="11"/>
                              <w:szCs w:val="15"/>
                            </w:rPr>
                            <w:t>文件的</w:t>
                          </w:r>
                          <w:r>
                            <w:rPr>
                              <w:rFonts w:hint="eastAsia"/>
                              <w:b/>
                              <w:bCs/>
                              <w:color w:val="0070C0"/>
                              <w:sz w:val="11"/>
                              <w:szCs w:val="15"/>
                            </w:rPr>
                            <w:t>数据</w:t>
                          </w:r>
                        </w:p>
                      </w:txbxContent>
                    </v:textbox>
                  </v:shape>
                </v:group>
              </v:group>
            </w:pict>
          </mc:Fallback>
        </mc:AlternateContent>
      </w:r>
      <w:r w:rsidR="00ED6DF6">
        <w:rPr>
          <w:rFonts w:eastAsia="方正宋刻本秀楷简体" w:hint="eastAsia"/>
        </w:rPr>
        <w:br w:type="page"/>
      </w:r>
      <w:r w:rsidR="00ED6DF6">
        <w:rPr>
          <w:rFonts w:eastAsia="方正宋刻本秀楷简体" w:hint="eastAsia"/>
          <w:b/>
          <w:bCs/>
          <w:sz w:val="40"/>
          <w:szCs w:val="48"/>
        </w:rPr>
        <w:lastRenderedPageBreak/>
        <w:t>所有者和所属组</w:t>
      </w:r>
    </w:p>
    <w:p w14:paraId="32174F68" w14:textId="77777777" w:rsidR="00ED6DF6" w:rsidRDefault="00ED6DF6">
      <w:pPr>
        <w:adjustRightInd w:val="0"/>
        <w:snapToGrid w:val="0"/>
        <w:ind w:firstLine="420"/>
        <w:rPr>
          <w:rFonts w:eastAsia="方正宋刻本秀楷简体"/>
        </w:rPr>
      </w:pPr>
    </w:p>
    <w:p w14:paraId="434E1715" w14:textId="77777777" w:rsidR="00ED6DF6" w:rsidRDefault="00ED6DF6">
      <w:pPr>
        <w:adjustRightInd w:val="0"/>
        <w:snapToGrid w:val="0"/>
        <w:rPr>
          <w:rFonts w:eastAsia="方正宋刻本秀楷简体"/>
          <w:color w:val="7E7E7E"/>
        </w:rPr>
      </w:pPr>
      <w:r>
        <w:rPr>
          <w:rFonts w:eastAsia="方正宋刻本秀楷简体" w:hint="eastAsia"/>
          <w:b/>
          <w:bCs/>
          <w:sz w:val="36"/>
          <w:szCs w:val="44"/>
        </w:rPr>
        <w:t>chown</w:t>
      </w:r>
      <w:r>
        <w:rPr>
          <w:rFonts w:eastAsia="方正宋刻本秀楷简体" w:hint="eastAsia"/>
        </w:rPr>
        <w:tab/>
      </w:r>
      <w:r>
        <w:rPr>
          <w:rFonts w:eastAsia="方正宋刻本秀楷简体" w:hint="eastAsia"/>
          <w:color w:val="7E7E7E"/>
        </w:rPr>
        <w:t>选项</w:t>
      </w:r>
      <w:r>
        <w:rPr>
          <w:rFonts w:eastAsia="方正宋刻本秀楷简体" w:hint="eastAsia"/>
          <w:color w:val="7E7E7E"/>
        </w:rPr>
        <w:t xml:space="preserve"> </w:t>
      </w:r>
      <w:r>
        <w:rPr>
          <w:rFonts w:eastAsia="方正宋刻本秀楷简体" w:hint="eastAsia"/>
          <w:color w:val="7E7E7E"/>
        </w:rPr>
        <w:t>所有者：所属组</w:t>
      </w:r>
      <w:r>
        <w:rPr>
          <w:rFonts w:eastAsia="方正宋刻本秀楷简体" w:hint="eastAsia"/>
          <w:color w:val="7E7E7E"/>
        </w:rPr>
        <w:t xml:space="preserve"> </w:t>
      </w:r>
      <w:r>
        <w:rPr>
          <w:rFonts w:eastAsia="方正宋刻本秀楷简体" w:hint="eastAsia"/>
          <w:color w:val="7E7E7E"/>
        </w:rPr>
        <w:t>文件或目录</w:t>
      </w:r>
    </w:p>
    <w:p w14:paraId="25D8535A"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递归</w:t>
      </w:r>
    </w:p>
    <w:p w14:paraId="77026B8C" w14:textId="77777777" w:rsidR="00ED6DF6" w:rsidRDefault="00ED6DF6">
      <w:pPr>
        <w:adjustRightInd w:val="0"/>
        <w:snapToGrid w:val="0"/>
        <w:ind w:firstLine="420"/>
        <w:rPr>
          <w:rFonts w:eastAsia="方正宋刻本秀楷简体"/>
        </w:rPr>
      </w:pPr>
      <w:r>
        <w:rPr>
          <w:rFonts w:eastAsia="方正宋刻本秀楷简体" w:hint="eastAsia"/>
        </w:rPr>
        <w:t>chown</w:t>
      </w:r>
      <w:r>
        <w:rPr>
          <w:rFonts w:eastAsia="方正宋刻本秀楷简体" w:hint="eastAsia"/>
        </w:rPr>
        <w:tab/>
      </w:r>
      <w:proofErr w:type="gramStart"/>
      <w:r>
        <w:rPr>
          <w:rFonts w:eastAsia="方正宋刻本秀楷简体" w:hint="eastAsia"/>
        </w:rPr>
        <w:t>aria:aria</w:t>
      </w:r>
      <w:proofErr w:type="gramEnd"/>
      <w:r>
        <w:rPr>
          <w:rFonts w:eastAsia="方正宋刻本秀楷简体" w:hint="eastAsia"/>
        </w:rPr>
        <w:t xml:space="preserve"> test</w:t>
      </w:r>
    </w:p>
    <w:p w14:paraId="32E4E17B" w14:textId="77777777" w:rsidR="00ED6DF6" w:rsidRDefault="00ED6DF6">
      <w:pPr>
        <w:adjustRightInd w:val="0"/>
        <w:snapToGrid w:val="0"/>
        <w:ind w:firstLine="420"/>
        <w:rPr>
          <w:rFonts w:eastAsia="方正宋刻本秀楷简体"/>
        </w:rPr>
      </w:pPr>
      <w:r>
        <w:rPr>
          <w:rFonts w:eastAsia="方正宋刻本秀楷简体" w:hint="eastAsia"/>
        </w:rPr>
        <w:t>chown</w:t>
      </w:r>
      <w:r>
        <w:rPr>
          <w:rFonts w:eastAsia="方正宋刻本秀楷简体" w:hint="eastAsia"/>
        </w:rPr>
        <w:tab/>
        <w:t>:aria</w:t>
      </w:r>
      <w:r>
        <w:rPr>
          <w:rFonts w:eastAsia="方正宋刻本秀楷简体" w:hint="eastAsia"/>
        </w:rPr>
        <w:tab/>
        <w:t>test</w:t>
      </w:r>
      <w:r>
        <w:rPr>
          <w:rFonts w:eastAsia="方正宋刻本秀楷简体" w:hint="eastAsia"/>
        </w:rPr>
        <w:t>也可只修改组</w:t>
      </w:r>
    </w:p>
    <w:p w14:paraId="11AAFCD6" w14:textId="77777777" w:rsidR="00ED6DF6" w:rsidRDefault="00ED6DF6">
      <w:pPr>
        <w:adjustRightInd w:val="0"/>
        <w:snapToGrid w:val="0"/>
        <w:rPr>
          <w:rFonts w:eastAsia="方正宋刻本秀楷简体"/>
        </w:rPr>
      </w:pPr>
    </w:p>
    <w:p w14:paraId="67B2465A" w14:textId="77777777" w:rsidR="00ED6DF6" w:rsidRDefault="00ED6DF6">
      <w:pPr>
        <w:adjustRightInd w:val="0"/>
        <w:snapToGrid w:val="0"/>
        <w:rPr>
          <w:rFonts w:eastAsia="方正宋刻本秀楷简体"/>
          <w:b/>
          <w:bCs/>
          <w:sz w:val="36"/>
          <w:szCs w:val="44"/>
        </w:rPr>
      </w:pPr>
      <w:r>
        <w:rPr>
          <w:rFonts w:eastAsia="方正宋刻本秀楷简体" w:hint="eastAsia"/>
          <w:b/>
          <w:bCs/>
          <w:sz w:val="36"/>
          <w:szCs w:val="44"/>
        </w:rPr>
        <w:t>chgrp</w:t>
      </w:r>
    </w:p>
    <w:p w14:paraId="3D41D5C5" w14:textId="77777777" w:rsidR="00ED6DF6" w:rsidRDefault="00ED6DF6">
      <w:pPr>
        <w:adjustRightInd w:val="0"/>
        <w:snapToGrid w:val="0"/>
        <w:rPr>
          <w:rFonts w:eastAsia="方正宋刻本秀楷简体"/>
        </w:rPr>
      </w:pPr>
    </w:p>
    <w:p w14:paraId="21B2AFB3" w14:textId="77777777" w:rsidR="00ED6DF6" w:rsidRDefault="00ED6DF6">
      <w:pPr>
        <w:adjustRightInd w:val="0"/>
        <w:snapToGrid w:val="0"/>
        <w:rPr>
          <w:rFonts w:eastAsia="方正宋刻本秀楷简体"/>
          <w:color w:val="7E7E7E"/>
        </w:rPr>
      </w:pPr>
      <w:r>
        <w:rPr>
          <w:rFonts w:eastAsia="方正宋刻本秀楷简体" w:hint="eastAsia"/>
          <w:b/>
          <w:bCs/>
          <w:sz w:val="36"/>
          <w:szCs w:val="44"/>
        </w:rPr>
        <w:t>umask</w:t>
      </w:r>
      <w:r>
        <w:rPr>
          <w:rFonts w:eastAsia="方正宋刻本秀楷简体" w:hint="eastAsia"/>
        </w:rPr>
        <w:tab/>
      </w:r>
      <w:r>
        <w:rPr>
          <w:rFonts w:eastAsia="方正宋刻本秀楷简体" w:hint="eastAsia"/>
          <w:color w:val="7E7E7E"/>
        </w:rPr>
        <w:t>让新建文件和目录拥有默认权限</w:t>
      </w:r>
    </w:p>
    <w:p w14:paraId="5F0B244B" w14:textId="77777777" w:rsidR="00ED6DF6" w:rsidRDefault="00ED6DF6">
      <w:pPr>
        <w:adjustRightInd w:val="0"/>
        <w:snapToGrid w:val="0"/>
        <w:ind w:firstLine="420"/>
        <w:rPr>
          <w:rFonts w:eastAsia="方正宋刻本秀楷简体"/>
        </w:rPr>
      </w:pPr>
      <w:r>
        <w:rPr>
          <w:rFonts w:eastAsia="方正宋刻本秀楷简体" w:hint="eastAsia"/>
        </w:rPr>
        <w:t>-S</w:t>
      </w:r>
      <w:r>
        <w:rPr>
          <w:rFonts w:eastAsia="方正宋刻本秀楷简体" w:hint="eastAsia"/>
        </w:rPr>
        <w:tab/>
      </w:r>
      <w:r>
        <w:rPr>
          <w:rFonts w:eastAsia="方正宋刻本秀楷简体" w:hint="eastAsia"/>
        </w:rPr>
        <w:t>字母表示</w:t>
      </w:r>
    </w:p>
    <w:p w14:paraId="497C28E9" w14:textId="77777777" w:rsidR="00ED6DF6" w:rsidRDefault="00ED6DF6">
      <w:pPr>
        <w:adjustRightInd w:val="0"/>
        <w:snapToGrid w:val="0"/>
        <w:ind w:firstLine="420"/>
        <w:rPr>
          <w:rFonts w:eastAsia="方正宋刻本秀楷简体"/>
        </w:rPr>
      </w:pPr>
      <w:r>
        <w:rPr>
          <w:rFonts w:eastAsia="方正宋刻本秀楷简体" w:hint="eastAsia"/>
        </w:rPr>
        <w:t>umask</w:t>
      </w:r>
      <w:r>
        <w:rPr>
          <w:rFonts w:eastAsia="方正宋刻本秀楷简体" w:hint="eastAsia"/>
        </w:rPr>
        <w:tab/>
      </w:r>
      <w:r>
        <w:rPr>
          <w:rFonts w:eastAsia="方正宋刻本秀楷简体" w:hint="eastAsia"/>
        </w:rPr>
        <w:t>不接参数显示默认权限</w:t>
      </w:r>
    </w:p>
    <w:p w14:paraId="3B3A606A" w14:textId="77777777" w:rsidR="00ED6DF6" w:rsidRDefault="00ED6DF6">
      <w:pPr>
        <w:adjustRightInd w:val="0"/>
        <w:snapToGrid w:val="0"/>
        <w:ind w:left="420" w:firstLine="420"/>
        <w:rPr>
          <w:rFonts w:eastAsia="方正宋刻本秀楷简体"/>
        </w:rPr>
      </w:pPr>
      <w:r>
        <w:rPr>
          <w:rFonts w:eastAsia="方正宋刻本秀楷简体" w:hint="eastAsia"/>
        </w:rPr>
        <w:t>0022</w:t>
      </w:r>
      <w:r>
        <w:rPr>
          <w:rFonts w:eastAsia="方正宋刻本秀楷简体" w:hint="eastAsia"/>
        </w:rPr>
        <w:tab/>
      </w:r>
      <w:r>
        <w:rPr>
          <w:rFonts w:eastAsia="方正宋刻本秀楷简体" w:hint="eastAsia"/>
        </w:rPr>
        <w:t>第</w:t>
      </w:r>
      <w:r>
        <w:rPr>
          <w:rFonts w:eastAsia="方正宋刻本秀楷简体" w:hint="eastAsia"/>
        </w:rPr>
        <w:t>1</w:t>
      </w:r>
      <w:r>
        <w:rPr>
          <w:rFonts w:eastAsia="方正宋刻本秀楷简体" w:hint="eastAsia"/>
        </w:rPr>
        <w:t>个</w:t>
      </w:r>
      <w:r>
        <w:rPr>
          <w:rFonts w:eastAsia="方正宋刻本秀楷简体" w:hint="eastAsia"/>
        </w:rPr>
        <w:t>0</w:t>
      </w:r>
      <w:r>
        <w:rPr>
          <w:rFonts w:eastAsia="方正宋刻本秀楷简体" w:hint="eastAsia"/>
        </w:rPr>
        <w:t>时特殊权限</w:t>
      </w:r>
      <w:r>
        <w:rPr>
          <w:rFonts w:eastAsia="方正宋刻本秀楷简体" w:hint="eastAsia"/>
        </w:rPr>
        <w:t>SetUID</w:t>
      </w:r>
      <w:r>
        <w:rPr>
          <w:rFonts w:eastAsia="方正宋刻本秀楷简体" w:hint="eastAsia"/>
        </w:rPr>
        <w:t>、</w:t>
      </w:r>
      <w:r>
        <w:rPr>
          <w:rFonts w:eastAsia="方正宋刻本秀楷简体" w:hint="eastAsia"/>
        </w:rPr>
        <w:t>SetGID</w:t>
      </w:r>
      <w:r>
        <w:rPr>
          <w:rFonts w:eastAsia="方正宋刻本秀楷简体" w:hint="eastAsia"/>
        </w:rPr>
        <w:t>、</w:t>
      </w:r>
      <w:r>
        <w:rPr>
          <w:rFonts w:eastAsia="方正宋刻本秀楷简体" w:hint="eastAsia"/>
        </w:rPr>
        <w:t>Sticky BIT</w:t>
      </w:r>
    </w:p>
    <w:p w14:paraId="4991A051" w14:textId="77777777" w:rsidR="00ED6DF6" w:rsidRDefault="00ED6DF6">
      <w:pPr>
        <w:adjustRightInd w:val="0"/>
        <w:snapToGrid w:val="0"/>
        <w:ind w:left="420" w:firstLine="420"/>
        <w:rPr>
          <w:rFonts w:eastAsia="方正宋刻本秀楷简体"/>
        </w:rPr>
      </w:pPr>
      <w:r>
        <w:rPr>
          <w:rFonts w:eastAsia="方正宋刻本秀楷简体" w:hint="eastAsia"/>
        </w:rPr>
        <w:t>022</w:t>
      </w:r>
      <w:r>
        <w:rPr>
          <w:rFonts w:eastAsia="方正宋刻本秀楷简体" w:hint="eastAsia"/>
        </w:rPr>
        <w:tab/>
      </w:r>
      <w:r>
        <w:rPr>
          <w:rFonts w:eastAsia="方正宋刻本秀楷简体" w:hint="eastAsia"/>
        </w:rPr>
        <w:tab/>
      </w:r>
      <w:proofErr w:type="gramStart"/>
      <w:r>
        <w:rPr>
          <w:rFonts w:eastAsia="方正宋刻本秀楷简体" w:hint="eastAsia"/>
        </w:rPr>
        <w:t>-  ---</w:t>
      </w:r>
      <w:proofErr w:type="gramEnd"/>
      <w:r>
        <w:rPr>
          <w:rFonts w:eastAsia="方正宋刻本秀楷简体" w:hint="eastAsia"/>
        </w:rPr>
        <w:t xml:space="preserve">  -w-  -w-</w:t>
      </w:r>
      <w:r>
        <w:rPr>
          <w:rFonts w:eastAsia="方正宋刻本秀楷简体" w:hint="eastAsia"/>
        </w:rPr>
        <w:tab/>
        <w:t>,</w:t>
      </w:r>
    </w:p>
    <w:p w14:paraId="72C02D26" w14:textId="77777777" w:rsidR="00ED6DF6" w:rsidRDefault="00ED6DF6">
      <w:pPr>
        <w:adjustRightInd w:val="0"/>
        <w:snapToGrid w:val="0"/>
        <w:ind w:left="420" w:firstLine="420"/>
        <w:rPr>
          <w:rFonts w:eastAsia="方正宋刻本秀楷简体"/>
        </w:rPr>
      </w:pPr>
      <w:r>
        <w:rPr>
          <w:rFonts w:eastAsia="方正宋刻本秀楷简体" w:hint="eastAsia"/>
        </w:rPr>
        <w:t>文件最大权限是</w:t>
      </w:r>
      <w:r>
        <w:rPr>
          <w:rFonts w:eastAsia="方正宋刻本秀楷简体" w:hint="eastAsia"/>
        </w:rPr>
        <w:t>666</w:t>
      </w:r>
      <w:r>
        <w:rPr>
          <w:rFonts w:eastAsia="方正宋刻本秀楷简体" w:hint="eastAsia"/>
        </w:rPr>
        <w:t>，</w:t>
      </w:r>
      <w:r>
        <w:rPr>
          <w:rFonts w:eastAsia="方正宋刻本秀楷简体" w:hint="eastAsia"/>
        </w:rPr>
        <w:t xml:space="preserve">-  </w:t>
      </w:r>
      <w:proofErr w:type="spellStart"/>
      <w:r>
        <w:rPr>
          <w:rFonts w:eastAsia="方正宋刻本秀楷简体" w:hint="eastAsia"/>
        </w:rPr>
        <w:t>rw</w:t>
      </w:r>
      <w:proofErr w:type="spellEnd"/>
      <w:r>
        <w:rPr>
          <w:rFonts w:eastAsia="方正宋刻本秀楷简体" w:hint="eastAsia"/>
        </w:rPr>
        <w:t xml:space="preserve">-   </w:t>
      </w:r>
      <w:proofErr w:type="spellStart"/>
      <w:r>
        <w:rPr>
          <w:rFonts w:eastAsia="方正宋刻本秀楷简体" w:hint="eastAsia"/>
        </w:rPr>
        <w:t>rw</w:t>
      </w:r>
      <w:proofErr w:type="spellEnd"/>
      <w:r>
        <w:rPr>
          <w:rFonts w:eastAsia="方正宋刻本秀楷简体" w:hint="eastAsia"/>
        </w:rPr>
        <w:t xml:space="preserve">-  </w:t>
      </w:r>
      <w:proofErr w:type="spellStart"/>
      <w:r>
        <w:rPr>
          <w:rFonts w:eastAsia="方正宋刻本秀楷简体" w:hint="eastAsia"/>
        </w:rPr>
        <w:t>rw</w:t>
      </w:r>
      <w:proofErr w:type="spellEnd"/>
      <w:r>
        <w:rPr>
          <w:rFonts w:eastAsia="方正宋刻本秀楷简体" w:hint="eastAsia"/>
        </w:rPr>
        <w:t>-</w:t>
      </w:r>
      <w:r>
        <w:rPr>
          <w:rFonts w:eastAsia="方正宋刻本秀楷简体" w:hint="eastAsia"/>
        </w:rPr>
        <w:t>，相减</w:t>
      </w:r>
      <w:r>
        <w:rPr>
          <w:rFonts w:eastAsia="方正宋刻本秀楷简体" w:hint="eastAsia"/>
        </w:rPr>
        <w:t>-</w:t>
      </w:r>
      <w:proofErr w:type="spellStart"/>
      <w:r>
        <w:rPr>
          <w:rFonts w:eastAsia="方正宋刻本秀楷简体" w:hint="eastAsia"/>
        </w:rPr>
        <w:t>rw</w:t>
      </w:r>
      <w:proofErr w:type="spellEnd"/>
      <w:r>
        <w:rPr>
          <w:rFonts w:eastAsia="方正宋刻本秀楷简体" w:hint="eastAsia"/>
        </w:rPr>
        <w:t>-r--r--,644,</w:t>
      </w:r>
      <w:r>
        <w:rPr>
          <w:rFonts w:eastAsia="方正宋刻本秀楷简体" w:hint="eastAsia"/>
        </w:rPr>
        <w:t>文件基本权限</w:t>
      </w:r>
    </w:p>
    <w:p w14:paraId="5190EFF5" w14:textId="77777777" w:rsidR="00ED6DF6" w:rsidRDefault="00ED6DF6">
      <w:pPr>
        <w:adjustRightInd w:val="0"/>
        <w:snapToGrid w:val="0"/>
        <w:ind w:left="420" w:firstLine="420"/>
        <w:rPr>
          <w:rFonts w:eastAsia="方正宋刻本秀楷简体"/>
        </w:rPr>
      </w:pPr>
      <w:r>
        <w:rPr>
          <w:rFonts w:eastAsia="方正宋刻本秀楷简体" w:hint="eastAsia"/>
        </w:rPr>
        <w:t>目录最大权限是</w:t>
      </w:r>
      <w:r>
        <w:rPr>
          <w:rFonts w:eastAsia="方正宋刻本秀楷简体" w:hint="eastAsia"/>
        </w:rPr>
        <w:t>777</w:t>
      </w:r>
      <w:r>
        <w:rPr>
          <w:rFonts w:eastAsia="方正宋刻本秀楷简体" w:hint="eastAsia"/>
        </w:rPr>
        <w:t>，</w:t>
      </w:r>
      <w:r>
        <w:rPr>
          <w:rFonts w:eastAsia="方正宋刻本秀楷简体" w:hint="eastAsia"/>
        </w:rPr>
        <w:t>d</w:t>
      </w:r>
      <w:proofErr w:type="gramStart"/>
      <w:r>
        <w:rPr>
          <w:rFonts w:eastAsia="方正宋刻本秀楷简体" w:hint="eastAsia"/>
        </w:rPr>
        <w:t xml:space="preserve">  </w:t>
      </w:r>
      <w:proofErr w:type="spellStart"/>
      <w:r>
        <w:rPr>
          <w:rFonts w:eastAsia="方正宋刻本秀楷简体" w:hint="eastAsia"/>
        </w:rPr>
        <w:t>rwx</w:t>
      </w:r>
      <w:proofErr w:type="spellEnd"/>
      <w:r>
        <w:rPr>
          <w:rFonts w:eastAsia="方正宋刻本秀楷简体" w:hint="eastAsia"/>
        </w:rPr>
        <w:t xml:space="preserve">  </w:t>
      </w:r>
      <w:proofErr w:type="spellStart"/>
      <w:r>
        <w:rPr>
          <w:rFonts w:eastAsia="方正宋刻本秀楷简体" w:hint="eastAsia"/>
        </w:rPr>
        <w:t>rwx</w:t>
      </w:r>
      <w:proofErr w:type="spellEnd"/>
      <w:proofErr w:type="gramEnd"/>
      <w:r>
        <w:rPr>
          <w:rFonts w:eastAsia="方正宋刻本秀楷简体" w:hint="eastAsia"/>
        </w:rPr>
        <w:t xml:space="preserve">  </w:t>
      </w:r>
      <w:proofErr w:type="spellStart"/>
      <w:r>
        <w:rPr>
          <w:rFonts w:eastAsia="方正宋刻本秀楷简体" w:hint="eastAsia"/>
        </w:rPr>
        <w:t>rwx</w:t>
      </w:r>
      <w:proofErr w:type="spellEnd"/>
      <w:r>
        <w:rPr>
          <w:rFonts w:eastAsia="方正宋刻本秀楷简体" w:hint="eastAsia"/>
        </w:rPr>
        <w:t>，相减</w:t>
      </w:r>
      <w:r>
        <w:rPr>
          <w:rFonts w:eastAsia="方正宋刻本秀楷简体" w:hint="eastAsia"/>
        </w:rPr>
        <w:t>drwxr-xr-x,755</w:t>
      </w:r>
      <w:r>
        <w:rPr>
          <w:rFonts w:eastAsia="方正宋刻本秀楷简体" w:hint="eastAsia"/>
        </w:rPr>
        <w:t>，目录基本权限</w:t>
      </w:r>
    </w:p>
    <w:p w14:paraId="40526C3C" w14:textId="77777777" w:rsidR="00ED6DF6" w:rsidRDefault="00ED6DF6">
      <w:pPr>
        <w:adjustRightInd w:val="0"/>
        <w:snapToGrid w:val="0"/>
        <w:ind w:left="420" w:firstLine="420"/>
        <w:rPr>
          <w:rFonts w:eastAsia="方正宋刻本秀楷简体"/>
          <w:color w:val="FF0000"/>
        </w:rPr>
      </w:pPr>
      <w:r>
        <w:rPr>
          <w:rFonts w:eastAsia="方正宋刻本秀楷简体" w:hint="eastAsia"/>
          <w:color w:val="FF0000"/>
        </w:rPr>
        <w:t>注意不能直接用数字相减，需换算成权限后相减</w:t>
      </w:r>
    </w:p>
    <w:p w14:paraId="350F18A8" w14:textId="77777777" w:rsidR="00ED6DF6" w:rsidRDefault="00ED6DF6">
      <w:pPr>
        <w:adjustRightInd w:val="0"/>
        <w:snapToGrid w:val="0"/>
        <w:ind w:firstLine="420"/>
        <w:rPr>
          <w:rFonts w:eastAsia="方正宋刻本秀楷简体"/>
        </w:rPr>
      </w:pPr>
      <w:r>
        <w:rPr>
          <w:rFonts w:eastAsia="方正宋刻本秀楷简体" w:hint="eastAsia"/>
        </w:rPr>
        <w:t>umask 033</w:t>
      </w:r>
      <w:r>
        <w:rPr>
          <w:rFonts w:eastAsia="方正宋刻本秀楷简体" w:hint="eastAsia"/>
        </w:rPr>
        <w:tab/>
      </w:r>
      <w:r>
        <w:rPr>
          <w:rFonts w:eastAsia="方正宋刻本秀楷简体" w:hint="eastAsia"/>
        </w:rPr>
        <w:t>接参数修改默认权限，但只是临时生效，如需永久生效，修改</w:t>
      </w:r>
      <w:r>
        <w:rPr>
          <w:rFonts w:eastAsia="方正宋刻本秀楷简体" w:hint="eastAsia"/>
        </w:rPr>
        <w:t>/etc/profile</w:t>
      </w:r>
    </w:p>
    <w:p w14:paraId="1F31BD39" w14:textId="77777777" w:rsidR="00ED6DF6" w:rsidRDefault="00ED6DF6">
      <w:pPr>
        <w:adjustRightInd w:val="0"/>
        <w:snapToGrid w:val="0"/>
        <w:ind w:firstLine="420"/>
        <w:rPr>
          <w:rFonts w:eastAsia="方正宋刻本秀楷简体"/>
        </w:rPr>
      </w:pPr>
      <w:r>
        <w:rPr>
          <w:rFonts w:eastAsia="方正宋刻本秀楷简体" w:hint="eastAsia"/>
        </w:rPr>
        <w:t>umask</w:t>
      </w:r>
      <w:r>
        <w:rPr>
          <w:rFonts w:eastAsia="方正宋刻本秀楷简体" w:hint="eastAsia"/>
        </w:rPr>
        <w:tab/>
        <w:t>-s</w:t>
      </w:r>
      <w:r>
        <w:rPr>
          <w:rFonts w:eastAsia="方正宋刻本秀楷简体" w:hint="eastAsia"/>
        </w:rPr>
        <w:tab/>
      </w:r>
    </w:p>
    <w:p w14:paraId="52350587" w14:textId="77777777" w:rsidR="00ED6DF6" w:rsidRDefault="00ED6DF6">
      <w:pPr>
        <w:adjustRightInd w:val="0"/>
        <w:snapToGrid w:val="0"/>
        <w:ind w:left="420" w:firstLine="420"/>
        <w:rPr>
          <w:rFonts w:eastAsia="方正宋刻本秀楷简体"/>
        </w:rPr>
      </w:pPr>
      <w:r>
        <w:rPr>
          <w:rFonts w:eastAsia="方正宋刻本秀楷简体" w:hint="eastAsia"/>
        </w:rPr>
        <w:t>u=</w:t>
      </w:r>
      <w:proofErr w:type="spellStart"/>
      <w:r>
        <w:rPr>
          <w:rFonts w:eastAsia="方正宋刻本秀楷简体" w:hint="eastAsia"/>
        </w:rPr>
        <w:t>rwx</w:t>
      </w:r>
      <w:proofErr w:type="spellEnd"/>
      <w:r>
        <w:rPr>
          <w:rFonts w:eastAsia="方正宋刻本秀楷简体" w:hint="eastAsia"/>
        </w:rPr>
        <w:t>，</w:t>
      </w:r>
      <w:r>
        <w:rPr>
          <w:rFonts w:eastAsia="方正宋刻本秀楷简体" w:hint="eastAsia"/>
        </w:rPr>
        <w:t>g=</w:t>
      </w:r>
      <w:proofErr w:type="spellStart"/>
      <w:r>
        <w:rPr>
          <w:rFonts w:eastAsia="方正宋刻本秀楷简体" w:hint="eastAsia"/>
        </w:rPr>
        <w:t>rw</w:t>
      </w:r>
      <w:proofErr w:type="spellEnd"/>
      <w:r>
        <w:rPr>
          <w:rFonts w:eastAsia="方正宋刻本秀楷简体" w:hint="eastAsia"/>
        </w:rPr>
        <w:t>，</w:t>
      </w:r>
      <w:r>
        <w:rPr>
          <w:rFonts w:eastAsia="方正宋刻本秀楷简体" w:hint="eastAsia"/>
        </w:rPr>
        <w:t>o=</w:t>
      </w:r>
      <w:proofErr w:type="spellStart"/>
      <w:r>
        <w:rPr>
          <w:rFonts w:eastAsia="方正宋刻本秀楷简体" w:hint="eastAsia"/>
        </w:rPr>
        <w:t>rx</w:t>
      </w:r>
      <w:proofErr w:type="spellEnd"/>
    </w:p>
    <w:p w14:paraId="5721F35E" w14:textId="77777777" w:rsidR="00ED6DF6" w:rsidRDefault="00ED6DF6">
      <w:pPr>
        <w:adjustRightInd w:val="0"/>
        <w:snapToGrid w:val="0"/>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帮助</w:t>
      </w:r>
    </w:p>
    <w:p w14:paraId="4C82497F" w14:textId="5B59389F" w:rsidR="00ED6DF6" w:rsidRDefault="00F3505E">
      <w:pPr>
        <w:adjustRightInd w:val="0"/>
        <w:snapToGrid w:val="0"/>
        <w:rPr>
          <w:rFonts w:eastAsia="方正宋刻本秀楷简体"/>
          <w:b/>
          <w:bCs/>
          <w:sz w:val="40"/>
          <w:szCs w:val="48"/>
        </w:rPr>
      </w:pPr>
      <w:r>
        <w:rPr>
          <w:rFonts w:eastAsia="方正宋刻本秀楷简体"/>
          <w:b/>
          <w:bCs/>
          <w:sz w:val="40"/>
          <w:szCs w:val="48"/>
        </w:rPr>
        <w:t>M</w:t>
      </w:r>
      <w:r w:rsidR="00ED6DF6">
        <w:rPr>
          <w:rFonts w:eastAsia="方正宋刻本秀楷简体" w:hint="eastAsia"/>
          <w:b/>
          <w:bCs/>
          <w:sz w:val="40"/>
          <w:szCs w:val="48"/>
        </w:rPr>
        <w:t>an</w:t>
      </w:r>
      <w:r>
        <w:rPr>
          <w:rFonts w:eastAsia="方正宋刻本秀楷简体"/>
          <w:b/>
          <w:bCs/>
          <w:sz w:val="40"/>
          <w:szCs w:val="48"/>
        </w:rPr>
        <w:t xml:space="preserve"> </w:t>
      </w:r>
      <w:r w:rsidR="00C7249B" w:rsidRPr="001C1513">
        <w:rPr>
          <w:rFonts w:eastAsia="方正宋刻本秀楷简体"/>
          <w:b/>
          <w:color w:val="FF0000"/>
          <w:sz w:val="40"/>
          <w:szCs w:val="48"/>
        </w:rPr>
        <w:t>tldr</w:t>
      </w:r>
      <w:r w:rsidR="001C1513" w:rsidRPr="001C1513">
        <w:rPr>
          <w:rFonts w:eastAsia="方正宋刻本秀楷简体" w:hint="eastAsia"/>
          <w:b/>
          <w:bCs/>
          <w:color w:val="FF0000"/>
          <w:sz w:val="40"/>
          <w:szCs w:val="48"/>
        </w:rPr>
        <w:t>替代</w:t>
      </w:r>
    </w:p>
    <w:p w14:paraId="3D4A59A4" w14:textId="77777777" w:rsidR="00ED6DF6" w:rsidRDefault="00ED6DF6">
      <w:pPr>
        <w:adjustRightInd w:val="0"/>
        <w:snapToGrid w:val="0"/>
        <w:ind w:firstLine="420"/>
        <w:rPr>
          <w:rFonts w:eastAsia="方正宋刻本秀楷简体"/>
          <w:color w:val="FF0000"/>
        </w:rPr>
      </w:pPr>
      <w:r>
        <w:rPr>
          <w:rFonts w:eastAsia="方正宋刻本秀楷简体" w:hint="eastAsia"/>
        </w:rPr>
        <w:t>-f</w:t>
      </w:r>
      <w:r>
        <w:rPr>
          <w:rFonts w:eastAsia="方正宋刻本秀楷简体" w:hint="eastAsia"/>
        </w:rPr>
        <w:tab/>
      </w:r>
      <w:r>
        <w:rPr>
          <w:rFonts w:eastAsia="方正宋刻本秀楷简体" w:hint="eastAsia"/>
        </w:rPr>
        <w:t>查看命令拥有哪个级别及其作用的帮助</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color w:val="FF0000"/>
        </w:rPr>
        <w:t>=</w:t>
      </w:r>
      <w:proofErr w:type="spellStart"/>
      <w:r>
        <w:rPr>
          <w:rFonts w:eastAsia="方正宋刻本秀楷简体" w:hint="eastAsia"/>
          <w:color w:val="FF0000"/>
        </w:rPr>
        <w:t>whatis</w:t>
      </w:r>
      <w:proofErr w:type="spellEnd"/>
    </w:p>
    <w:p w14:paraId="685DAD83" w14:textId="77777777" w:rsidR="00ED6DF6" w:rsidRDefault="00ED6DF6">
      <w:pPr>
        <w:adjustRightInd w:val="0"/>
        <w:snapToGrid w:val="0"/>
        <w:ind w:firstLine="420"/>
        <w:rPr>
          <w:rFonts w:eastAsia="方正宋刻本秀楷简体"/>
        </w:rPr>
      </w:pPr>
      <w:r>
        <w:rPr>
          <w:rFonts w:eastAsia="方正宋刻本秀楷简体" w:hint="eastAsia"/>
        </w:rPr>
        <w:t>-k</w:t>
      </w:r>
      <w:r>
        <w:rPr>
          <w:rFonts w:eastAsia="方正宋刻本秀楷简体" w:hint="eastAsia"/>
        </w:rPr>
        <w:tab/>
      </w:r>
      <w:r>
        <w:rPr>
          <w:rFonts w:eastAsia="方正宋刻本秀楷简体" w:hint="eastAsia"/>
        </w:rPr>
        <w:t>查看命令中包含指定字符的所有相关命令的帮助，模糊查找命令</w:t>
      </w:r>
      <w:r>
        <w:rPr>
          <w:rFonts w:eastAsia="方正宋刻本秀楷简体" w:hint="eastAsia"/>
        </w:rPr>
        <w:tab/>
      </w:r>
      <w:r>
        <w:rPr>
          <w:rFonts w:eastAsia="方正宋刻本秀楷简体" w:hint="eastAsia"/>
          <w:color w:val="FF0000"/>
        </w:rPr>
        <w:t>=apropos</w:t>
      </w:r>
    </w:p>
    <w:p w14:paraId="6CD6589F" w14:textId="77777777" w:rsidR="00ED6DF6" w:rsidRDefault="00ED6DF6">
      <w:pPr>
        <w:adjustRightInd w:val="0"/>
        <w:snapToGrid w:val="0"/>
        <w:ind w:firstLine="420"/>
        <w:rPr>
          <w:rFonts w:eastAsia="方正宋刻本秀楷简体"/>
        </w:rPr>
      </w:pPr>
      <w:r>
        <w:rPr>
          <w:rFonts w:eastAsia="方正宋刻本秀楷简体" w:hint="eastAsia"/>
        </w:rPr>
        <w:t xml:space="preserve">man </w:t>
      </w:r>
      <w:r>
        <w:rPr>
          <w:rFonts w:eastAsia="方正宋刻本秀楷简体" w:hint="eastAsia"/>
        </w:rPr>
        <w:t>级别</w:t>
      </w:r>
      <w:r>
        <w:rPr>
          <w:rFonts w:eastAsia="方正宋刻本秀楷简体" w:hint="eastAsia"/>
        </w:rPr>
        <w:t xml:space="preserve"> </w:t>
      </w:r>
      <w:r>
        <w:rPr>
          <w:rFonts w:eastAsia="方正宋刻本秀楷简体" w:hint="eastAsia"/>
        </w:rPr>
        <w:t>命令</w:t>
      </w:r>
    </w:p>
    <w:p w14:paraId="7612CA63" w14:textId="77777777" w:rsidR="00ED6DF6" w:rsidRDefault="00ED6DF6">
      <w:pPr>
        <w:adjustRightInd w:val="0"/>
        <w:snapToGrid w:val="0"/>
        <w:rPr>
          <w:rFonts w:eastAsia="方正宋刻本秀楷简体"/>
        </w:rPr>
      </w:pPr>
      <w:r>
        <w:rPr>
          <w:rFonts w:eastAsia="方正宋刻本秀楷简体" w:hint="eastAsia"/>
        </w:rPr>
        <w:t>执行以上命令报错，更新</w:t>
      </w:r>
      <w:proofErr w:type="spellStart"/>
      <w:r>
        <w:rPr>
          <w:rFonts w:eastAsia="方正宋刻本秀楷简体" w:hint="eastAsia"/>
        </w:rPr>
        <w:t>whatis</w:t>
      </w:r>
      <w:proofErr w:type="spellEnd"/>
      <w:r>
        <w:rPr>
          <w:rFonts w:eastAsia="方正宋刻本秀楷简体" w:hint="eastAsia"/>
        </w:rPr>
        <w:t>数据库</w:t>
      </w:r>
    </w:p>
    <w:p w14:paraId="49EB3745" w14:textId="77777777" w:rsidR="00ED6DF6" w:rsidRDefault="00ED6DF6">
      <w:pPr>
        <w:adjustRightInd w:val="0"/>
        <w:snapToGrid w:val="0"/>
        <w:ind w:firstLine="420"/>
        <w:rPr>
          <w:rFonts w:eastAsia="方正宋刻本秀楷简体"/>
        </w:rPr>
      </w:pPr>
      <w:proofErr w:type="spellStart"/>
      <w:r>
        <w:rPr>
          <w:rFonts w:eastAsia="方正宋刻本秀楷简体" w:hint="eastAsia"/>
        </w:rPr>
        <w:t>makewhatis</w:t>
      </w:r>
      <w:proofErr w:type="spellEnd"/>
    </w:p>
    <w:p w14:paraId="5FB41CEB" w14:textId="77777777" w:rsidR="00ED6DF6" w:rsidRDefault="00ED6DF6">
      <w:pPr>
        <w:adjustRightInd w:val="0"/>
        <w:snapToGrid w:val="0"/>
        <w:ind w:firstLine="420"/>
        <w:rPr>
          <w:rFonts w:eastAsia="方正宋刻本秀楷简体"/>
        </w:rPr>
      </w:pPr>
    </w:p>
    <w:p w14:paraId="1BC64ED2" w14:textId="77777777" w:rsidR="00ED6DF6" w:rsidRDefault="00ED6DF6">
      <w:pPr>
        <w:adjustRightInd w:val="0"/>
        <w:snapToGrid w:val="0"/>
        <w:rPr>
          <w:rFonts w:eastAsia="方正宋刻本秀楷简体"/>
        </w:rPr>
      </w:pPr>
      <w:r>
        <w:rPr>
          <w:rFonts w:eastAsia="方正宋刻本秀楷简体" w:hint="eastAsia"/>
        </w:rPr>
        <w:t>级别</w:t>
      </w:r>
    </w:p>
    <w:p w14:paraId="21CA93E6" w14:textId="77777777" w:rsidR="00ED6DF6" w:rsidRDefault="00ED6DF6">
      <w:pPr>
        <w:numPr>
          <w:ilvl w:val="0"/>
          <w:numId w:val="2"/>
        </w:numPr>
        <w:adjustRightInd w:val="0"/>
        <w:snapToGrid w:val="0"/>
        <w:ind w:firstLine="420"/>
        <w:rPr>
          <w:rFonts w:eastAsia="方正宋刻本秀楷简体"/>
          <w:color w:val="FF0000"/>
        </w:rPr>
      </w:pPr>
      <w:r>
        <w:rPr>
          <w:rFonts w:eastAsia="方正宋刻本秀楷简体" w:hint="eastAsia"/>
          <w:color w:val="FF0000"/>
        </w:rPr>
        <w:t>普通用户可执行的系统命令和</w:t>
      </w:r>
      <w:proofErr w:type="gramStart"/>
      <w:r>
        <w:rPr>
          <w:rFonts w:eastAsia="方正宋刻本秀楷简体" w:hint="eastAsia"/>
          <w:color w:val="FF0000"/>
        </w:rPr>
        <w:t>可</w:t>
      </w:r>
      <w:proofErr w:type="gramEnd"/>
      <w:r>
        <w:rPr>
          <w:rFonts w:eastAsia="方正宋刻本秀楷简体" w:hint="eastAsia"/>
          <w:color w:val="FF0000"/>
        </w:rPr>
        <w:t>执行文件的帮助</w:t>
      </w:r>
    </w:p>
    <w:p w14:paraId="7398AE93"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内核可调用的函数和工具的帮助</w:t>
      </w:r>
    </w:p>
    <w:p w14:paraId="436E3D4E"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c</w:t>
      </w:r>
      <w:r>
        <w:rPr>
          <w:rFonts w:eastAsia="方正宋刻本秀楷简体" w:hint="eastAsia"/>
        </w:rPr>
        <w:t>语言函数的帮助</w:t>
      </w:r>
    </w:p>
    <w:p w14:paraId="7732B592"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设备和特殊文件的帮助</w:t>
      </w:r>
    </w:p>
    <w:p w14:paraId="6F6C92E1" w14:textId="77777777" w:rsidR="00ED6DF6" w:rsidRDefault="00ED6DF6">
      <w:pPr>
        <w:numPr>
          <w:ilvl w:val="0"/>
          <w:numId w:val="2"/>
        </w:numPr>
        <w:adjustRightInd w:val="0"/>
        <w:snapToGrid w:val="0"/>
        <w:ind w:firstLine="420"/>
        <w:rPr>
          <w:rFonts w:eastAsia="方正宋刻本秀楷简体"/>
          <w:color w:val="FF0000"/>
        </w:rPr>
      </w:pPr>
      <w:r>
        <w:rPr>
          <w:rFonts w:eastAsia="方正宋刻本秀楷简体" w:hint="eastAsia"/>
          <w:color w:val="FF0000"/>
        </w:rPr>
        <w:t>配置文件的帮助</w:t>
      </w:r>
    </w:p>
    <w:p w14:paraId="334BB0DC"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游戏的帮助</w:t>
      </w:r>
    </w:p>
    <w:p w14:paraId="79CCA9C8"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杂项的帮助</w:t>
      </w:r>
    </w:p>
    <w:p w14:paraId="3B9A50E6" w14:textId="77777777" w:rsidR="00ED6DF6" w:rsidRDefault="00ED6DF6">
      <w:pPr>
        <w:numPr>
          <w:ilvl w:val="0"/>
          <w:numId w:val="2"/>
        </w:numPr>
        <w:adjustRightInd w:val="0"/>
        <w:snapToGrid w:val="0"/>
        <w:ind w:firstLine="420"/>
        <w:rPr>
          <w:rFonts w:eastAsia="方正宋刻本秀楷简体"/>
          <w:color w:val="FF0000"/>
        </w:rPr>
      </w:pPr>
      <w:r>
        <w:rPr>
          <w:rFonts w:eastAsia="方正宋刻本秀楷简体" w:hint="eastAsia"/>
          <w:color w:val="FF0000"/>
        </w:rPr>
        <w:t>超级用户可执行的系统命令的帮助</w:t>
      </w:r>
    </w:p>
    <w:p w14:paraId="2A1E491E"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内核的帮助</w:t>
      </w:r>
    </w:p>
    <w:p w14:paraId="66E7DB43" w14:textId="77777777" w:rsidR="00ED6DF6" w:rsidRDefault="00ED6DF6">
      <w:pPr>
        <w:adjustRightInd w:val="0"/>
        <w:snapToGrid w:val="0"/>
        <w:rPr>
          <w:rFonts w:eastAsia="方正宋刻本秀楷简体"/>
          <w:color w:val="7E7E7E"/>
        </w:rPr>
      </w:pPr>
    </w:p>
    <w:p w14:paraId="67D39199" w14:textId="77777777" w:rsidR="00ED6DF6" w:rsidRDefault="00ED6DF6">
      <w:pPr>
        <w:adjustRightInd w:val="0"/>
        <w:snapToGrid w:val="0"/>
        <w:rPr>
          <w:rFonts w:eastAsia="方正宋刻本秀楷简体"/>
        </w:rPr>
      </w:pPr>
      <w:r>
        <w:rPr>
          <w:rFonts w:eastAsia="方正宋刻本秀楷简体" w:hint="eastAsia"/>
        </w:rPr>
        <w:t>查找命令在哪</w:t>
      </w:r>
      <w:r>
        <w:rPr>
          <w:rFonts w:eastAsia="方正宋刻本秀楷简体" w:hint="eastAsia"/>
        </w:rPr>
        <w:tab/>
      </w:r>
      <w:proofErr w:type="spellStart"/>
      <w:r>
        <w:rPr>
          <w:rFonts w:eastAsia="方正宋刻本秀楷简体" w:hint="eastAsia"/>
        </w:rPr>
        <w:t>whereis</w:t>
      </w:r>
      <w:proofErr w:type="spellEnd"/>
    </w:p>
    <w:p w14:paraId="3A8588E1" w14:textId="77777777" w:rsidR="00ED6DF6" w:rsidRDefault="00ED6DF6">
      <w:pPr>
        <w:adjustRightInd w:val="0"/>
        <w:snapToGrid w:val="0"/>
        <w:rPr>
          <w:rFonts w:eastAsia="方正宋刻本秀楷简体"/>
        </w:rPr>
      </w:pPr>
    </w:p>
    <w:p w14:paraId="2FE0E19A"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info</w:t>
      </w:r>
    </w:p>
    <w:p w14:paraId="613B9DD2" w14:textId="77777777" w:rsidR="00ED6DF6" w:rsidRDefault="00ED6DF6">
      <w:pPr>
        <w:adjustRightInd w:val="0"/>
        <w:snapToGrid w:val="0"/>
        <w:ind w:firstLine="420"/>
        <w:rPr>
          <w:rFonts w:eastAsia="方正宋刻本秀楷简体"/>
        </w:rPr>
      </w:pPr>
      <w:r>
        <w:rPr>
          <w:rFonts w:eastAsia="方正宋刻本秀楷简体" w:hint="eastAsia"/>
        </w:rPr>
        <w:t>完整资料</w:t>
      </w:r>
      <w:proofErr w:type="gramStart"/>
      <w:r>
        <w:rPr>
          <w:rFonts w:eastAsia="方正宋刻本秀楷简体" w:hint="eastAsia"/>
        </w:rPr>
        <w:t>类似电</w:t>
      </w:r>
      <w:proofErr w:type="gramEnd"/>
      <w:r>
        <w:rPr>
          <w:rFonts w:eastAsia="方正宋刻本秀楷简体" w:hint="eastAsia"/>
        </w:rPr>
        <w:t>子书，分章节</w:t>
      </w:r>
    </w:p>
    <w:p w14:paraId="47226911" w14:textId="77777777" w:rsidR="00ED6DF6" w:rsidRDefault="00ED6DF6">
      <w:pPr>
        <w:adjustRightInd w:val="0"/>
        <w:snapToGrid w:val="0"/>
        <w:rPr>
          <w:rFonts w:eastAsia="方正宋刻本秀楷简体"/>
        </w:rPr>
      </w:pPr>
    </w:p>
    <w:p w14:paraId="0E257A9C"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help</w:t>
      </w:r>
    </w:p>
    <w:p w14:paraId="4EDD6672" w14:textId="77777777" w:rsidR="00ED6DF6" w:rsidRDefault="00ED6DF6">
      <w:pPr>
        <w:adjustRightInd w:val="0"/>
        <w:snapToGrid w:val="0"/>
        <w:ind w:firstLine="420"/>
        <w:rPr>
          <w:rFonts w:eastAsia="方正宋刻本秀楷简体"/>
        </w:rPr>
      </w:pPr>
      <w:r>
        <w:rPr>
          <w:rFonts w:eastAsia="方正宋刻本秀楷简体" w:hint="eastAsia"/>
        </w:rPr>
        <w:t>内置命令的帮助，胆大多数未外部命令，用得少</w:t>
      </w:r>
    </w:p>
    <w:p w14:paraId="1EB010F6" w14:textId="77777777" w:rsidR="00ED6DF6" w:rsidRDefault="00ED6DF6">
      <w:pPr>
        <w:adjustRightInd w:val="0"/>
        <w:snapToGrid w:val="0"/>
        <w:ind w:firstLine="420"/>
        <w:rPr>
          <w:rFonts w:eastAsia="方正宋刻本秀楷简体"/>
        </w:rPr>
      </w:pPr>
      <w:r>
        <w:rPr>
          <w:rFonts w:eastAsia="方正宋刻本秀楷简体" w:hint="eastAsia"/>
        </w:rPr>
        <w:t>man</w:t>
      </w:r>
      <w:r>
        <w:rPr>
          <w:rFonts w:eastAsia="方正宋刻本秀楷简体" w:hint="eastAsia"/>
        </w:rPr>
        <w:tab/>
        <w:t>help</w:t>
      </w:r>
      <w:r>
        <w:rPr>
          <w:rFonts w:eastAsia="方正宋刻本秀楷简体" w:hint="eastAsia"/>
        </w:rPr>
        <w:tab/>
      </w:r>
      <w:r>
        <w:rPr>
          <w:rFonts w:eastAsia="方正宋刻本秀楷简体" w:hint="eastAsia"/>
        </w:rPr>
        <w:tab/>
      </w:r>
      <w:r>
        <w:rPr>
          <w:rFonts w:eastAsia="方正宋刻本秀楷简体" w:hint="eastAsia"/>
        </w:rPr>
        <w:t>显示所有内置命令</w:t>
      </w:r>
    </w:p>
    <w:p w14:paraId="63877645" w14:textId="77777777" w:rsidR="00ED6DF6" w:rsidRDefault="00ED6DF6">
      <w:pPr>
        <w:adjustRightInd w:val="0"/>
        <w:snapToGrid w:val="0"/>
        <w:rPr>
          <w:rFonts w:eastAsia="方正宋刻本秀楷简体"/>
        </w:rPr>
      </w:pPr>
    </w:p>
    <w:p w14:paraId="5ED12B27"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--help</w:t>
      </w:r>
      <w:r>
        <w:rPr>
          <w:rFonts w:eastAsia="方正宋刻本秀楷简体" w:hint="eastAsia"/>
          <w:b/>
          <w:bCs/>
          <w:sz w:val="40"/>
          <w:szCs w:val="48"/>
        </w:rPr>
        <w:t>选项</w:t>
      </w:r>
    </w:p>
    <w:p w14:paraId="19715B33" w14:textId="77777777" w:rsidR="00ED6DF6" w:rsidRDefault="00ED6DF6">
      <w:pPr>
        <w:adjustRightInd w:val="0"/>
        <w:snapToGrid w:val="0"/>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搜索</w:t>
      </w:r>
    </w:p>
    <w:p w14:paraId="2CC479D0" w14:textId="77777777" w:rsidR="00ED6DF6" w:rsidRDefault="00ED6DF6">
      <w:pPr>
        <w:adjustRightInd w:val="0"/>
        <w:snapToGrid w:val="0"/>
        <w:rPr>
          <w:rFonts w:eastAsia="方正宋刻本秀楷简体"/>
          <w:b/>
          <w:bCs/>
          <w:color w:val="FF0000"/>
          <w:sz w:val="28"/>
          <w:szCs w:val="36"/>
        </w:rPr>
      </w:pPr>
      <w:r>
        <w:rPr>
          <w:rFonts w:eastAsia="方正宋刻本秀楷简体" w:hint="eastAsia"/>
          <w:b/>
          <w:bCs/>
          <w:color w:val="FF0000"/>
          <w:sz w:val="28"/>
          <w:szCs w:val="36"/>
        </w:rPr>
        <w:t>搜索命令</w:t>
      </w:r>
    </w:p>
    <w:p w14:paraId="0881E294" w14:textId="77777777" w:rsidR="00ED6DF6" w:rsidRDefault="00ED6DF6">
      <w:pPr>
        <w:adjustRightInd w:val="0"/>
        <w:snapToGrid w:val="0"/>
        <w:ind w:firstLine="420"/>
        <w:rPr>
          <w:rFonts w:eastAsia="方正宋刻本秀楷简体"/>
          <w:color w:val="FF0000"/>
        </w:rPr>
      </w:pPr>
      <w:proofErr w:type="spellStart"/>
      <w:r>
        <w:rPr>
          <w:rFonts w:eastAsia="方正宋刻本秀楷简体" w:hint="eastAsia"/>
          <w:b/>
          <w:bCs/>
          <w:sz w:val="28"/>
          <w:szCs w:val="36"/>
        </w:rPr>
        <w:t>whereis</w:t>
      </w:r>
      <w:proofErr w:type="spellEnd"/>
      <w:r>
        <w:rPr>
          <w:rFonts w:eastAsia="方正宋刻本秀楷简体" w:hint="eastAsia"/>
          <w:sz w:val="28"/>
          <w:szCs w:val="36"/>
        </w:rPr>
        <w:tab/>
      </w:r>
      <w:r>
        <w:rPr>
          <w:rFonts w:eastAsia="方正宋刻本秀楷简体" w:hint="eastAsia"/>
        </w:rPr>
        <w:tab/>
      </w:r>
      <w:r>
        <w:rPr>
          <w:rFonts w:eastAsia="方正宋刻本秀楷简体" w:hint="eastAsia"/>
          <w:color w:val="7E7E7E"/>
        </w:rPr>
        <w:t>查找二进制命令、源文件、帮助文档在哪，</w:t>
      </w:r>
      <w:r>
        <w:rPr>
          <w:rFonts w:eastAsia="方正宋刻本秀楷简体" w:hint="eastAsia"/>
          <w:color w:val="FF0000"/>
        </w:rPr>
        <w:t>不能搜索普通文件</w:t>
      </w:r>
    </w:p>
    <w:p w14:paraId="79DDFC36" w14:textId="77777777" w:rsidR="00ED6DF6" w:rsidRDefault="00ED6DF6">
      <w:pPr>
        <w:adjustRightInd w:val="0"/>
        <w:snapToGrid w:val="0"/>
        <w:ind w:left="420" w:firstLine="420"/>
        <w:rPr>
          <w:rFonts w:eastAsia="方正宋刻本秀楷简体"/>
        </w:rPr>
      </w:pPr>
      <w:r>
        <w:rPr>
          <w:rFonts w:eastAsia="方正宋刻本秀楷简体" w:hint="eastAsia"/>
        </w:rPr>
        <w:t>-b</w:t>
      </w:r>
      <w:r>
        <w:rPr>
          <w:rFonts w:eastAsia="方正宋刻本秀楷简体" w:hint="eastAsia"/>
        </w:rPr>
        <w:tab/>
      </w:r>
      <w:r>
        <w:rPr>
          <w:rFonts w:eastAsia="方正宋刻本秀楷简体" w:hint="eastAsia"/>
        </w:rPr>
        <w:t>只查找二进制命令</w:t>
      </w:r>
    </w:p>
    <w:p w14:paraId="5421A983" w14:textId="77777777" w:rsidR="00ED6DF6" w:rsidRDefault="00ED6DF6">
      <w:pPr>
        <w:adjustRightInd w:val="0"/>
        <w:snapToGrid w:val="0"/>
        <w:ind w:left="420" w:firstLine="420"/>
        <w:rPr>
          <w:rFonts w:eastAsia="方正宋刻本秀楷简体"/>
        </w:rPr>
      </w:pPr>
      <w:r>
        <w:rPr>
          <w:rFonts w:eastAsia="方正宋刻本秀楷简体" w:hint="eastAsia"/>
        </w:rPr>
        <w:t>-m</w:t>
      </w:r>
      <w:r>
        <w:rPr>
          <w:rFonts w:eastAsia="方正宋刻本秀楷简体" w:hint="eastAsia"/>
        </w:rPr>
        <w:tab/>
      </w:r>
      <w:r>
        <w:rPr>
          <w:rFonts w:eastAsia="方正宋刻本秀楷简体" w:hint="eastAsia"/>
        </w:rPr>
        <w:t>只查找帮助文档</w:t>
      </w:r>
    </w:p>
    <w:p w14:paraId="2A70F735" w14:textId="77777777" w:rsidR="00ED6DF6" w:rsidRDefault="00ED6DF6">
      <w:pPr>
        <w:adjustRightInd w:val="0"/>
        <w:snapToGrid w:val="0"/>
        <w:ind w:left="420" w:firstLine="420"/>
        <w:rPr>
          <w:rFonts w:eastAsia="方正宋刻本秀楷简体"/>
        </w:rPr>
      </w:pPr>
    </w:p>
    <w:p w14:paraId="4AC88651" w14:textId="77777777" w:rsidR="00ED6DF6" w:rsidRDefault="00ED6DF6">
      <w:pPr>
        <w:adjustRightInd w:val="0"/>
        <w:snapToGrid w:val="0"/>
        <w:ind w:firstLine="420"/>
        <w:rPr>
          <w:rFonts w:eastAsia="方正宋刻本秀楷简体"/>
          <w:color w:val="7E7E7E"/>
        </w:rPr>
      </w:pPr>
      <w:r>
        <w:rPr>
          <w:rFonts w:eastAsia="方正宋刻本秀楷简体" w:hint="eastAsia"/>
          <w:b/>
          <w:bCs/>
          <w:sz w:val="28"/>
          <w:szCs w:val="36"/>
        </w:rPr>
        <w:t>which</w:t>
      </w:r>
      <w:r>
        <w:rPr>
          <w:rFonts w:eastAsia="方正宋刻本秀楷简体" w:hint="eastAsia"/>
          <w:sz w:val="28"/>
          <w:szCs w:val="36"/>
        </w:rPr>
        <w:tab/>
      </w:r>
      <w:r>
        <w:rPr>
          <w:rFonts w:eastAsia="方正宋刻本秀楷简体" w:hint="eastAsia"/>
        </w:rPr>
        <w:tab/>
      </w:r>
      <w:r>
        <w:rPr>
          <w:rFonts w:eastAsia="方正宋刻本秀楷简体" w:hint="eastAsia"/>
          <w:color w:val="7E7E7E"/>
        </w:rPr>
        <w:t>查找二进制命令，有别名还找别名</w:t>
      </w:r>
    </w:p>
    <w:p w14:paraId="09D5B802" w14:textId="77777777" w:rsidR="00ED6DF6" w:rsidRDefault="00ED6DF6">
      <w:pPr>
        <w:adjustRightInd w:val="0"/>
        <w:snapToGrid w:val="0"/>
        <w:rPr>
          <w:rFonts w:eastAsia="方正宋刻本秀楷简体"/>
        </w:rPr>
      </w:pPr>
    </w:p>
    <w:p w14:paraId="6700CB63" w14:textId="77777777" w:rsidR="00ED6DF6" w:rsidRDefault="00ED6DF6">
      <w:pPr>
        <w:adjustRightInd w:val="0"/>
        <w:snapToGrid w:val="0"/>
        <w:rPr>
          <w:rFonts w:eastAsia="方正宋刻本秀楷简体"/>
          <w:b/>
          <w:bCs/>
          <w:color w:val="FF0000"/>
          <w:sz w:val="28"/>
          <w:szCs w:val="36"/>
        </w:rPr>
      </w:pPr>
      <w:r>
        <w:rPr>
          <w:rFonts w:eastAsia="方正宋刻本秀楷简体" w:hint="eastAsia"/>
          <w:b/>
          <w:bCs/>
          <w:color w:val="FF0000"/>
          <w:sz w:val="28"/>
          <w:szCs w:val="36"/>
        </w:rPr>
        <w:t>搜索普通文件</w:t>
      </w:r>
    </w:p>
    <w:p w14:paraId="24878AAE" w14:textId="77777777" w:rsidR="00ED6DF6" w:rsidRDefault="00ED6DF6">
      <w:pPr>
        <w:adjustRightInd w:val="0"/>
        <w:snapToGrid w:val="0"/>
        <w:ind w:firstLine="420"/>
        <w:rPr>
          <w:rFonts w:eastAsia="方正宋刻本秀楷简体"/>
        </w:rPr>
      </w:pPr>
      <w:r>
        <w:rPr>
          <w:rFonts w:eastAsia="方正宋刻本秀楷简体" w:hint="eastAsia"/>
          <w:b/>
          <w:bCs/>
          <w:sz w:val="28"/>
          <w:szCs w:val="36"/>
        </w:rPr>
        <w:t>locate</w:t>
      </w:r>
      <w:r>
        <w:rPr>
          <w:rFonts w:eastAsia="方正宋刻本秀楷简体" w:hint="eastAsia"/>
        </w:rPr>
        <w:tab/>
      </w:r>
      <w:r>
        <w:rPr>
          <w:rFonts w:eastAsia="方正宋刻本秀楷简体" w:hint="eastAsia"/>
        </w:rPr>
        <w:t>只能按文件名，但搜索速度快，建立</w:t>
      </w:r>
      <w:r>
        <w:rPr>
          <w:rFonts w:eastAsia="方正宋刻本秀楷简体" w:hint="eastAsia"/>
        </w:rPr>
        <w:t>locate</w:t>
      </w:r>
      <w:r>
        <w:rPr>
          <w:rFonts w:eastAsia="方正宋刻本秀楷简体" w:hint="eastAsia"/>
        </w:rPr>
        <w:t>数据库在库中搜索文件名</w:t>
      </w:r>
    </w:p>
    <w:p w14:paraId="7EDFF665" w14:textId="77777777" w:rsidR="00ED6DF6" w:rsidRDefault="00ED6DF6">
      <w:pPr>
        <w:adjustRightInd w:val="0"/>
        <w:snapToGrid w:val="0"/>
        <w:ind w:left="420" w:firstLine="420"/>
        <w:rPr>
          <w:rFonts w:eastAsia="方正宋刻本秀楷简体"/>
        </w:rPr>
      </w:pPr>
      <w:r>
        <w:rPr>
          <w:rFonts w:eastAsia="方正宋刻本秀楷简体" w:hint="eastAsia"/>
        </w:rPr>
        <w:t>-i</w:t>
      </w:r>
      <w:r>
        <w:rPr>
          <w:rFonts w:eastAsia="方正宋刻本秀楷简体" w:hint="eastAsia"/>
        </w:rPr>
        <w:tab/>
      </w:r>
      <w:r>
        <w:rPr>
          <w:rFonts w:eastAsia="方正宋刻本秀楷简体" w:hint="eastAsia"/>
        </w:rPr>
        <w:t>忽略大小写</w:t>
      </w:r>
    </w:p>
    <w:p w14:paraId="70FC81F1" w14:textId="77777777" w:rsidR="00ED6DF6" w:rsidRDefault="00ED6DF6">
      <w:pPr>
        <w:adjustRightInd w:val="0"/>
        <w:snapToGrid w:val="0"/>
        <w:rPr>
          <w:rFonts w:eastAsia="方正宋刻本秀楷简体"/>
        </w:rPr>
      </w:pPr>
      <w:r>
        <w:rPr>
          <w:rFonts w:eastAsia="方正宋刻本秀楷简体" w:hint="eastAsia"/>
        </w:rPr>
        <w:t>系统命令也是文件，也可以按照文件名搜索系统命令</w:t>
      </w:r>
    </w:p>
    <w:p w14:paraId="2211E121" w14:textId="77777777" w:rsidR="00ED6DF6" w:rsidRDefault="00ED6DF6">
      <w:pPr>
        <w:adjustRightInd w:val="0"/>
        <w:snapToGrid w:val="0"/>
        <w:rPr>
          <w:rFonts w:eastAsia="方正宋刻本秀楷简体"/>
        </w:rPr>
      </w:pPr>
    </w:p>
    <w:p w14:paraId="22F67C17" w14:textId="77777777" w:rsidR="00ED6DF6" w:rsidRDefault="00ED6DF6">
      <w:pPr>
        <w:adjustRightInd w:val="0"/>
        <w:snapToGrid w:val="0"/>
        <w:ind w:firstLine="420"/>
        <w:rPr>
          <w:rFonts w:eastAsia="方正宋刻本秀楷简体"/>
        </w:rPr>
      </w:pPr>
      <w:proofErr w:type="gramStart"/>
      <w:r>
        <w:rPr>
          <w:rFonts w:eastAsia="方正宋刻本秀楷简体" w:hint="eastAsia"/>
        </w:rPr>
        <w:t>locate  mkdir</w:t>
      </w:r>
      <w:proofErr w:type="gramEnd"/>
    </w:p>
    <w:p w14:paraId="650354AC" w14:textId="77777777" w:rsidR="00ED6DF6" w:rsidRDefault="00ED6DF6">
      <w:pPr>
        <w:adjustRightInd w:val="0"/>
        <w:snapToGrid w:val="0"/>
        <w:rPr>
          <w:rFonts w:eastAsia="方正宋刻本秀楷简体"/>
        </w:rPr>
      </w:pPr>
      <w:r>
        <w:rPr>
          <w:rFonts w:eastAsia="方正宋刻本秀楷简体" w:hint="eastAsia"/>
        </w:rPr>
        <w:t>locate</w:t>
      </w:r>
      <w:r>
        <w:rPr>
          <w:rFonts w:eastAsia="方正宋刻本秀楷简体" w:hint="eastAsia"/>
        </w:rPr>
        <w:t>数据库在退出登录或重新启动才更新，手动更新</w:t>
      </w:r>
    </w:p>
    <w:p w14:paraId="4BD42DEA" w14:textId="77777777" w:rsidR="00ED6DF6" w:rsidRDefault="00ED6DF6">
      <w:pPr>
        <w:adjustRightInd w:val="0"/>
        <w:snapToGrid w:val="0"/>
        <w:ind w:firstLine="420"/>
        <w:rPr>
          <w:rFonts w:eastAsia="方正宋刻本秀楷简体"/>
        </w:rPr>
      </w:pPr>
      <w:proofErr w:type="spellStart"/>
      <w:r>
        <w:rPr>
          <w:rFonts w:eastAsia="方正宋刻本秀楷简体" w:hint="eastAsia"/>
        </w:rPr>
        <w:t>updatedb</w:t>
      </w:r>
      <w:proofErr w:type="spellEnd"/>
    </w:p>
    <w:p w14:paraId="25F24546" w14:textId="77777777" w:rsidR="00ED6DF6" w:rsidRDefault="00ED6DF6">
      <w:pPr>
        <w:adjustRightInd w:val="0"/>
        <w:snapToGrid w:val="0"/>
        <w:rPr>
          <w:rFonts w:eastAsia="方正宋刻本秀楷简体"/>
        </w:rPr>
      </w:pPr>
      <w:r>
        <w:rPr>
          <w:rFonts w:eastAsia="方正宋刻本秀楷简体" w:hint="eastAsia"/>
        </w:rPr>
        <w:t>配置文件</w:t>
      </w:r>
      <w:r>
        <w:rPr>
          <w:rFonts w:eastAsia="方正宋刻本秀楷简体" w:hint="eastAsia"/>
        </w:rPr>
        <w:tab/>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updatedb.conf</w:t>
      </w:r>
      <w:proofErr w:type="spellEnd"/>
    </w:p>
    <w:p w14:paraId="5A584B0C" w14:textId="77777777" w:rsidR="00ED6DF6" w:rsidRDefault="00ED6DF6">
      <w:pPr>
        <w:adjustRightInd w:val="0"/>
        <w:snapToGrid w:val="0"/>
        <w:ind w:firstLine="420"/>
        <w:rPr>
          <w:rFonts w:eastAsia="方正宋刻本秀楷简体"/>
        </w:rPr>
      </w:pPr>
      <w:r>
        <w:rPr>
          <w:rFonts w:eastAsia="方正宋刻本秀楷简体" w:hint="eastAsia"/>
        </w:rPr>
        <w:t>认为某些文件系统、文件类型和目录没必要搜索，如光盘、</w:t>
      </w:r>
      <w:r>
        <w:rPr>
          <w:rFonts w:eastAsia="方正宋刻本秀楷简体" w:hint="eastAsia"/>
        </w:rPr>
        <w:t>.git</w:t>
      </w:r>
      <w:r>
        <w:rPr>
          <w:rFonts w:eastAsia="方正宋刻本秀楷简体" w:hint="eastAsia"/>
        </w:rPr>
        <w:t>文件、临时目录</w:t>
      </w:r>
      <w:r>
        <w:rPr>
          <w:rFonts w:eastAsia="方正宋刻本秀楷简体" w:hint="eastAsia"/>
        </w:rPr>
        <w:t>/tmp</w:t>
      </w:r>
      <w:r>
        <w:rPr>
          <w:rFonts w:eastAsia="方正宋刻本秀楷简体" w:hint="eastAsia"/>
        </w:rPr>
        <w:t>等</w:t>
      </w:r>
    </w:p>
    <w:p w14:paraId="0843E32E" w14:textId="262D04C0" w:rsidR="00ED6DF6" w:rsidRPr="0001514C" w:rsidRDefault="00ED6DF6">
      <w:pPr>
        <w:adjustRightInd w:val="0"/>
        <w:snapToGrid w:val="0"/>
        <w:rPr>
          <w:rFonts w:eastAsia="方正宋刻本秀楷简体"/>
          <w:b/>
          <w:bCs/>
          <w:color w:val="7E7E7E"/>
        </w:rPr>
      </w:pPr>
      <w:r>
        <w:rPr>
          <w:rFonts w:eastAsia="方正宋刻本秀楷简体" w:hint="eastAsia"/>
        </w:rPr>
        <w:br w:type="page"/>
      </w:r>
      <w:r>
        <w:rPr>
          <w:rFonts w:eastAsia="方正宋刻本秀楷简体" w:hint="eastAsia"/>
          <w:b/>
          <w:bCs/>
          <w:color w:val="FF0000"/>
          <w:sz w:val="36"/>
          <w:szCs w:val="44"/>
        </w:rPr>
        <w:lastRenderedPageBreak/>
        <w:t>find</w:t>
      </w:r>
      <w:r>
        <w:rPr>
          <w:rFonts w:eastAsia="方正宋刻本秀楷简体" w:hint="eastAsia"/>
          <w:color w:val="FF0000"/>
          <w:sz w:val="36"/>
          <w:szCs w:val="44"/>
        </w:rPr>
        <w:tab/>
      </w:r>
      <w:r>
        <w:rPr>
          <w:rFonts w:eastAsia="方正宋刻本秀楷简体" w:hint="eastAsia"/>
        </w:rPr>
        <w:tab/>
      </w:r>
      <w:r>
        <w:rPr>
          <w:rFonts w:eastAsia="方正宋刻本秀楷简体" w:hint="eastAsia"/>
          <w:color w:val="7E7E7E"/>
        </w:rPr>
        <w:t>路径</w:t>
      </w:r>
      <w:r>
        <w:rPr>
          <w:rFonts w:eastAsia="方正宋刻本秀楷简体" w:hint="eastAsia"/>
          <w:color w:val="7E7E7E"/>
        </w:rPr>
        <w:tab/>
      </w:r>
      <w:r>
        <w:rPr>
          <w:rFonts w:eastAsia="方正宋刻本秀楷简体" w:hint="eastAsia"/>
          <w:color w:val="7E7E7E"/>
        </w:rPr>
        <w:t>选项</w:t>
      </w:r>
      <w:r>
        <w:rPr>
          <w:rFonts w:eastAsia="方正宋刻本秀楷简体" w:hint="eastAsia"/>
          <w:color w:val="7E7E7E"/>
        </w:rPr>
        <w:tab/>
      </w:r>
      <w:r>
        <w:rPr>
          <w:rFonts w:eastAsia="方正宋刻本秀楷简体" w:hint="eastAsia"/>
          <w:color w:val="7E7E7E"/>
        </w:rPr>
        <w:t>搜索内容</w:t>
      </w:r>
      <w:r>
        <w:rPr>
          <w:rFonts w:eastAsia="方正宋刻本秀楷简体" w:hint="eastAsia"/>
          <w:color w:val="7E7E7E"/>
        </w:rPr>
        <w:tab/>
      </w:r>
      <w:r>
        <w:rPr>
          <w:rFonts w:eastAsia="方正宋刻本秀楷简体" w:hint="eastAsia"/>
          <w:color w:val="7E7E7E"/>
        </w:rPr>
        <w:t>完全匹配的才能搜索到，模糊搜索用通配符</w:t>
      </w:r>
      <w:r w:rsidR="0001514C">
        <w:rPr>
          <w:rFonts w:eastAsia="方正宋刻本秀楷简体" w:hint="eastAsia"/>
          <w:color w:val="7E7E7E"/>
        </w:rPr>
        <w:t xml:space="preserve"> </w:t>
      </w:r>
      <w:proofErr w:type="spellStart"/>
      <w:r w:rsidR="0001514C" w:rsidRPr="001C1513">
        <w:rPr>
          <w:rFonts w:eastAsia="方正宋刻本秀楷简体"/>
          <w:b/>
          <w:color w:val="FF0000"/>
          <w:sz w:val="36"/>
          <w:szCs w:val="44"/>
        </w:rPr>
        <w:t>fd</w:t>
      </w:r>
      <w:proofErr w:type="spellEnd"/>
      <w:r w:rsidR="0001514C" w:rsidRPr="001C1513">
        <w:rPr>
          <w:rFonts w:eastAsia="方正宋刻本秀楷简体" w:hint="eastAsia"/>
          <w:b/>
          <w:color w:val="FF0000"/>
          <w:sz w:val="36"/>
          <w:szCs w:val="44"/>
        </w:rPr>
        <w:t>替代</w:t>
      </w:r>
    </w:p>
    <w:p w14:paraId="2F6F0AB1" w14:textId="77777777" w:rsidR="00ED6DF6" w:rsidRDefault="00ED6DF6">
      <w:pPr>
        <w:adjustRightInd w:val="0"/>
        <w:snapToGrid w:val="0"/>
        <w:rPr>
          <w:rFonts w:eastAsia="方正宋刻本秀楷简体"/>
          <w:color w:val="7E7E7E"/>
        </w:rPr>
      </w:pPr>
    </w:p>
    <w:p w14:paraId="51F9FDDE" w14:textId="77777777" w:rsidR="00ED6DF6" w:rsidRDefault="00ED6DF6">
      <w:pPr>
        <w:adjustRightInd w:val="0"/>
        <w:snapToGrid w:val="0"/>
        <w:rPr>
          <w:rFonts w:eastAsia="方正宋刻本秀楷简体"/>
          <w:b/>
          <w:bCs/>
        </w:rPr>
      </w:pPr>
      <w:r>
        <w:rPr>
          <w:rFonts w:eastAsia="方正宋刻本秀楷简体" w:hint="eastAsia"/>
          <w:b/>
          <w:bCs/>
        </w:rPr>
        <w:t>按文件名搜索</w:t>
      </w:r>
    </w:p>
    <w:p w14:paraId="7E8D181E" w14:textId="77777777" w:rsidR="00ED6DF6" w:rsidRDefault="00ED6DF6">
      <w:pPr>
        <w:adjustRightInd w:val="0"/>
        <w:snapToGrid w:val="0"/>
        <w:ind w:firstLine="420"/>
        <w:rPr>
          <w:rFonts w:eastAsia="方正宋刻本秀楷简体"/>
        </w:rPr>
      </w:pPr>
      <w:r>
        <w:rPr>
          <w:rFonts w:eastAsia="方正宋刻本秀楷简体" w:hint="eastAsia"/>
        </w:rPr>
        <w:t>-name</w:t>
      </w:r>
      <w:r>
        <w:rPr>
          <w:rFonts w:eastAsia="方正宋刻本秀楷简体" w:hint="eastAsia"/>
        </w:rPr>
        <w:tab/>
      </w:r>
      <w:r>
        <w:rPr>
          <w:rFonts w:eastAsia="方正宋刻本秀楷简体" w:hint="eastAsia"/>
        </w:rPr>
        <w:t>区分大小写</w:t>
      </w:r>
    </w:p>
    <w:p w14:paraId="05E33B60"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iname</w:t>
      </w:r>
      <w:proofErr w:type="spellEnd"/>
      <w:r>
        <w:rPr>
          <w:rFonts w:eastAsia="方正宋刻本秀楷简体" w:hint="eastAsia"/>
        </w:rPr>
        <w:tab/>
      </w:r>
      <w:r>
        <w:rPr>
          <w:rFonts w:eastAsia="方正宋刻本秀楷简体" w:hint="eastAsia"/>
        </w:rPr>
        <w:t>不区分大小写</w:t>
      </w:r>
    </w:p>
    <w:p w14:paraId="79698ABE"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inum</w:t>
      </w:r>
      <w:proofErr w:type="spellEnd"/>
      <w:r>
        <w:rPr>
          <w:rFonts w:eastAsia="方正宋刻本秀楷简体" w:hint="eastAsia"/>
        </w:rPr>
        <w:tab/>
      </w:r>
      <w:r>
        <w:rPr>
          <w:rFonts w:eastAsia="方正宋刻本秀楷简体" w:hint="eastAsia"/>
        </w:rPr>
        <w:t>按</w:t>
      </w:r>
      <w:proofErr w:type="spellStart"/>
      <w:r>
        <w:rPr>
          <w:rFonts w:eastAsia="方正宋刻本秀楷简体" w:hint="eastAsia"/>
        </w:rPr>
        <w:t>inode</w:t>
      </w:r>
      <w:proofErr w:type="spellEnd"/>
      <w:r>
        <w:rPr>
          <w:rFonts w:eastAsia="方正宋刻本秀楷简体" w:hint="eastAsia"/>
        </w:rPr>
        <w:t>搜索</w:t>
      </w:r>
    </w:p>
    <w:p w14:paraId="60FC960E" w14:textId="77777777" w:rsidR="00ED6DF6" w:rsidRDefault="00ED6DF6">
      <w:pPr>
        <w:adjustRightInd w:val="0"/>
        <w:snapToGrid w:val="0"/>
        <w:rPr>
          <w:rFonts w:eastAsia="方正宋刻本秀楷简体"/>
          <w:b/>
          <w:bCs/>
        </w:rPr>
      </w:pPr>
      <w:r>
        <w:rPr>
          <w:rFonts w:eastAsia="方正宋刻本秀楷简体" w:hint="eastAsia"/>
          <w:b/>
          <w:bCs/>
        </w:rPr>
        <w:t>按文件大小搜索</w:t>
      </w:r>
    </w:p>
    <w:p w14:paraId="55157AD1" w14:textId="77777777" w:rsidR="00ED6DF6" w:rsidRDefault="00ED6DF6">
      <w:pPr>
        <w:adjustRightInd w:val="0"/>
        <w:snapToGrid w:val="0"/>
        <w:ind w:firstLine="420"/>
        <w:rPr>
          <w:rFonts w:eastAsia="方正宋刻本秀楷简体"/>
        </w:rPr>
      </w:pPr>
      <w:r>
        <w:rPr>
          <w:rFonts w:eastAsia="方正宋刻本秀楷简体" w:hint="eastAsia"/>
        </w:rPr>
        <w:t>-size[+-]</w:t>
      </w:r>
      <w:r>
        <w:rPr>
          <w:rFonts w:eastAsia="方正宋刻本秀楷简体" w:hint="eastAsia"/>
        </w:rPr>
        <w:t>大小</w:t>
      </w:r>
    </w:p>
    <w:p w14:paraId="341574B3" w14:textId="77777777" w:rsidR="00ED6DF6" w:rsidRDefault="00ED6DF6">
      <w:pPr>
        <w:adjustRightInd w:val="0"/>
        <w:snapToGrid w:val="0"/>
        <w:ind w:left="420" w:firstLine="420"/>
        <w:rPr>
          <w:rFonts w:eastAsia="方正宋刻本秀楷简体"/>
        </w:rPr>
      </w:pPr>
      <w:r>
        <w:rPr>
          <w:rFonts w:eastAsia="方正宋刻本秀楷简体" w:hint="eastAsia"/>
        </w:rPr>
        <w:t>25k</w:t>
      </w:r>
      <w:r>
        <w:rPr>
          <w:rFonts w:eastAsia="方正宋刻本秀楷简体" w:hint="eastAsia"/>
        </w:rPr>
        <w:tab/>
      </w:r>
      <w:r>
        <w:rPr>
          <w:rFonts w:eastAsia="方正宋刻本秀楷简体" w:hint="eastAsia"/>
        </w:rPr>
        <w:tab/>
      </w:r>
      <w:r>
        <w:rPr>
          <w:rFonts w:eastAsia="方正宋刻本秀楷简体" w:hint="eastAsia"/>
        </w:rPr>
        <w:t>正好</w:t>
      </w:r>
      <w:r>
        <w:rPr>
          <w:rFonts w:eastAsia="方正宋刻本秀楷简体" w:hint="eastAsia"/>
        </w:rPr>
        <w:t>25k</w:t>
      </w:r>
    </w:p>
    <w:p w14:paraId="362AC986" w14:textId="77777777" w:rsidR="00ED6DF6" w:rsidRDefault="00ED6DF6">
      <w:pPr>
        <w:adjustRightInd w:val="0"/>
        <w:snapToGrid w:val="0"/>
        <w:ind w:left="420" w:firstLine="420"/>
        <w:rPr>
          <w:rFonts w:eastAsia="方正宋刻本秀楷简体"/>
        </w:rPr>
      </w:pPr>
      <w:r>
        <w:rPr>
          <w:rFonts w:eastAsia="方正宋刻本秀楷简体" w:hint="eastAsia"/>
        </w:rPr>
        <w:t>-25k</w:t>
      </w:r>
      <w:r>
        <w:rPr>
          <w:rFonts w:eastAsia="方正宋刻本秀楷简体" w:hint="eastAsia"/>
        </w:rPr>
        <w:tab/>
      </w:r>
      <w:r>
        <w:rPr>
          <w:rFonts w:eastAsia="方正宋刻本秀楷简体" w:hint="eastAsia"/>
        </w:rPr>
        <w:tab/>
      </w:r>
      <w:r>
        <w:rPr>
          <w:rFonts w:eastAsia="方正宋刻本秀楷简体" w:hint="eastAsia"/>
        </w:rPr>
        <w:t>小于</w:t>
      </w:r>
      <w:r>
        <w:rPr>
          <w:rFonts w:eastAsia="方正宋刻本秀楷简体" w:hint="eastAsia"/>
        </w:rPr>
        <w:t>25k</w:t>
      </w:r>
    </w:p>
    <w:p w14:paraId="2281F2FF" w14:textId="77777777" w:rsidR="00ED6DF6" w:rsidRDefault="00ED6DF6">
      <w:pPr>
        <w:adjustRightInd w:val="0"/>
        <w:snapToGrid w:val="0"/>
        <w:ind w:left="420" w:firstLine="420"/>
        <w:rPr>
          <w:rFonts w:eastAsia="方正宋刻本秀楷简体"/>
        </w:rPr>
      </w:pPr>
      <w:r>
        <w:rPr>
          <w:rFonts w:eastAsia="方正宋刻本秀楷简体" w:hint="eastAsia"/>
        </w:rPr>
        <w:t>+25k</w:t>
      </w:r>
      <w:r>
        <w:rPr>
          <w:rFonts w:eastAsia="方正宋刻本秀楷简体" w:hint="eastAsia"/>
        </w:rPr>
        <w:tab/>
      </w:r>
      <w:r>
        <w:rPr>
          <w:rFonts w:eastAsia="方正宋刻本秀楷简体" w:hint="eastAsia"/>
        </w:rPr>
        <w:tab/>
      </w:r>
      <w:r>
        <w:rPr>
          <w:rFonts w:eastAsia="方正宋刻本秀楷简体" w:hint="eastAsia"/>
        </w:rPr>
        <w:t>大于</w:t>
      </w:r>
      <w:r>
        <w:rPr>
          <w:rFonts w:eastAsia="方正宋刻本秀楷简体" w:hint="eastAsia"/>
        </w:rPr>
        <w:t>25k</w:t>
      </w:r>
    </w:p>
    <w:p w14:paraId="6E53E7E4" w14:textId="77777777" w:rsidR="00ED6DF6" w:rsidRDefault="00ED6DF6">
      <w:pPr>
        <w:adjustRightInd w:val="0"/>
        <w:snapToGrid w:val="0"/>
        <w:ind w:left="840" w:firstLine="420"/>
        <w:rPr>
          <w:rFonts w:eastAsia="方正宋刻本秀楷简体"/>
        </w:rPr>
      </w:pPr>
      <w:r>
        <w:rPr>
          <w:rFonts w:eastAsia="方正宋刻本秀楷简体" w:hint="eastAsia"/>
        </w:rPr>
        <w:t>b</w:t>
      </w:r>
      <w:r>
        <w:rPr>
          <w:rFonts w:eastAsia="方正宋刻本秀楷简体" w:hint="eastAsia"/>
        </w:rPr>
        <w:t>默认单位</w:t>
      </w:r>
      <w:r>
        <w:rPr>
          <w:rFonts w:eastAsia="方正宋刻本秀楷简体" w:hint="eastAsia"/>
        </w:rPr>
        <w:t>512byte(</w:t>
      </w:r>
      <w:r>
        <w:rPr>
          <w:rFonts w:eastAsia="方正宋刻本秀楷简体" w:hint="eastAsia"/>
        </w:rPr>
        <w:t>比特</w:t>
      </w:r>
      <w:r>
        <w:rPr>
          <w:rFonts w:eastAsia="方正宋刻本秀楷简体" w:hint="eastAsia"/>
        </w:rPr>
        <w:t>)</w:t>
      </w:r>
      <w:r>
        <w:rPr>
          <w:rFonts w:eastAsia="方正宋刻本秀楷简体" w:hint="eastAsia"/>
        </w:rPr>
        <w:tab/>
        <w:t xml:space="preserve"> c</w:t>
      </w:r>
      <w:r>
        <w:rPr>
          <w:rFonts w:eastAsia="方正宋刻本秀楷简体" w:hint="eastAsia"/>
        </w:rPr>
        <w:t>字节</w:t>
      </w:r>
      <w:r>
        <w:rPr>
          <w:rFonts w:eastAsia="方正宋刻本秀楷简体" w:hint="eastAsia"/>
        </w:rPr>
        <w:t xml:space="preserve"> w</w:t>
      </w:r>
      <w:r>
        <w:rPr>
          <w:rFonts w:eastAsia="方正宋刻本秀楷简体" w:hint="eastAsia"/>
        </w:rPr>
        <w:t>双字节</w:t>
      </w:r>
      <w:r>
        <w:rPr>
          <w:rFonts w:eastAsia="方正宋刻本秀楷简体" w:hint="eastAsia"/>
        </w:rPr>
        <w:t>(</w:t>
      </w:r>
      <w:r>
        <w:rPr>
          <w:rFonts w:eastAsia="方正宋刻本秀楷简体" w:hint="eastAsia"/>
        </w:rPr>
        <w:t>中文</w:t>
      </w:r>
      <w:r>
        <w:rPr>
          <w:rFonts w:eastAsia="方正宋刻本秀楷简体" w:hint="eastAsia"/>
        </w:rPr>
        <w:t xml:space="preserve">) </w:t>
      </w:r>
      <w:r>
        <w:rPr>
          <w:rFonts w:eastAsia="方正宋刻本秀楷简体" w:hint="eastAsia"/>
        </w:rPr>
        <w:tab/>
      </w:r>
    </w:p>
    <w:p w14:paraId="23F40C11" w14:textId="77777777" w:rsidR="00ED6DF6" w:rsidRDefault="00ED6DF6">
      <w:pPr>
        <w:adjustRightInd w:val="0"/>
        <w:snapToGrid w:val="0"/>
        <w:ind w:left="840" w:firstLine="420"/>
        <w:rPr>
          <w:rFonts w:eastAsia="方正宋刻本秀楷简体"/>
          <w:color w:val="FF0000"/>
        </w:rPr>
      </w:pPr>
      <w:r>
        <w:rPr>
          <w:rFonts w:eastAsia="方正宋刻本秀楷简体" w:hint="eastAsia"/>
          <w:color w:val="FF0000"/>
        </w:rPr>
        <w:t>k</w:t>
      </w:r>
      <w:r>
        <w:rPr>
          <w:rFonts w:eastAsia="方正宋刻本秀楷简体" w:hint="eastAsia"/>
          <w:color w:val="FF0000"/>
          <w:sz w:val="13"/>
          <w:szCs w:val="16"/>
        </w:rPr>
        <w:t>(KB)</w:t>
      </w:r>
      <w:r>
        <w:rPr>
          <w:rFonts w:eastAsia="方正宋刻本秀楷简体" w:hint="eastAsia"/>
          <w:color w:val="FF0000"/>
        </w:rPr>
        <w:t>小写的</w:t>
      </w:r>
      <w:r>
        <w:rPr>
          <w:rFonts w:eastAsia="方正宋刻本秀楷简体" w:hint="eastAsia"/>
        </w:rPr>
        <w:t xml:space="preserve"> </w:t>
      </w:r>
      <w:r>
        <w:rPr>
          <w:rFonts w:eastAsia="方正宋刻本秀楷简体" w:hint="eastAsia"/>
        </w:rPr>
        <w:tab/>
      </w:r>
      <w:r>
        <w:rPr>
          <w:rFonts w:eastAsia="方正宋刻本秀楷简体" w:hint="eastAsia"/>
          <w:color w:val="FF0000"/>
        </w:rPr>
        <w:t>M</w:t>
      </w:r>
      <w:r>
        <w:rPr>
          <w:rFonts w:eastAsia="方正宋刻本秀楷简体" w:hint="eastAsia"/>
          <w:color w:val="FF0000"/>
          <w:sz w:val="13"/>
          <w:szCs w:val="16"/>
        </w:rPr>
        <w:t xml:space="preserve">(MB) </w:t>
      </w:r>
      <w:r>
        <w:rPr>
          <w:rFonts w:eastAsia="方正宋刻本秀楷简体" w:hint="eastAsia"/>
          <w:color w:val="FF0000"/>
          <w:sz w:val="24"/>
          <w:szCs w:val="32"/>
        </w:rPr>
        <w:t>G</w:t>
      </w:r>
      <w:r>
        <w:rPr>
          <w:rFonts w:eastAsia="方正宋刻本秀楷简体" w:hint="eastAsia"/>
          <w:color w:val="FF0000"/>
          <w:sz w:val="15"/>
          <w:szCs w:val="18"/>
        </w:rPr>
        <w:t>(GB)</w:t>
      </w:r>
      <w:r>
        <w:rPr>
          <w:rFonts w:eastAsia="方正宋刻本秀楷简体" w:hint="eastAsia"/>
          <w:color w:val="FF0000"/>
        </w:rPr>
        <w:t>大写的</w:t>
      </w:r>
    </w:p>
    <w:p w14:paraId="647FB3ED" w14:textId="77777777" w:rsidR="00ED6DF6" w:rsidRDefault="00ED6DF6">
      <w:pPr>
        <w:adjustRightInd w:val="0"/>
        <w:snapToGrid w:val="0"/>
        <w:ind w:left="840" w:firstLine="420"/>
        <w:rPr>
          <w:rFonts w:eastAsia="方正宋刻本秀楷简体"/>
          <w:color w:val="FF0000"/>
        </w:rPr>
      </w:pPr>
    </w:p>
    <w:p w14:paraId="12267D71" w14:textId="77777777" w:rsidR="00ED6DF6" w:rsidRDefault="00ED6DF6">
      <w:pPr>
        <w:adjustRightInd w:val="0"/>
        <w:snapToGrid w:val="0"/>
        <w:rPr>
          <w:rFonts w:eastAsia="方正宋刻本秀楷简体"/>
          <w:b/>
          <w:bCs/>
        </w:rPr>
      </w:pPr>
      <w:r>
        <w:rPr>
          <w:rFonts w:eastAsia="方正宋刻本秀楷简体" w:hint="eastAsia"/>
          <w:b/>
          <w:bCs/>
        </w:rPr>
        <w:t>按修改时间搜索</w:t>
      </w:r>
    </w:p>
    <w:p w14:paraId="69A71291"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atime</w:t>
      </w:r>
      <w:proofErr w:type="spellEnd"/>
      <w:r>
        <w:rPr>
          <w:rFonts w:eastAsia="方正宋刻本秀楷简体" w:hint="eastAsia"/>
        </w:rPr>
        <w:t xml:space="preserve"> </w:t>
      </w:r>
      <w:proofErr w:type="spellStart"/>
      <w:r>
        <w:rPr>
          <w:rFonts w:eastAsia="方正宋刻本秀楷简体" w:hint="eastAsia"/>
        </w:rPr>
        <w:t>ctime</w:t>
      </w:r>
      <w:proofErr w:type="spellEnd"/>
      <w:r>
        <w:rPr>
          <w:rFonts w:eastAsia="方正宋刻本秀楷简体" w:hint="eastAsia"/>
        </w:rPr>
        <w:t xml:space="preserve"> </w:t>
      </w:r>
      <w:proofErr w:type="spellStart"/>
      <w:r>
        <w:rPr>
          <w:rFonts w:eastAsia="方正宋刻本秀楷简体" w:hint="eastAsia"/>
        </w:rPr>
        <w:t>mtime</w:t>
      </w:r>
      <w:proofErr w:type="spellEnd"/>
      <w:r>
        <w:rPr>
          <w:rFonts w:eastAsia="方正宋刻本秀楷简体" w:hint="eastAsia"/>
        </w:rPr>
        <w:t>][+-]</w:t>
      </w:r>
      <w:r>
        <w:rPr>
          <w:rFonts w:eastAsia="方正宋刻本秀楷简体" w:hint="eastAsia"/>
        </w:rPr>
        <w:t>时间</w:t>
      </w:r>
      <w:r>
        <w:rPr>
          <w:rFonts w:eastAsia="方正宋刻本秀楷简体" w:hint="eastAsia"/>
        </w:rPr>
        <w:tab/>
      </w:r>
      <w:r>
        <w:rPr>
          <w:rFonts w:eastAsia="方正宋刻本秀楷简体" w:hint="eastAsia"/>
        </w:rPr>
        <w:t>按天搜索</w:t>
      </w:r>
    </w:p>
    <w:p w14:paraId="49803F8F" w14:textId="77777777" w:rsidR="00ED6DF6" w:rsidRDefault="00ED6DF6">
      <w:pPr>
        <w:adjustRightInd w:val="0"/>
        <w:snapToGrid w:val="0"/>
        <w:ind w:firstLine="420"/>
        <w:rPr>
          <w:rFonts w:eastAsia="方正宋刻本秀楷简体"/>
        </w:rPr>
      </w:pPr>
      <w:r>
        <w:rPr>
          <w:rFonts w:eastAsia="方正宋刻本秀楷简体" w:hint="eastAsia"/>
        </w:rPr>
        <w:t xml:space="preserve">-[amin </w:t>
      </w:r>
      <w:proofErr w:type="spellStart"/>
      <w:r>
        <w:rPr>
          <w:rFonts w:eastAsia="方正宋刻本秀楷简体" w:hint="eastAsia"/>
        </w:rPr>
        <w:t>cmin</w:t>
      </w:r>
      <w:proofErr w:type="spellEnd"/>
      <w:r>
        <w:rPr>
          <w:rFonts w:eastAsia="方正宋刻本秀楷简体" w:hint="eastAsia"/>
        </w:rPr>
        <w:t xml:space="preserve"> </w:t>
      </w:r>
      <w:proofErr w:type="spellStart"/>
      <w:r>
        <w:rPr>
          <w:rFonts w:eastAsia="方正宋刻本秀楷简体" w:hint="eastAsia"/>
        </w:rPr>
        <w:t>mmin</w:t>
      </w:r>
      <w:proofErr w:type="spellEnd"/>
      <w:r>
        <w:rPr>
          <w:rFonts w:eastAsia="方正宋刻本秀楷简体" w:hint="eastAsia"/>
        </w:rPr>
        <w:t>][+-]</w:t>
      </w:r>
      <w:r>
        <w:rPr>
          <w:rFonts w:eastAsia="方正宋刻本秀楷简体" w:hint="eastAsia"/>
        </w:rPr>
        <w:t>时间</w:t>
      </w:r>
      <w:r>
        <w:rPr>
          <w:rFonts w:eastAsia="方正宋刻本秀楷简体" w:hint="eastAsia"/>
        </w:rPr>
        <w:tab/>
      </w:r>
      <w:r>
        <w:rPr>
          <w:rFonts w:eastAsia="方正宋刻本秀楷简体" w:hint="eastAsia"/>
        </w:rPr>
        <w:tab/>
      </w:r>
      <w:r>
        <w:rPr>
          <w:rFonts w:eastAsia="方正宋刻本秀楷简体" w:hint="eastAsia"/>
        </w:rPr>
        <w:t>按分钟搜索</w:t>
      </w:r>
    </w:p>
    <w:p w14:paraId="58132697" w14:textId="77777777" w:rsidR="00ED6DF6" w:rsidRDefault="00ED6DF6">
      <w:pPr>
        <w:adjustRightInd w:val="0"/>
        <w:snapToGrid w:val="0"/>
        <w:rPr>
          <w:rFonts w:eastAsia="方正宋刻本秀楷简体"/>
          <w:color w:val="FF0000"/>
        </w:rPr>
      </w:pPr>
    </w:p>
    <w:p w14:paraId="71BC604B" w14:textId="77777777" w:rsidR="00ED6DF6" w:rsidRDefault="00E40C08">
      <w:pPr>
        <w:adjustRightInd w:val="0"/>
        <w:snapToGrid w:val="0"/>
        <w:ind w:firstLine="420"/>
        <w:rPr>
          <w:rFonts w:eastAsia="方正宋刻本秀楷简体"/>
        </w:rPr>
      </w:pPr>
      <w:r>
        <w:rPr>
          <w:rFonts w:eastAsia="方正宋刻本秀楷简体" w:hint="eastAsia"/>
          <w:noProof/>
        </w:rPr>
        <mc:AlternateContent>
          <mc:Choice Requires="wpg">
            <w:drawing>
              <wp:anchor distT="0" distB="0" distL="114300" distR="114300" simplePos="0" relativeHeight="251658242" behindDoc="0" locked="0" layoutInCell="1" allowOverlap="1" wp14:anchorId="302927E8" wp14:editId="35ECBCC2">
                <wp:simplePos x="0" y="0"/>
                <wp:positionH relativeFrom="column">
                  <wp:posOffset>673100</wp:posOffset>
                </wp:positionH>
                <wp:positionV relativeFrom="paragraph">
                  <wp:posOffset>147955</wp:posOffset>
                </wp:positionV>
                <wp:extent cx="3713480" cy="1659890"/>
                <wp:effectExtent l="25400" t="0" r="0" b="3175"/>
                <wp:wrapNone/>
                <wp:docPr id="30" name="组合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3480" cy="1659890"/>
                          <a:chOff x="7524" y="132525"/>
                          <a:chExt cx="5848" cy="2614"/>
                        </a:xfrm>
                      </wpg:grpSpPr>
                      <wpg:grpSp>
                        <wpg:cNvPr id="31" name="组合 102"/>
                        <wpg:cNvGrpSpPr>
                          <a:grpSpLocks/>
                        </wpg:cNvGrpSpPr>
                        <wpg:grpSpPr bwMode="auto">
                          <a:xfrm>
                            <a:off x="7524" y="132525"/>
                            <a:ext cx="5848" cy="2614"/>
                            <a:chOff x="7524" y="131894"/>
                            <a:chExt cx="5848" cy="2614"/>
                          </a:xfrm>
                        </wpg:grpSpPr>
                        <wps:wsp>
                          <wps:cNvPr id="32" name="文本框 95"/>
                          <wps:cNvSpPr txBox="1">
                            <a:spLocks/>
                          </wps:cNvSpPr>
                          <wps:spPr bwMode="auto">
                            <a:xfrm>
                              <a:off x="9869" y="133460"/>
                              <a:ext cx="379"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A00D8" w14:textId="77777777" w:rsidR="00ED6DF6" w:rsidRDefault="00ED6DF6">
                                <w:r>
                                  <w:rPr>
                                    <w:rFonts w:hint="eastAsia"/>
                                  </w:rPr>
                                  <w:t>5</w:t>
                                </w:r>
                              </w:p>
                            </w:txbxContent>
                          </wps:txbx>
                          <wps:bodyPr rot="0" vert="horz" wrap="square" lIns="91440" tIns="45720" rIns="91440" bIns="45720" anchor="t" anchorCtr="0" upright="1">
                            <a:noAutofit/>
                          </wps:bodyPr>
                        </wps:wsp>
                        <wpg:grpSp>
                          <wpg:cNvPr id="33" name="组合 101"/>
                          <wpg:cNvGrpSpPr>
                            <a:grpSpLocks/>
                          </wpg:cNvGrpSpPr>
                          <wpg:grpSpPr bwMode="auto">
                            <a:xfrm>
                              <a:off x="7524" y="131894"/>
                              <a:ext cx="5848" cy="2614"/>
                              <a:chOff x="7524" y="131894"/>
                              <a:chExt cx="5848" cy="2614"/>
                            </a:xfrm>
                          </wpg:grpSpPr>
                          <wps:wsp>
                            <wps:cNvPr id="34" name="文本框 94"/>
                            <wps:cNvSpPr txBox="1">
                              <a:spLocks/>
                            </wps:cNvSpPr>
                            <wps:spPr bwMode="auto">
                              <a:xfrm>
                                <a:off x="12438" y="133374"/>
                                <a:ext cx="93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676BB" w14:textId="77777777" w:rsidR="00ED6DF6" w:rsidRDefault="00ED6DF6">
                                  <w:r>
                                    <w:rPr>
                                      <w:rFonts w:hint="eastAsia"/>
                                    </w:rPr>
                                    <w:t>当前</w:t>
                                  </w:r>
                                </w:p>
                              </w:txbxContent>
                            </wps:txbx>
                            <wps:bodyPr rot="0" vert="horz" wrap="square" lIns="91440" tIns="45720" rIns="91440" bIns="45720" anchor="t" anchorCtr="0" upright="1">
                              <a:noAutofit/>
                            </wps:bodyPr>
                          </wps:wsp>
                          <wpg:grpSp>
                            <wpg:cNvPr id="35" name="组合 100"/>
                            <wpg:cNvGrpSpPr>
                              <a:grpSpLocks/>
                            </wpg:cNvGrpSpPr>
                            <wpg:grpSpPr bwMode="auto">
                              <a:xfrm>
                                <a:off x="7524" y="131894"/>
                                <a:ext cx="5238" cy="2615"/>
                                <a:chOff x="7524" y="131894"/>
                                <a:chExt cx="5238" cy="2615"/>
                              </a:xfrm>
                            </wpg:grpSpPr>
                            <wps:wsp>
                              <wps:cNvPr id="36" name="直线 87"/>
                              <wps:cNvCnPr>
                                <a:cxnSpLocks/>
                              </wps:cNvCnPr>
                              <wps:spPr bwMode="auto">
                                <a:xfrm flipH="1">
                                  <a:off x="7524" y="133184"/>
                                  <a:ext cx="5238" cy="1"/>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88"/>
                              <wps:cNvCnPr>
                                <a:cxnSpLocks/>
                              </wps:cNvCnPr>
                              <wps:spPr bwMode="auto">
                                <a:xfrm>
                                  <a:off x="10014" y="133011"/>
                                  <a:ext cx="1" cy="34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89"/>
                              <wps:cNvCnPr>
                                <a:cxnSpLocks/>
                              </wps:cNvCnPr>
                              <wps:spPr bwMode="auto">
                                <a:xfrm>
                                  <a:off x="12751" y="132999"/>
                                  <a:ext cx="1" cy="35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自选图形 90"/>
                              <wps:cNvSpPr>
                                <a:spLocks/>
                              </wps:cNvSpPr>
                              <wps:spPr bwMode="auto">
                                <a:xfrm rot="5400000">
                                  <a:off x="11190" y="131234"/>
                                  <a:ext cx="311" cy="2710"/>
                                </a:xfrm>
                                <a:prstGeom prst="leftBrace">
                                  <a:avLst>
                                    <a:gd name="adj1" fmla="val 72615"/>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 name="直线 91"/>
                              <wps:cNvCnPr>
                                <a:cxnSpLocks/>
                              </wps:cNvCnPr>
                              <wps:spPr bwMode="auto">
                                <a:xfrm>
                                  <a:off x="9601" y="132987"/>
                                  <a:ext cx="1" cy="39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自选图形 92"/>
                              <wps:cNvSpPr>
                                <a:spLocks/>
                              </wps:cNvSpPr>
                              <wps:spPr bwMode="auto">
                                <a:xfrm rot="5400000">
                                  <a:off x="8413" y="131617"/>
                                  <a:ext cx="277" cy="1994"/>
                                </a:xfrm>
                                <a:prstGeom prst="leftBrace">
                                  <a:avLst>
                                    <a:gd name="adj1" fmla="val 5998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文本框 96"/>
                              <wps:cNvSpPr txBox="1">
                                <a:spLocks/>
                              </wps:cNvSpPr>
                              <wps:spPr bwMode="auto">
                                <a:xfrm>
                                  <a:off x="9404" y="133465"/>
                                  <a:ext cx="369"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51614" w14:textId="77777777" w:rsidR="00ED6DF6" w:rsidRDefault="00ED6DF6">
                                    <w:r>
                                      <w:rPr>
                                        <w:rFonts w:hint="eastAsia"/>
                                      </w:rPr>
                                      <w:t>6</w:t>
                                    </w:r>
                                  </w:p>
                                </w:txbxContent>
                              </wps:txbx>
                              <wps:bodyPr rot="0" vert="horz" wrap="square" lIns="91440" tIns="45720" rIns="91440" bIns="45720" anchor="t" anchorCtr="0" upright="1">
                                <a:noAutofit/>
                              </wps:bodyPr>
                            </wps:wsp>
                            <wps:wsp>
                              <wps:cNvPr id="43" name="文本框 97"/>
                              <wps:cNvSpPr txBox="1">
                                <a:spLocks/>
                              </wps:cNvSpPr>
                              <wps:spPr bwMode="auto">
                                <a:xfrm>
                                  <a:off x="10165" y="131894"/>
                                  <a:ext cx="2469" cy="536"/>
                                </a:xfrm>
                                <a:prstGeom prst="rect">
                                  <a:avLst/>
                                </a:prstGeom>
                                <a:solidFill>
                                  <a:srgbClr val="FFFFFF"/>
                                </a:solidFill>
                                <a:ln w="9525">
                                  <a:solidFill>
                                    <a:srgbClr val="000000"/>
                                  </a:solidFill>
                                  <a:miter lim="800000"/>
                                  <a:headEnd/>
                                  <a:tailEnd/>
                                </a:ln>
                              </wps:spPr>
                              <wps:txbx>
                                <w:txbxContent>
                                  <w:p w14:paraId="06F63375" w14:textId="77777777" w:rsidR="00ED6DF6" w:rsidRDefault="00ED6DF6">
                                    <w:r>
                                      <w:rPr>
                                        <w:rFonts w:hint="eastAsia"/>
                                      </w:rPr>
                                      <w:t>-5</w:t>
                                    </w:r>
                                    <w:r>
                                      <w:rPr>
                                        <w:rFonts w:hint="eastAsia"/>
                                      </w:rPr>
                                      <w:t>：</w:t>
                                    </w:r>
                                    <w:r>
                                      <w:rPr>
                                        <w:rFonts w:hint="eastAsia"/>
                                      </w:rPr>
                                      <w:t>5</w:t>
                                    </w:r>
                                    <w:r>
                                      <w:rPr>
                                        <w:rFonts w:hint="eastAsia"/>
                                      </w:rPr>
                                      <w:t>天内修改的</w:t>
                                    </w:r>
                                  </w:p>
                                </w:txbxContent>
                              </wps:txbx>
                              <wps:bodyPr rot="0" vert="horz" wrap="square" lIns="91440" tIns="45720" rIns="91440" bIns="45720" anchor="t" anchorCtr="0" upright="1">
                                <a:noAutofit/>
                              </wps:bodyPr>
                            </wps:wsp>
                            <wps:wsp>
                              <wps:cNvPr id="44" name="文本框 98"/>
                              <wps:cNvSpPr txBox="1">
                                <a:spLocks/>
                              </wps:cNvSpPr>
                              <wps:spPr bwMode="auto">
                                <a:xfrm>
                                  <a:off x="8512" y="133955"/>
                                  <a:ext cx="2641" cy="554"/>
                                </a:xfrm>
                                <a:prstGeom prst="rect">
                                  <a:avLst/>
                                </a:prstGeom>
                                <a:solidFill>
                                  <a:srgbClr val="FFFFFF"/>
                                </a:solidFill>
                                <a:ln w="9525">
                                  <a:solidFill>
                                    <a:srgbClr val="000000"/>
                                  </a:solidFill>
                                  <a:miter lim="800000"/>
                                  <a:headEnd/>
                                  <a:tailEnd/>
                                </a:ln>
                              </wps:spPr>
                              <wps:txbx>
                                <w:txbxContent>
                                  <w:p w14:paraId="39C26A68" w14:textId="77777777" w:rsidR="00ED6DF6" w:rsidRDefault="00ED6DF6">
                                    <w:r>
                                      <w:rPr>
                                        <w:rFonts w:hint="eastAsia"/>
                                      </w:rPr>
                                      <w:t>5</w:t>
                                    </w:r>
                                    <w:r>
                                      <w:rPr>
                                        <w:rFonts w:hint="eastAsia"/>
                                      </w:rPr>
                                      <w:t>：第</w:t>
                                    </w:r>
                                    <w:r>
                                      <w:rPr>
                                        <w:rFonts w:hint="eastAsia"/>
                                      </w:rPr>
                                      <w:t>5</w:t>
                                    </w:r>
                                    <w:r>
                                      <w:rPr>
                                        <w:rFonts w:hint="eastAsia"/>
                                      </w:rPr>
                                      <w:t>天（</w:t>
                                    </w:r>
                                    <w:r>
                                      <w:rPr>
                                        <w:rFonts w:hint="eastAsia"/>
                                      </w:rPr>
                                      <w:t>5-6</w:t>
                                    </w:r>
                                    <w:r>
                                      <w:rPr>
                                        <w:rFonts w:hint="eastAsia"/>
                                      </w:rPr>
                                      <w:t>）这一天</w:t>
                                    </w:r>
                                  </w:p>
                                </w:txbxContent>
                              </wps:txbx>
                              <wps:bodyPr rot="0" vert="horz" wrap="square" lIns="91440" tIns="45720" rIns="91440" bIns="45720" anchor="t" anchorCtr="0" upright="1">
                                <a:noAutofit/>
                              </wps:bodyPr>
                            </wps:wsp>
                            <wps:wsp>
                              <wps:cNvPr id="45" name="文本框 99"/>
                              <wps:cNvSpPr txBox="1">
                                <a:spLocks/>
                              </wps:cNvSpPr>
                              <wps:spPr bwMode="auto">
                                <a:xfrm>
                                  <a:off x="7580" y="131914"/>
                                  <a:ext cx="1996" cy="520"/>
                                </a:xfrm>
                                <a:prstGeom prst="rect">
                                  <a:avLst/>
                                </a:prstGeom>
                                <a:solidFill>
                                  <a:srgbClr val="FFFFFF"/>
                                </a:solidFill>
                                <a:ln w="9525">
                                  <a:solidFill>
                                    <a:srgbClr val="000000"/>
                                  </a:solidFill>
                                  <a:miter lim="800000"/>
                                  <a:headEnd/>
                                  <a:tailEnd/>
                                </a:ln>
                              </wps:spPr>
                              <wps:txbx>
                                <w:txbxContent>
                                  <w:p w14:paraId="26726012" w14:textId="77777777" w:rsidR="00ED6DF6" w:rsidRDefault="00ED6DF6">
                                    <w:r>
                                      <w:rPr>
                                        <w:rFonts w:hint="eastAsia"/>
                                      </w:rPr>
                                      <w:t>+5</w:t>
                                    </w:r>
                                    <w:r>
                                      <w:rPr>
                                        <w:rFonts w:hint="eastAsia"/>
                                      </w:rPr>
                                      <w:t>：第</w:t>
                                    </w:r>
                                    <w:r>
                                      <w:rPr>
                                        <w:rFonts w:hint="eastAsia"/>
                                      </w:rPr>
                                      <w:t>6</w:t>
                                    </w:r>
                                    <w:r>
                                      <w:rPr>
                                        <w:rFonts w:hint="eastAsia"/>
                                      </w:rPr>
                                      <w:t>天之前的</w:t>
                                    </w:r>
                                  </w:p>
                                </w:txbxContent>
                              </wps:txbx>
                              <wps:bodyPr rot="0" vert="horz" wrap="square" lIns="91440" tIns="45720" rIns="91440" bIns="45720" anchor="t" anchorCtr="0" upright="1">
                                <a:noAutofit/>
                              </wps:bodyPr>
                            </wps:wsp>
                          </wpg:grpSp>
                        </wpg:grpSp>
                      </wpg:grpSp>
                      <wps:wsp>
                        <wps:cNvPr id="46" name="自选图形 103"/>
                        <wps:cNvSpPr>
                          <a:spLocks/>
                        </wps:cNvSpPr>
                        <wps:spPr bwMode="auto">
                          <a:xfrm rot="5400000" flipH="1">
                            <a:off x="9599" y="133930"/>
                            <a:ext cx="381" cy="415"/>
                          </a:xfrm>
                          <a:prstGeom prst="leftBrace">
                            <a:avLst>
                              <a:gd name="adj1" fmla="val 9077"/>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927E8" id="组合 104" o:spid="_x0000_s1055" style="position:absolute;left:0;text-align:left;margin-left:53pt;margin-top:11.65pt;width:292.4pt;height:130.7pt;z-index:251658242" coordorigin="7524,132525" coordsize="5848,2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">
                <v:group id="组合 102" o:spid="_x0000_s1056" style="position:absolute;left:7524;top:132525;width:5848;height:2614" coordorigin="7524,131894" coordsize="5848,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95" o:spid="_x0000_s1057" type="#_x0000_t202" style="position:absolute;left:9869;top:133460;width:379;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" filled="f" stroked="f">
                    <v:path arrowok="t"/>
                    <v:textbox>
                      <w:txbxContent>
                        <w:p w14:paraId="77DA00D8" w14:textId="77777777" w:rsidR="00ED6DF6" w:rsidRDefault="00ED6DF6">
                          <w:r>
                            <w:rPr>
                              <w:rFonts w:hint="eastAsia"/>
                            </w:rPr>
                            <w:t>5</w:t>
                          </w:r>
                        </w:p>
                      </w:txbxContent>
                    </v:textbox>
                  </v:shape>
                  <v:group id="组合 101" o:spid="_x0000_s1058" style="position:absolute;left:7524;top:131894;width:5848;height:2614" coordorigin="7524,131894" coordsize="5848,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文本框 94" o:spid="_x0000_s1059" type="#_x0000_t202" style="position:absolute;left:12438;top:133374;width:934;height: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" filled="f" stroked="f">
                      <v:path arrowok="t"/>
                      <v:textbox>
                        <w:txbxContent>
                          <w:p w14:paraId="436676BB" w14:textId="77777777" w:rsidR="00ED6DF6" w:rsidRDefault="00ED6DF6">
                            <w:r>
                              <w:rPr>
                                <w:rFonts w:hint="eastAsia"/>
                              </w:rPr>
                              <w:t>当前</w:t>
                            </w:r>
                          </w:p>
                        </w:txbxContent>
                      </v:textbox>
                    </v:shape>
                    <v:group id="组合 100" o:spid="_x0000_s1060" style="position:absolute;left:7524;top:131894;width:5238;height:2615" coordorigin="7524,131894" coordsize="5238,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直线 87" o:spid="_x0000_s1061" style="position:absolute;flip:x;visibility:visible;mso-wrap-style:square" from="7524,133184" to="12762,133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">
                        <v:stroke endarrow="open"/>
                        <o:lock v:ext="edit" shapetype="f"/>
                      </v:line>
                      <v:line id="直线 88" o:spid="_x0000_s1062" style="position:absolute;visibility:visible;mso-wrap-style:square" from="10014,133011" to="10015,13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line id="直线 89" o:spid="_x0000_s1063" style="position:absolute;visibility:visible;mso-wrap-style:square" from="12751,132999" to="12752,133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o:lock v:ext="edit" shapetype="f"/>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90" o:spid="_x0000_s1064" type="#_x0000_t87" style="position:absolute;left:11190;top:131234;width:311;height:271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"/>
                      <v:line id="直线 91" o:spid="_x0000_s1065" style="position:absolute;visibility:visible;mso-wrap-style:square" from="9601,132987" to="9602,13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o:lock v:ext="edit" shapetype="f"/>
                      </v:line>
                      <v:shape id="自选图形 92" o:spid="_x0000_s1066" type="#_x0000_t87" style="position:absolute;left:8413;top:131617;width:277;height:199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"/>
                      <v:shape id="文本框 96" o:spid="_x0000_s1067" type="#_x0000_t202" style="position:absolute;left:9404;top:133465;width:369;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" filled="f" stroked="f">
                        <v:path arrowok="t"/>
                        <v:textbox>
                          <w:txbxContent>
                            <w:p w14:paraId="24551614" w14:textId="77777777" w:rsidR="00ED6DF6" w:rsidRDefault="00ED6DF6">
                              <w:r>
                                <w:rPr>
                                  <w:rFonts w:hint="eastAsia"/>
                                </w:rPr>
                                <w:t>6</w:t>
                              </w:r>
                            </w:p>
                          </w:txbxContent>
                        </v:textbox>
                      </v:shape>
                      <v:shape id="文本框 97" o:spid="_x0000_s1068" type="#_x0000_t202" style="position:absolute;left:10165;top:131894;width:2469;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">
                        <v:path arrowok="t"/>
                        <v:textbox>
                          <w:txbxContent>
                            <w:p w14:paraId="06F63375" w14:textId="77777777" w:rsidR="00ED6DF6" w:rsidRDefault="00ED6DF6">
                              <w:r>
                                <w:rPr>
                                  <w:rFonts w:hint="eastAsia"/>
                                </w:rPr>
                                <w:t>-5</w:t>
                              </w:r>
                              <w:r>
                                <w:rPr>
                                  <w:rFonts w:hint="eastAsia"/>
                                </w:rPr>
                                <w:t>：</w:t>
                              </w:r>
                              <w:r>
                                <w:rPr>
                                  <w:rFonts w:hint="eastAsia"/>
                                </w:rPr>
                                <w:t>5</w:t>
                              </w:r>
                              <w:r>
                                <w:rPr>
                                  <w:rFonts w:hint="eastAsia"/>
                                </w:rPr>
                                <w:t>天内修改的</w:t>
                              </w:r>
                            </w:p>
                          </w:txbxContent>
                        </v:textbox>
                      </v:shape>
                      <v:shape id="文本框 98" o:spid="_x0000_s1069" type="#_x0000_t202" style="position:absolute;left:8512;top:133955;width:2641;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">
                        <v:path arrowok="t"/>
                        <v:textbox>
                          <w:txbxContent>
                            <w:p w14:paraId="39C26A68" w14:textId="77777777" w:rsidR="00ED6DF6" w:rsidRDefault="00ED6DF6">
                              <w:r>
                                <w:rPr>
                                  <w:rFonts w:hint="eastAsia"/>
                                </w:rPr>
                                <w:t>5</w:t>
                              </w:r>
                              <w:r>
                                <w:rPr>
                                  <w:rFonts w:hint="eastAsia"/>
                                </w:rPr>
                                <w:t>：第</w:t>
                              </w:r>
                              <w:r>
                                <w:rPr>
                                  <w:rFonts w:hint="eastAsia"/>
                                </w:rPr>
                                <w:t>5</w:t>
                              </w:r>
                              <w:r>
                                <w:rPr>
                                  <w:rFonts w:hint="eastAsia"/>
                                </w:rPr>
                                <w:t>天（</w:t>
                              </w:r>
                              <w:r>
                                <w:rPr>
                                  <w:rFonts w:hint="eastAsia"/>
                                </w:rPr>
                                <w:t>5-6</w:t>
                              </w:r>
                              <w:r>
                                <w:rPr>
                                  <w:rFonts w:hint="eastAsia"/>
                                </w:rPr>
                                <w:t>）这一天</w:t>
                              </w:r>
                            </w:p>
                          </w:txbxContent>
                        </v:textbox>
                      </v:shape>
                      <v:shape id="文本框 99" o:spid="_x0000_s1070" type="#_x0000_t202" style="position:absolute;left:7580;top:131914;width:1996;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">
                        <v:path arrowok="t"/>
                        <v:textbox>
                          <w:txbxContent>
                            <w:p w14:paraId="26726012" w14:textId="77777777" w:rsidR="00ED6DF6" w:rsidRDefault="00ED6DF6">
                              <w:r>
                                <w:rPr>
                                  <w:rFonts w:hint="eastAsia"/>
                                </w:rPr>
                                <w:t>+5</w:t>
                              </w:r>
                              <w:r>
                                <w:rPr>
                                  <w:rFonts w:hint="eastAsia"/>
                                </w:rPr>
                                <w:t>：第</w:t>
                              </w:r>
                              <w:r>
                                <w:rPr>
                                  <w:rFonts w:hint="eastAsia"/>
                                </w:rPr>
                                <w:t>6</w:t>
                              </w:r>
                              <w:r>
                                <w:rPr>
                                  <w:rFonts w:hint="eastAsia"/>
                                </w:rPr>
                                <w:t>天之前的</w:t>
                              </w:r>
                            </w:p>
                          </w:txbxContent>
                        </v:textbox>
                      </v:shape>
                    </v:group>
                  </v:group>
                </v:group>
                <v:shape id="自选图形 103" o:spid="_x0000_s1071" type="#_x0000_t87" style="position:absolute;left:9599;top:133930;width:381;height:41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"/>
              </v:group>
            </w:pict>
          </mc:Fallback>
        </mc:AlternateContent>
      </w:r>
    </w:p>
    <w:p w14:paraId="62C71D99" w14:textId="77777777" w:rsidR="00ED6DF6" w:rsidRDefault="00ED6DF6">
      <w:pPr>
        <w:adjustRightInd w:val="0"/>
        <w:snapToGrid w:val="0"/>
        <w:rPr>
          <w:rFonts w:eastAsia="方正宋刻本秀楷简体"/>
        </w:rPr>
      </w:pPr>
    </w:p>
    <w:p w14:paraId="0BC75645" w14:textId="77777777" w:rsidR="00ED6DF6" w:rsidRDefault="00ED6DF6">
      <w:pPr>
        <w:adjustRightInd w:val="0"/>
        <w:snapToGrid w:val="0"/>
        <w:rPr>
          <w:rFonts w:eastAsia="方正宋刻本秀楷简体"/>
        </w:rPr>
      </w:pPr>
    </w:p>
    <w:p w14:paraId="794546D1" w14:textId="77777777" w:rsidR="00ED6DF6" w:rsidRDefault="00ED6DF6">
      <w:pPr>
        <w:adjustRightInd w:val="0"/>
        <w:snapToGrid w:val="0"/>
        <w:rPr>
          <w:rFonts w:eastAsia="方正宋刻本秀楷简体"/>
        </w:rPr>
      </w:pPr>
    </w:p>
    <w:p w14:paraId="71BAB124" w14:textId="77777777" w:rsidR="00ED6DF6" w:rsidRDefault="00ED6DF6">
      <w:pPr>
        <w:adjustRightInd w:val="0"/>
        <w:snapToGrid w:val="0"/>
        <w:rPr>
          <w:rFonts w:eastAsia="方正宋刻本秀楷简体"/>
        </w:rPr>
      </w:pPr>
    </w:p>
    <w:p w14:paraId="222A9D9A" w14:textId="77777777" w:rsidR="00ED6DF6" w:rsidRDefault="00ED6DF6">
      <w:pPr>
        <w:adjustRightInd w:val="0"/>
        <w:snapToGrid w:val="0"/>
        <w:rPr>
          <w:rFonts w:eastAsia="方正宋刻本秀楷简体"/>
        </w:rPr>
      </w:pPr>
    </w:p>
    <w:p w14:paraId="57ECE999" w14:textId="77777777" w:rsidR="00ED6DF6" w:rsidRDefault="00ED6DF6">
      <w:pPr>
        <w:adjustRightInd w:val="0"/>
        <w:snapToGrid w:val="0"/>
        <w:rPr>
          <w:rFonts w:eastAsia="方正宋刻本秀楷简体"/>
        </w:rPr>
      </w:pPr>
    </w:p>
    <w:p w14:paraId="36CA6574" w14:textId="77777777" w:rsidR="00ED6DF6" w:rsidRDefault="00ED6DF6">
      <w:pPr>
        <w:adjustRightInd w:val="0"/>
        <w:snapToGrid w:val="0"/>
        <w:rPr>
          <w:rFonts w:eastAsia="方正宋刻本秀楷简体"/>
        </w:rPr>
      </w:pPr>
    </w:p>
    <w:p w14:paraId="0DA2E8F0" w14:textId="77777777" w:rsidR="00ED6DF6" w:rsidRDefault="00ED6DF6">
      <w:pPr>
        <w:adjustRightInd w:val="0"/>
        <w:snapToGrid w:val="0"/>
        <w:rPr>
          <w:rFonts w:eastAsia="方正宋刻本秀楷简体"/>
        </w:rPr>
      </w:pPr>
    </w:p>
    <w:p w14:paraId="3DCEF1D7" w14:textId="77777777" w:rsidR="00ED6DF6" w:rsidRDefault="00ED6DF6">
      <w:pPr>
        <w:adjustRightInd w:val="0"/>
        <w:snapToGrid w:val="0"/>
        <w:rPr>
          <w:rFonts w:eastAsia="方正宋刻本秀楷简体"/>
        </w:rPr>
      </w:pPr>
    </w:p>
    <w:p w14:paraId="472096DA" w14:textId="77777777" w:rsidR="00ED6DF6" w:rsidRDefault="00ED6DF6">
      <w:pPr>
        <w:adjustRightInd w:val="0"/>
        <w:snapToGrid w:val="0"/>
        <w:rPr>
          <w:rFonts w:eastAsia="方正宋刻本秀楷简体"/>
        </w:rPr>
      </w:pPr>
    </w:p>
    <w:p w14:paraId="4848098E" w14:textId="77777777" w:rsidR="00ED6DF6" w:rsidRDefault="00ED6DF6">
      <w:pPr>
        <w:adjustRightInd w:val="0"/>
        <w:snapToGrid w:val="0"/>
        <w:rPr>
          <w:rFonts w:eastAsia="方正宋刻本秀楷简体"/>
          <w:b/>
          <w:bCs/>
        </w:rPr>
      </w:pPr>
      <w:r>
        <w:rPr>
          <w:rFonts w:eastAsia="方正宋刻本秀楷简体" w:hint="eastAsia"/>
          <w:b/>
          <w:bCs/>
        </w:rPr>
        <w:t>按权限搜索</w:t>
      </w:r>
    </w:p>
    <w:p w14:paraId="0EA356B1" w14:textId="77777777" w:rsidR="00ED6DF6" w:rsidRDefault="00ED6DF6">
      <w:pPr>
        <w:adjustRightInd w:val="0"/>
        <w:snapToGrid w:val="0"/>
        <w:ind w:firstLine="420"/>
        <w:rPr>
          <w:rFonts w:eastAsia="方正宋刻本秀楷简体"/>
        </w:rPr>
      </w:pPr>
      <w:r>
        <w:rPr>
          <w:rFonts w:eastAsia="方正宋刻本秀楷简体" w:hint="eastAsia"/>
        </w:rPr>
        <w:t xml:space="preserve">-perm </w:t>
      </w:r>
      <w:r>
        <w:rPr>
          <w:rFonts w:eastAsia="方正宋刻本秀楷简体" w:hint="eastAsia"/>
        </w:rPr>
        <w:t>权限</w:t>
      </w:r>
      <w:r>
        <w:rPr>
          <w:rFonts w:eastAsia="方正宋刻本秀楷简体" w:hint="eastAsia"/>
        </w:rPr>
        <w:tab/>
      </w:r>
      <w:r>
        <w:rPr>
          <w:rFonts w:eastAsia="方正宋刻本秀楷简体" w:hint="eastAsia"/>
        </w:rPr>
        <w:t>搜索正好等于“此权限”的文件</w:t>
      </w:r>
    </w:p>
    <w:p w14:paraId="2B41906E" w14:textId="77777777" w:rsidR="00ED6DF6" w:rsidRDefault="00ED6DF6">
      <w:pPr>
        <w:adjustRightInd w:val="0"/>
        <w:snapToGrid w:val="0"/>
        <w:ind w:firstLine="420"/>
        <w:rPr>
          <w:rFonts w:eastAsia="方正宋刻本秀楷简体"/>
        </w:rPr>
      </w:pPr>
      <w:r>
        <w:rPr>
          <w:rFonts w:eastAsia="方正宋刻本秀楷简体" w:hint="eastAsia"/>
        </w:rPr>
        <w:t>-perm -</w:t>
      </w:r>
      <w:r>
        <w:rPr>
          <w:rFonts w:eastAsia="方正宋刻本秀楷简体" w:hint="eastAsia"/>
        </w:rPr>
        <w:t>权限</w:t>
      </w:r>
      <w:r>
        <w:rPr>
          <w:rFonts w:eastAsia="方正宋刻本秀楷简体" w:hint="eastAsia"/>
        </w:rPr>
        <w:tab/>
      </w:r>
      <w:r>
        <w:rPr>
          <w:rFonts w:eastAsia="方正宋刻本秀楷简体" w:hint="eastAsia"/>
        </w:rPr>
        <w:t>搜索全部包含“此权限”的文件</w:t>
      </w:r>
    </w:p>
    <w:p w14:paraId="0D4E946C" w14:textId="77777777" w:rsidR="00ED6DF6" w:rsidRDefault="00ED6DF6">
      <w:pPr>
        <w:adjustRightInd w:val="0"/>
        <w:snapToGrid w:val="0"/>
        <w:ind w:firstLine="420"/>
        <w:rPr>
          <w:rFonts w:eastAsia="方正宋刻本秀楷简体"/>
        </w:rPr>
      </w:pPr>
      <w:r>
        <w:rPr>
          <w:rFonts w:eastAsia="方正宋刻本秀楷简体" w:hint="eastAsia"/>
        </w:rPr>
        <w:t>-perm +</w:t>
      </w:r>
      <w:r>
        <w:rPr>
          <w:rFonts w:eastAsia="方正宋刻本秀楷简体" w:hint="eastAsia"/>
        </w:rPr>
        <w:t>权限</w:t>
      </w:r>
      <w:r>
        <w:rPr>
          <w:rFonts w:eastAsia="方正宋刻本秀楷简体" w:hint="eastAsia"/>
        </w:rPr>
        <w:tab/>
      </w:r>
      <w:r>
        <w:rPr>
          <w:rFonts w:eastAsia="方正宋刻本秀楷简体" w:hint="eastAsia"/>
        </w:rPr>
        <w:t>搜索包含“此权限”的任一权限的文件</w:t>
      </w:r>
    </w:p>
    <w:p w14:paraId="1AA09927" w14:textId="77777777" w:rsidR="00ED6DF6" w:rsidRDefault="00ED6DF6">
      <w:pPr>
        <w:adjustRightInd w:val="0"/>
        <w:snapToGrid w:val="0"/>
        <w:ind w:firstLine="420"/>
        <w:rPr>
          <w:rFonts w:eastAsia="方正宋刻本秀楷简体"/>
        </w:rPr>
      </w:pPr>
    </w:p>
    <w:p w14:paraId="1E201D33" w14:textId="77777777" w:rsidR="00ED6DF6" w:rsidRDefault="00ED6DF6">
      <w:pPr>
        <w:numPr>
          <w:ilvl w:val="0"/>
          <w:numId w:val="3"/>
        </w:numPr>
        <w:adjustRightInd w:val="0"/>
        <w:snapToGrid w:val="0"/>
        <w:ind w:left="420" w:firstLine="420"/>
        <w:rPr>
          <w:rFonts w:eastAsia="方正宋刻本秀楷简体"/>
        </w:rPr>
      </w:pPr>
      <w:r>
        <w:rPr>
          <w:rFonts w:eastAsia="方正宋刻本秀楷简体" w:hint="eastAsia"/>
        </w:rPr>
        <w:t>--w-------</w:t>
      </w:r>
      <w:r>
        <w:rPr>
          <w:rFonts w:eastAsia="方正宋刻本秀楷简体" w:hint="eastAsia"/>
        </w:rPr>
        <w:tab/>
      </w:r>
      <w:r>
        <w:rPr>
          <w:rFonts w:eastAsia="方正宋刻本秀楷简体" w:hint="eastAsia"/>
        </w:rPr>
        <w:tab/>
      </w:r>
      <w:r>
        <w:rPr>
          <w:rFonts w:eastAsia="方正宋刻本秀楷简体" w:hint="eastAsia"/>
        </w:rPr>
        <w:t>文件</w:t>
      </w:r>
      <w:r>
        <w:rPr>
          <w:rFonts w:eastAsia="方正宋刻本秀楷简体" w:hint="eastAsia"/>
        </w:rPr>
        <w:t>1</w:t>
      </w:r>
    </w:p>
    <w:p w14:paraId="510CF190" w14:textId="77777777" w:rsidR="00ED6DF6" w:rsidRDefault="00ED6DF6">
      <w:pPr>
        <w:numPr>
          <w:ilvl w:val="0"/>
          <w:numId w:val="4"/>
        </w:numPr>
        <w:adjustRightInd w:val="0"/>
        <w:snapToGrid w:val="0"/>
        <w:ind w:left="840"/>
        <w:rPr>
          <w:rFonts w:eastAsia="方正宋刻本秀楷简体"/>
        </w:rPr>
      </w:pPr>
      <w:r>
        <w:rPr>
          <w:rFonts w:eastAsia="方正宋刻本秀楷简体" w:hint="eastAsia"/>
        </w:rPr>
        <w:t>-</w:t>
      </w:r>
      <w:proofErr w:type="spellStart"/>
      <w:r>
        <w:rPr>
          <w:rFonts w:eastAsia="方正宋刻本秀楷简体" w:hint="eastAsia"/>
        </w:rPr>
        <w:t>rw</w:t>
      </w:r>
      <w:proofErr w:type="spellEnd"/>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文件</w:t>
      </w:r>
      <w:r>
        <w:rPr>
          <w:rFonts w:eastAsia="方正宋刻本秀楷简体" w:hint="eastAsia"/>
        </w:rPr>
        <w:t>2</w:t>
      </w:r>
    </w:p>
    <w:p w14:paraId="789BF873" w14:textId="77777777" w:rsidR="00ED6DF6" w:rsidRDefault="00ED6DF6">
      <w:pPr>
        <w:adjustRightInd w:val="0"/>
        <w:snapToGrid w:val="0"/>
        <w:ind w:left="420" w:firstLine="420"/>
        <w:rPr>
          <w:rFonts w:eastAsia="方正宋刻本秀楷简体"/>
        </w:rPr>
      </w:pPr>
      <w:r>
        <w:rPr>
          <w:rFonts w:eastAsia="方正宋刻本秀楷简体" w:hint="eastAsia"/>
        </w:rPr>
        <w:t>755</w:t>
      </w:r>
      <w:r>
        <w:rPr>
          <w:rFonts w:eastAsia="方正宋刻本秀楷简体" w:hint="eastAsia"/>
        </w:rPr>
        <w:tab/>
        <w:t>-</w:t>
      </w:r>
      <w:proofErr w:type="spellStart"/>
      <w:r>
        <w:rPr>
          <w:rFonts w:eastAsia="方正宋刻本秀楷简体" w:hint="eastAsia"/>
        </w:rPr>
        <w:t>rwxr</w:t>
      </w:r>
      <w:proofErr w:type="spellEnd"/>
      <w:r>
        <w:rPr>
          <w:rFonts w:eastAsia="方正宋刻本秀楷简体" w:hint="eastAsia"/>
        </w:rPr>
        <w:t>-</w:t>
      </w:r>
      <w:proofErr w:type="spellStart"/>
      <w:r>
        <w:rPr>
          <w:rFonts w:eastAsia="方正宋刻本秀楷简体" w:hint="eastAsia"/>
        </w:rPr>
        <w:t>xr</w:t>
      </w:r>
      <w:proofErr w:type="spellEnd"/>
      <w:r>
        <w:rPr>
          <w:rFonts w:eastAsia="方正宋刻本秀楷简体" w:hint="eastAsia"/>
        </w:rPr>
        <w:t>-x</w:t>
      </w:r>
      <w:r>
        <w:rPr>
          <w:rFonts w:eastAsia="方正宋刻本秀楷简体" w:hint="eastAsia"/>
        </w:rPr>
        <w:tab/>
      </w:r>
      <w:r>
        <w:rPr>
          <w:rFonts w:eastAsia="方正宋刻本秀楷简体" w:hint="eastAsia"/>
        </w:rPr>
        <w:tab/>
      </w:r>
      <w:r>
        <w:rPr>
          <w:rFonts w:eastAsia="方正宋刻本秀楷简体" w:hint="eastAsia"/>
        </w:rPr>
        <w:t>文件</w:t>
      </w:r>
      <w:r>
        <w:rPr>
          <w:rFonts w:eastAsia="方正宋刻本秀楷简体" w:hint="eastAsia"/>
        </w:rPr>
        <w:t>3</w:t>
      </w:r>
    </w:p>
    <w:p w14:paraId="12975D80" w14:textId="77777777" w:rsidR="00ED6DF6" w:rsidRDefault="00ED6DF6">
      <w:pPr>
        <w:adjustRightInd w:val="0"/>
        <w:snapToGrid w:val="0"/>
        <w:ind w:left="840"/>
        <w:rPr>
          <w:rFonts w:eastAsia="方正宋刻本秀楷简体"/>
        </w:rPr>
      </w:pPr>
      <w:r>
        <w:rPr>
          <w:rFonts w:eastAsia="方正宋刻本秀楷简体" w:hint="eastAsia"/>
        </w:rPr>
        <w:t>444</w:t>
      </w:r>
      <w:r>
        <w:rPr>
          <w:rFonts w:eastAsia="方正宋刻本秀楷简体" w:hint="eastAsia"/>
        </w:rPr>
        <w:tab/>
        <w:t>-r--r--r--</w:t>
      </w:r>
      <w:r>
        <w:rPr>
          <w:rFonts w:eastAsia="方正宋刻本秀楷简体" w:hint="eastAsia"/>
        </w:rPr>
        <w:tab/>
      </w:r>
      <w:r>
        <w:rPr>
          <w:rFonts w:eastAsia="方正宋刻本秀楷简体" w:hint="eastAsia"/>
        </w:rPr>
        <w:tab/>
      </w:r>
      <w:r>
        <w:rPr>
          <w:rFonts w:eastAsia="方正宋刻本秀楷简体" w:hint="eastAsia"/>
        </w:rPr>
        <w:t>文件</w:t>
      </w:r>
      <w:r>
        <w:rPr>
          <w:rFonts w:eastAsia="方正宋刻本秀楷简体" w:hint="eastAsia"/>
        </w:rPr>
        <w:t>4</w:t>
      </w:r>
      <w:r>
        <w:rPr>
          <w:rFonts w:eastAsia="方正宋刻本秀楷简体" w:hint="eastAsia"/>
        </w:rPr>
        <w:tab/>
      </w:r>
    </w:p>
    <w:p w14:paraId="53EAA594" w14:textId="77777777" w:rsidR="00ED6DF6" w:rsidRDefault="00ED6DF6">
      <w:pPr>
        <w:adjustRightInd w:val="0"/>
        <w:snapToGrid w:val="0"/>
        <w:ind w:left="840"/>
        <w:rPr>
          <w:rFonts w:eastAsia="方正宋刻本秀楷简体"/>
        </w:rPr>
      </w:pPr>
    </w:p>
    <w:p w14:paraId="6BDF13CD"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-perm 200</w:t>
      </w:r>
      <w:r>
        <w:rPr>
          <w:rFonts w:eastAsia="方正宋刻本秀楷简体" w:hint="eastAsia"/>
        </w:rPr>
        <w:tab/>
      </w:r>
      <w:r>
        <w:rPr>
          <w:rFonts w:eastAsia="方正宋刻本秀楷简体" w:hint="eastAsia"/>
        </w:rPr>
        <w:t>可搜到文件</w:t>
      </w:r>
      <w:r>
        <w:rPr>
          <w:rFonts w:eastAsia="方正宋刻本秀楷简体" w:hint="eastAsia"/>
        </w:rPr>
        <w:t>1</w:t>
      </w:r>
    </w:p>
    <w:p w14:paraId="68079508"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-perm -200</w:t>
      </w:r>
      <w:r>
        <w:rPr>
          <w:rFonts w:eastAsia="方正宋刻本秀楷简体" w:hint="eastAsia"/>
        </w:rPr>
        <w:tab/>
      </w:r>
      <w:r>
        <w:rPr>
          <w:rFonts w:eastAsia="方正宋刻本秀楷简体" w:hint="eastAsia"/>
        </w:rPr>
        <w:t>可搜到文件</w:t>
      </w:r>
      <w:r>
        <w:rPr>
          <w:rFonts w:eastAsia="方正宋刻本秀楷简体" w:hint="eastAsia"/>
        </w:rPr>
        <w:t>2</w:t>
      </w:r>
      <w:r>
        <w:rPr>
          <w:rFonts w:eastAsia="方正宋刻本秀楷简体" w:hint="eastAsia"/>
        </w:rPr>
        <w:t>、</w:t>
      </w:r>
      <w:r>
        <w:rPr>
          <w:rFonts w:eastAsia="方正宋刻本秀楷简体" w:hint="eastAsia"/>
        </w:rPr>
        <w:t>3</w:t>
      </w:r>
      <w:r>
        <w:rPr>
          <w:rFonts w:eastAsia="方正宋刻本秀楷简体" w:hint="eastAsia"/>
        </w:rPr>
        <w:t>，文件</w:t>
      </w:r>
      <w:r>
        <w:rPr>
          <w:rFonts w:eastAsia="方正宋刻本秀楷简体" w:hint="eastAsia"/>
        </w:rPr>
        <w:t>4</w:t>
      </w:r>
      <w:r>
        <w:rPr>
          <w:rFonts w:eastAsia="方正宋刻本秀楷简体" w:hint="eastAsia"/>
        </w:rPr>
        <w:t>不包含</w:t>
      </w:r>
      <w:r>
        <w:rPr>
          <w:rFonts w:eastAsia="方正宋刻本秀楷简体" w:hint="eastAsia"/>
        </w:rPr>
        <w:t>--w-------</w:t>
      </w:r>
      <w:r>
        <w:rPr>
          <w:rFonts w:eastAsia="方正宋刻本秀楷简体" w:hint="eastAsia"/>
        </w:rPr>
        <w:t>（所有者不含写权限）</w:t>
      </w:r>
    </w:p>
    <w:p w14:paraId="05ED53F6"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-perm +444</w:t>
      </w:r>
      <w:r>
        <w:rPr>
          <w:rFonts w:eastAsia="方正宋刻本秀楷简体" w:hint="eastAsia"/>
        </w:rPr>
        <w:tab/>
      </w:r>
      <w:r>
        <w:rPr>
          <w:rFonts w:eastAsia="方正宋刻本秀楷简体" w:hint="eastAsia"/>
        </w:rPr>
        <w:t>可搜到文件</w:t>
      </w:r>
      <w:r>
        <w:rPr>
          <w:rFonts w:eastAsia="方正宋刻本秀楷简体" w:hint="eastAsia"/>
        </w:rPr>
        <w:t>2</w:t>
      </w:r>
      <w:r>
        <w:rPr>
          <w:rFonts w:eastAsia="方正宋刻本秀楷简体" w:hint="eastAsia"/>
        </w:rPr>
        <w:t>、</w:t>
      </w:r>
      <w:r>
        <w:rPr>
          <w:rFonts w:eastAsia="方正宋刻本秀楷简体" w:hint="eastAsia"/>
        </w:rPr>
        <w:t>3</w:t>
      </w:r>
      <w:r>
        <w:rPr>
          <w:rFonts w:eastAsia="方正宋刻本秀楷简体" w:hint="eastAsia"/>
        </w:rPr>
        <w:t>、</w:t>
      </w:r>
      <w:r>
        <w:rPr>
          <w:rFonts w:eastAsia="方正宋刻本秀楷简体" w:hint="eastAsia"/>
        </w:rPr>
        <w:t>4</w:t>
      </w:r>
      <w:r>
        <w:rPr>
          <w:rFonts w:eastAsia="方正宋刻本秀楷简体" w:hint="eastAsia"/>
        </w:rPr>
        <w:t>，文件</w:t>
      </w:r>
      <w:r>
        <w:rPr>
          <w:rFonts w:eastAsia="方正宋刻本秀楷简体" w:hint="eastAsia"/>
        </w:rPr>
        <w:t>1</w:t>
      </w:r>
      <w:r>
        <w:rPr>
          <w:rFonts w:eastAsia="方正宋刻本秀楷简体" w:hint="eastAsia"/>
        </w:rPr>
        <w:t>任一身份都不含</w:t>
      </w:r>
      <w:r>
        <w:rPr>
          <w:rFonts w:eastAsia="方正宋刻本秀楷简体" w:hint="eastAsia"/>
        </w:rPr>
        <w:t>-r--r--r--</w:t>
      </w:r>
      <w:r>
        <w:rPr>
          <w:rFonts w:eastAsia="方正宋刻本秀楷简体" w:hint="eastAsia"/>
        </w:rPr>
        <w:t>（不含读权限）</w:t>
      </w:r>
    </w:p>
    <w:p w14:paraId="7CBAC819" w14:textId="77777777" w:rsidR="00ED6DF6" w:rsidRDefault="00ED6DF6">
      <w:pPr>
        <w:adjustRightInd w:val="0"/>
        <w:snapToGrid w:val="0"/>
        <w:rPr>
          <w:rFonts w:eastAsia="方正宋刻本秀楷简体"/>
        </w:rPr>
      </w:pPr>
    </w:p>
    <w:p w14:paraId="249B6F14" w14:textId="77777777" w:rsidR="00ED6DF6" w:rsidRDefault="00ED6DF6">
      <w:pPr>
        <w:adjustRightInd w:val="0"/>
        <w:snapToGrid w:val="0"/>
        <w:rPr>
          <w:rFonts w:eastAsia="方正宋刻本秀楷简体"/>
          <w:b/>
          <w:bCs/>
        </w:rPr>
      </w:pPr>
      <w:r>
        <w:rPr>
          <w:rFonts w:eastAsia="方正宋刻本秀楷简体" w:hint="eastAsia"/>
          <w:b/>
          <w:bCs/>
        </w:rPr>
        <w:t>按所有者、所属组搜索</w:t>
      </w:r>
    </w:p>
    <w:p w14:paraId="7A011FD0"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uid</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用户</w:t>
      </w:r>
      <w:r>
        <w:rPr>
          <w:rFonts w:eastAsia="方正宋刻本秀楷简体" w:hint="eastAsia"/>
        </w:rPr>
        <w:t>ID</w:t>
      </w:r>
    </w:p>
    <w:p w14:paraId="182E6EB1" w14:textId="77777777" w:rsidR="00ED6DF6" w:rsidRDefault="00ED6DF6">
      <w:pPr>
        <w:adjustRightInd w:val="0"/>
        <w:snapToGrid w:val="0"/>
        <w:ind w:firstLine="420"/>
        <w:rPr>
          <w:rFonts w:eastAsia="方正宋刻本秀楷简体"/>
        </w:rPr>
      </w:pPr>
      <w:r>
        <w:rPr>
          <w:rFonts w:eastAsia="方正宋刻本秀楷简体" w:hint="eastAsia"/>
        </w:rPr>
        <w:t>-gid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组</w:t>
      </w:r>
      <w:r>
        <w:rPr>
          <w:rFonts w:eastAsia="方正宋刻本秀楷简体" w:hint="eastAsia"/>
        </w:rPr>
        <w:t>ID</w:t>
      </w:r>
    </w:p>
    <w:p w14:paraId="48594727" w14:textId="77777777" w:rsidR="00ED6DF6" w:rsidRDefault="00ED6DF6">
      <w:pPr>
        <w:adjustRightInd w:val="0"/>
        <w:snapToGrid w:val="0"/>
        <w:ind w:firstLine="420"/>
        <w:rPr>
          <w:rFonts w:eastAsia="方正宋刻本秀楷简体"/>
        </w:rPr>
      </w:pPr>
      <w:r>
        <w:rPr>
          <w:rFonts w:eastAsia="方正宋刻本秀楷简体" w:hint="eastAsia"/>
        </w:rPr>
        <w:t>-user</w:t>
      </w:r>
      <w:r>
        <w:rPr>
          <w:rFonts w:eastAsia="方正宋刻本秀楷简体" w:hint="eastAsia"/>
        </w:rPr>
        <w:tab/>
      </w:r>
      <w:r>
        <w:rPr>
          <w:rFonts w:eastAsia="方正宋刻本秀楷简体" w:hint="eastAsia"/>
        </w:rPr>
        <w:tab/>
      </w:r>
      <w:r>
        <w:rPr>
          <w:rFonts w:eastAsia="方正宋刻本秀楷简体" w:hint="eastAsia"/>
        </w:rPr>
        <w:t>用户名</w:t>
      </w:r>
    </w:p>
    <w:p w14:paraId="240B8E9E" w14:textId="77777777" w:rsidR="00ED6DF6" w:rsidRDefault="00ED6DF6">
      <w:pPr>
        <w:adjustRightInd w:val="0"/>
        <w:snapToGrid w:val="0"/>
        <w:ind w:firstLine="420"/>
        <w:rPr>
          <w:rFonts w:eastAsia="方正宋刻本秀楷简体"/>
        </w:rPr>
      </w:pPr>
      <w:r>
        <w:rPr>
          <w:rFonts w:eastAsia="方正宋刻本秀楷简体" w:hint="eastAsia"/>
        </w:rPr>
        <w:lastRenderedPageBreak/>
        <w:t>-group</w:t>
      </w:r>
      <w:r>
        <w:rPr>
          <w:rFonts w:eastAsia="方正宋刻本秀楷简体" w:hint="eastAsia"/>
        </w:rPr>
        <w:tab/>
      </w:r>
      <w:r>
        <w:rPr>
          <w:rFonts w:eastAsia="方正宋刻本秀楷简体" w:hint="eastAsia"/>
        </w:rPr>
        <w:tab/>
      </w:r>
      <w:r>
        <w:rPr>
          <w:rFonts w:eastAsia="方正宋刻本秀楷简体" w:hint="eastAsia"/>
        </w:rPr>
        <w:t>组名</w:t>
      </w:r>
    </w:p>
    <w:p w14:paraId="6A6B0901" w14:textId="77777777" w:rsidR="00ED6DF6" w:rsidRDefault="00ED6DF6">
      <w:pPr>
        <w:adjustRightInd w:val="0"/>
        <w:snapToGrid w:val="0"/>
        <w:ind w:firstLine="420"/>
        <w:rPr>
          <w:rFonts w:eastAsia="方正宋刻本秀楷简体"/>
          <w:color w:val="FF0000"/>
        </w:rPr>
      </w:pPr>
      <w:r>
        <w:rPr>
          <w:rFonts w:eastAsia="方正宋刻本秀楷简体" w:hint="eastAsia"/>
          <w:color w:val="FF0000"/>
        </w:rPr>
        <w:t>-</w:t>
      </w:r>
      <w:proofErr w:type="spellStart"/>
      <w:r>
        <w:rPr>
          <w:rFonts w:eastAsia="方正宋刻本秀楷简体" w:hint="eastAsia"/>
          <w:color w:val="FF0000"/>
        </w:rPr>
        <w:t>nouser</w:t>
      </w:r>
      <w:proofErr w:type="spellEnd"/>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没有所有者的文件，常用，查找垃圾文件，外来文件可无所有者</w:t>
      </w:r>
    </w:p>
    <w:p w14:paraId="274561C0" w14:textId="77777777" w:rsidR="00ED6DF6" w:rsidRDefault="00ED6DF6">
      <w:pPr>
        <w:adjustRightInd w:val="0"/>
        <w:snapToGrid w:val="0"/>
        <w:ind w:left="420" w:firstLine="420"/>
        <w:rPr>
          <w:rFonts w:eastAsia="方正宋刻本秀楷简体"/>
          <w:color w:val="FF0000"/>
        </w:rPr>
      </w:pPr>
      <w:proofErr w:type="gramStart"/>
      <w:r>
        <w:rPr>
          <w:rFonts w:eastAsia="方正宋刻本秀楷简体" w:hint="eastAsia"/>
          <w:color w:val="FF0000"/>
        </w:rPr>
        <w:t>find  /</w:t>
      </w:r>
      <w:proofErr w:type="gramEnd"/>
      <w:r>
        <w:rPr>
          <w:rFonts w:eastAsia="方正宋刻本秀楷简体" w:hint="eastAsia"/>
          <w:color w:val="FF0000"/>
        </w:rPr>
        <w:t xml:space="preserve">  -</w:t>
      </w:r>
      <w:proofErr w:type="spellStart"/>
      <w:r>
        <w:rPr>
          <w:rFonts w:eastAsia="方正宋刻本秀楷简体" w:hint="eastAsia"/>
          <w:color w:val="FF0000"/>
        </w:rPr>
        <w:t>nouser</w:t>
      </w:r>
      <w:proofErr w:type="spellEnd"/>
    </w:p>
    <w:p w14:paraId="2BC3DC4A" w14:textId="77777777" w:rsidR="00ED6DF6" w:rsidRDefault="00ED6DF6">
      <w:pPr>
        <w:adjustRightInd w:val="0"/>
        <w:snapToGrid w:val="0"/>
        <w:ind w:left="420" w:firstLine="420"/>
        <w:rPr>
          <w:rFonts w:eastAsia="方正宋刻本秀楷简体"/>
          <w:color w:val="FF0000"/>
        </w:rPr>
      </w:pPr>
    </w:p>
    <w:p w14:paraId="13E6DF0C" w14:textId="77777777" w:rsidR="00ED6DF6" w:rsidRDefault="00ED6DF6">
      <w:pPr>
        <w:adjustRightInd w:val="0"/>
        <w:snapToGrid w:val="0"/>
        <w:rPr>
          <w:rFonts w:eastAsia="方正宋刻本秀楷简体"/>
          <w:b/>
          <w:bCs/>
        </w:rPr>
      </w:pPr>
      <w:r>
        <w:rPr>
          <w:rFonts w:eastAsia="方正宋刻本秀楷简体" w:hint="eastAsia"/>
          <w:b/>
          <w:bCs/>
        </w:rPr>
        <w:t>按文件类型搜索</w:t>
      </w:r>
    </w:p>
    <w:p w14:paraId="1B0792DF" w14:textId="77777777" w:rsidR="00ED6DF6" w:rsidRDefault="00ED6DF6">
      <w:pPr>
        <w:adjustRightInd w:val="0"/>
        <w:snapToGrid w:val="0"/>
        <w:ind w:firstLine="420"/>
        <w:rPr>
          <w:rFonts w:eastAsia="方正宋刻本秀楷简体"/>
        </w:rPr>
      </w:pPr>
      <w:r>
        <w:rPr>
          <w:rFonts w:eastAsia="方正宋刻本秀楷简体" w:hint="eastAsia"/>
        </w:rPr>
        <w:t>-type d</w:t>
      </w:r>
      <w:r>
        <w:rPr>
          <w:rFonts w:eastAsia="方正宋刻本秀楷简体" w:hint="eastAsia"/>
        </w:rPr>
        <w:tab/>
      </w:r>
      <w:r>
        <w:rPr>
          <w:rFonts w:eastAsia="方正宋刻本秀楷简体" w:hint="eastAsia"/>
        </w:rPr>
        <w:t>目录</w:t>
      </w:r>
    </w:p>
    <w:p w14:paraId="0C9A41BE" w14:textId="77777777" w:rsidR="00ED6DF6" w:rsidRDefault="00ED6DF6">
      <w:pPr>
        <w:adjustRightInd w:val="0"/>
        <w:snapToGrid w:val="0"/>
        <w:ind w:firstLine="420"/>
        <w:rPr>
          <w:rFonts w:eastAsia="方正宋刻本秀楷简体"/>
        </w:rPr>
      </w:pPr>
      <w:r>
        <w:rPr>
          <w:rFonts w:eastAsia="方正宋刻本秀楷简体" w:hint="eastAsia"/>
        </w:rPr>
        <w:t>-type f</w:t>
      </w:r>
      <w:r>
        <w:rPr>
          <w:rFonts w:eastAsia="方正宋刻本秀楷简体" w:hint="eastAsia"/>
        </w:rPr>
        <w:tab/>
      </w:r>
      <w:r>
        <w:rPr>
          <w:rFonts w:eastAsia="方正宋刻本秀楷简体" w:hint="eastAsia"/>
        </w:rPr>
        <w:t>文件</w:t>
      </w:r>
    </w:p>
    <w:p w14:paraId="14D8C981" w14:textId="77777777" w:rsidR="00ED6DF6" w:rsidRDefault="00ED6DF6">
      <w:pPr>
        <w:adjustRightInd w:val="0"/>
        <w:snapToGrid w:val="0"/>
        <w:ind w:firstLine="420"/>
        <w:rPr>
          <w:rFonts w:eastAsia="方正宋刻本秀楷简体"/>
        </w:rPr>
      </w:pPr>
      <w:r>
        <w:rPr>
          <w:rFonts w:eastAsia="方正宋刻本秀楷简体" w:hint="eastAsia"/>
        </w:rPr>
        <w:t>-type l</w:t>
      </w:r>
      <w:r>
        <w:rPr>
          <w:rFonts w:eastAsia="方正宋刻本秀楷简体" w:hint="eastAsia"/>
        </w:rPr>
        <w:tab/>
      </w:r>
      <w:r>
        <w:rPr>
          <w:rFonts w:eastAsia="方正宋刻本秀楷简体" w:hint="eastAsia"/>
        </w:rPr>
        <w:t>连接</w:t>
      </w:r>
    </w:p>
    <w:p w14:paraId="5BB7052C" w14:textId="77777777" w:rsidR="00ED6DF6" w:rsidRDefault="00ED6DF6">
      <w:pPr>
        <w:adjustRightInd w:val="0"/>
        <w:snapToGrid w:val="0"/>
        <w:rPr>
          <w:rFonts w:eastAsia="方正宋刻本秀楷简体"/>
        </w:rPr>
      </w:pPr>
    </w:p>
    <w:p w14:paraId="174E4260" w14:textId="77777777" w:rsidR="00ED6DF6" w:rsidRDefault="00ED6DF6">
      <w:pPr>
        <w:adjustRightInd w:val="0"/>
        <w:snapToGrid w:val="0"/>
        <w:rPr>
          <w:rFonts w:eastAsia="方正宋刻本秀楷简体"/>
          <w:b/>
          <w:bCs/>
        </w:rPr>
      </w:pPr>
      <w:r>
        <w:rPr>
          <w:rFonts w:eastAsia="方正宋刻本秀楷简体" w:hint="eastAsia"/>
          <w:b/>
          <w:bCs/>
        </w:rPr>
        <w:t>逻辑运算符</w:t>
      </w:r>
    </w:p>
    <w:p w14:paraId="30552B1A"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t>and</w:t>
      </w:r>
      <w:r>
        <w:rPr>
          <w:rFonts w:eastAsia="方正宋刻本秀楷简体" w:hint="eastAsia"/>
        </w:rPr>
        <w:t>逻辑与</w:t>
      </w:r>
    </w:p>
    <w:p w14:paraId="4E635032" w14:textId="77777777" w:rsidR="00ED6DF6" w:rsidRDefault="00ED6DF6">
      <w:pPr>
        <w:adjustRightInd w:val="0"/>
        <w:snapToGrid w:val="0"/>
        <w:ind w:firstLine="420"/>
        <w:rPr>
          <w:rFonts w:eastAsia="方正宋刻本秀楷简体"/>
        </w:rPr>
      </w:pPr>
      <w:r>
        <w:rPr>
          <w:rFonts w:eastAsia="方正宋刻本秀楷简体" w:hint="eastAsia"/>
        </w:rPr>
        <w:t>-o</w:t>
      </w:r>
      <w:r>
        <w:rPr>
          <w:rFonts w:eastAsia="方正宋刻本秀楷简体" w:hint="eastAsia"/>
        </w:rPr>
        <w:tab/>
      </w:r>
      <w:r>
        <w:rPr>
          <w:rFonts w:eastAsia="方正宋刻本秀楷简体" w:hint="eastAsia"/>
        </w:rPr>
        <w:tab/>
        <w:t>or</w:t>
      </w:r>
      <w:r>
        <w:rPr>
          <w:rFonts w:eastAsia="方正宋刻本秀楷简体" w:hint="eastAsia"/>
        </w:rPr>
        <w:t>逻辑或</w:t>
      </w:r>
    </w:p>
    <w:p w14:paraId="53088081" w14:textId="77777777" w:rsidR="00ED6DF6" w:rsidRDefault="00ED6DF6">
      <w:pPr>
        <w:adjustRightInd w:val="0"/>
        <w:snapToGrid w:val="0"/>
        <w:ind w:firstLine="420"/>
        <w:rPr>
          <w:rFonts w:eastAsia="方正宋刻本秀楷简体"/>
        </w:rPr>
      </w:pPr>
      <w:r>
        <w:rPr>
          <w:rFonts w:eastAsia="方正宋刻本秀楷简体" w:hint="eastAsia"/>
        </w:rPr>
        <w:t>-not</w:t>
      </w:r>
      <w:r>
        <w:rPr>
          <w:rFonts w:eastAsia="方正宋刻本秀楷简体" w:hint="eastAsia"/>
        </w:rPr>
        <w:tab/>
      </w:r>
      <w:r>
        <w:rPr>
          <w:rFonts w:eastAsia="方正宋刻本秀楷简体" w:hint="eastAsia"/>
        </w:rPr>
        <w:tab/>
        <w:t>not</w:t>
      </w:r>
      <w:r>
        <w:rPr>
          <w:rFonts w:eastAsia="方正宋刻本秀楷简体" w:hint="eastAsia"/>
        </w:rPr>
        <w:t>逻辑非</w:t>
      </w:r>
    </w:p>
    <w:p w14:paraId="0836B5C0" w14:textId="77777777" w:rsidR="00ED6DF6" w:rsidRDefault="00ED6DF6">
      <w:pPr>
        <w:adjustRightInd w:val="0"/>
        <w:snapToGrid w:val="0"/>
        <w:rPr>
          <w:rFonts w:eastAsia="方正宋刻本秀楷简体"/>
        </w:rPr>
      </w:pPr>
    </w:p>
    <w:p w14:paraId="35E734E8" w14:textId="77777777" w:rsidR="00ED6DF6" w:rsidRDefault="00ED6DF6">
      <w:pPr>
        <w:adjustRightInd w:val="0"/>
        <w:snapToGrid w:val="0"/>
        <w:rPr>
          <w:rFonts w:eastAsia="方正宋刻本秀楷简体"/>
        </w:rPr>
      </w:pPr>
      <w:r>
        <w:rPr>
          <w:rFonts w:eastAsia="方正宋刻本秀楷简体" w:hint="eastAsia"/>
        </w:rPr>
        <w:t>-regex</w:t>
      </w:r>
      <w:r>
        <w:rPr>
          <w:rFonts w:eastAsia="方正宋刻本秀楷简体"/>
        </w:rPr>
        <w:t xml:space="preserve"> </w:t>
      </w:r>
      <w:r>
        <w:rPr>
          <w:rFonts w:eastAsia="方正宋刻本秀楷简体" w:hint="eastAsia"/>
        </w:rPr>
        <w:t>识别正则表达式</w:t>
      </w:r>
      <w:r>
        <w:rPr>
          <w:rFonts w:eastAsia="方正宋刻本秀楷简体"/>
        </w:rPr>
        <w:tab/>
      </w:r>
      <w:r>
        <w:rPr>
          <w:rFonts w:eastAsia="方正宋刻本秀楷简体" w:hint="eastAsia"/>
        </w:rPr>
        <w:t>-</w:t>
      </w:r>
      <w:proofErr w:type="spellStart"/>
      <w:r>
        <w:rPr>
          <w:rFonts w:eastAsia="方正宋刻本秀楷简体" w:hint="eastAsia"/>
        </w:rPr>
        <w:t>iregex</w:t>
      </w:r>
      <w:proofErr w:type="spellEnd"/>
      <w:r>
        <w:rPr>
          <w:rFonts w:eastAsia="方正宋刻本秀楷简体" w:hint="eastAsia"/>
        </w:rPr>
        <w:t>忽略大小写</w:t>
      </w:r>
    </w:p>
    <w:p w14:paraId="01E57DEE" w14:textId="77777777" w:rsidR="00ED6DF6" w:rsidRDefault="00ED6DF6">
      <w:pPr>
        <w:adjustRightInd w:val="0"/>
        <w:snapToGrid w:val="0"/>
        <w:ind w:left="420" w:firstLine="420"/>
        <w:rPr>
          <w:rFonts w:eastAsia="方正宋刻本秀楷简体"/>
        </w:rPr>
      </w:pPr>
      <w:r>
        <w:rPr>
          <w:rFonts w:eastAsia="方正宋刻本秀楷简体" w:hint="eastAsia"/>
        </w:rPr>
        <w:t>find</w:t>
      </w:r>
      <w:r>
        <w:rPr>
          <w:rFonts w:eastAsia="方正宋刻本秀楷简体"/>
        </w:rPr>
        <w:tab/>
        <w:t xml:space="preserve"> </w:t>
      </w:r>
      <w:r>
        <w:rPr>
          <w:rFonts w:eastAsia="方正宋刻本秀楷简体" w:hint="eastAsia"/>
        </w:rPr>
        <w:t>-regex</w:t>
      </w:r>
      <w:r>
        <w:rPr>
          <w:rFonts w:eastAsia="方正宋刻本秀楷简体"/>
        </w:rPr>
        <w:tab/>
      </w:r>
      <w:proofErr w:type="gramStart"/>
      <w:r>
        <w:rPr>
          <w:rFonts w:eastAsia="方正宋刻本秀楷简体"/>
        </w:rPr>
        <w:t>“.*</w:t>
      </w:r>
      <w:proofErr w:type="gramEnd"/>
      <w:r>
        <w:rPr>
          <w:rFonts w:eastAsia="方正宋刻本秀楷简体"/>
        </w:rPr>
        <w:t>\(\.txt|\.pdf\)$”</w:t>
      </w:r>
      <w:r>
        <w:rPr>
          <w:rFonts w:eastAsia="方正宋刻本秀楷简体"/>
        </w:rPr>
        <w:tab/>
      </w:r>
      <w:r>
        <w:rPr>
          <w:rFonts w:eastAsia="方正宋刻本秀楷简体"/>
        </w:rPr>
        <w:tab/>
      </w:r>
      <w:r>
        <w:rPr>
          <w:rFonts w:eastAsia="方正宋刻本秀楷简体" w:hint="eastAsia"/>
        </w:rPr>
        <w:t>找</w:t>
      </w:r>
      <w:r>
        <w:rPr>
          <w:rFonts w:eastAsia="方正宋刻本秀楷简体"/>
        </w:rPr>
        <w:t>.txt</w:t>
      </w:r>
      <w:r>
        <w:rPr>
          <w:rFonts w:eastAsia="方正宋刻本秀楷简体" w:hint="eastAsia"/>
        </w:rPr>
        <w:t>或</w:t>
      </w:r>
      <w:r>
        <w:rPr>
          <w:rFonts w:eastAsia="方正宋刻本秀楷简体"/>
        </w:rPr>
        <w:t>.pdf</w:t>
      </w:r>
      <w:r>
        <w:rPr>
          <w:rFonts w:eastAsia="方正宋刻本秀楷简体" w:hint="eastAsia"/>
        </w:rPr>
        <w:t>结尾的文件</w:t>
      </w:r>
    </w:p>
    <w:p w14:paraId="5C1CB82D" w14:textId="77777777" w:rsidR="00ED6DF6" w:rsidRDefault="00ED6DF6">
      <w:pPr>
        <w:adjustRightInd w:val="0"/>
        <w:snapToGrid w:val="0"/>
        <w:rPr>
          <w:rFonts w:eastAsia="方正宋刻本秀楷简体"/>
        </w:rPr>
      </w:pPr>
    </w:p>
    <w:p w14:paraId="54D27057" w14:textId="77777777" w:rsidR="00ED6DF6" w:rsidRDefault="00ED6DF6">
      <w:pPr>
        <w:adjustRightInd w:val="0"/>
        <w:snapToGrid w:val="0"/>
        <w:rPr>
          <w:rFonts w:eastAsia="方正宋刻本秀楷简体"/>
        </w:rPr>
      </w:pPr>
      <w:r>
        <w:rPr>
          <w:rFonts w:eastAsia="方正宋刻本秀楷简体" w:hint="eastAsia"/>
        </w:rPr>
        <w:t>!</w:t>
      </w:r>
      <w:r>
        <w:rPr>
          <w:rFonts w:eastAsia="方正宋刻本秀楷简体"/>
        </w:rPr>
        <w:tab/>
      </w:r>
      <w:r>
        <w:rPr>
          <w:rFonts w:eastAsia="方正宋刻本秀楷简体" w:hint="eastAsia"/>
        </w:rPr>
        <w:t>非，否定参数</w:t>
      </w:r>
    </w:p>
    <w:p w14:paraId="282C89DB" w14:textId="77777777" w:rsidR="00ED6DF6" w:rsidRDefault="00ED6DF6">
      <w:pPr>
        <w:adjustRightInd w:val="0"/>
        <w:snapToGrid w:val="0"/>
        <w:rPr>
          <w:rFonts w:eastAsia="方正宋刻本秀楷简体"/>
        </w:rPr>
      </w:pPr>
      <w:r>
        <w:rPr>
          <w:rFonts w:eastAsia="方正宋刻本秀楷简体"/>
        </w:rPr>
        <w:tab/>
      </w:r>
      <w:proofErr w:type="gramStart"/>
      <w:r>
        <w:rPr>
          <w:rFonts w:eastAsia="方正宋刻本秀楷简体" w:hint="eastAsia"/>
        </w:rPr>
        <w:t>find</w:t>
      </w:r>
      <w:r>
        <w:rPr>
          <w:rFonts w:eastAsia="方正宋刻本秀楷简体"/>
        </w:rPr>
        <w:t xml:space="preserve">  /</w:t>
      </w:r>
      <w:proofErr w:type="gramEnd"/>
      <w:r>
        <w:rPr>
          <w:rFonts w:eastAsia="方正宋刻本秀楷简体"/>
        </w:rPr>
        <w:t>home  !  -</w:t>
      </w:r>
      <w:proofErr w:type="gramStart"/>
      <w:r>
        <w:rPr>
          <w:rFonts w:eastAsia="方正宋刻本秀楷简体"/>
        </w:rPr>
        <w:t>name  “</w:t>
      </w:r>
      <w:proofErr w:type="gramEnd"/>
      <w:r>
        <w:rPr>
          <w:rFonts w:eastAsia="方正宋刻本秀楷简体"/>
        </w:rPr>
        <w:t>*.txt”</w:t>
      </w:r>
    </w:p>
    <w:p w14:paraId="4FB15EA4" w14:textId="77777777" w:rsidR="00ED6DF6" w:rsidRDefault="00ED6DF6">
      <w:pPr>
        <w:adjustRightInd w:val="0"/>
        <w:snapToGrid w:val="0"/>
        <w:ind w:left="420" w:firstLine="420"/>
        <w:rPr>
          <w:rFonts w:eastAsia="方正宋刻本秀楷简体"/>
        </w:rPr>
      </w:pPr>
    </w:p>
    <w:p w14:paraId="62888960" w14:textId="77777777" w:rsidR="00ED6DF6" w:rsidRDefault="00ED6DF6">
      <w:pPr>
        <w:adjustRightInd w:val="0"/>
        <w:snapToGrid w:val="0"/>
        <w:rPr>
          <w:rFonts w:eastAsia="方正宋刻本秀楷简体"/>
        </w:rPr>
      </w:pPr>
    </w:p>
    <w:p w14:paraId="2B0B12E0" w14:textId="77777777" w:rsidR="00ED6DF6" w:rsidRDefault="00ED6DF6">
      <w:pPr>
        <w:adjustRightInd w:val="0"/>
        <w:snapToGrid w:val="0"/>
        <w:rPr>
          <w:rFonts w:eastAsia="方正宋刻本秀楷简体"/>
          <w:b/>
          <w:bCs/>
          <w:color w:val="FF0000"/>
        </w:rPr>
      </w:pPr>
      <w:r>
        <w:rPr>
          <w:rFonts w:eastAsia="方正宋刻本秀楷简体" w:hint="eastAsia"/>
          <w:b/>
          <w:bCs/>
          <w:color w:val="FF0000"/>
        </w:rPr>
        <w:t>同时执行</w:t>
      </w:r>
      <w:r>
        <w:rPr>
          <w:rFonts w:eastAsia="方正宋刻本秀楷简体"/>
          <w:b/>
          <w:bCs/>
          <w:color w:val="FF0000"/>
        </w:rPr>
        <w:tab/>
        <w:t>{}</w:t>
      </w:r>
      <w:r>
        <w:rPr>
          <w:rFonts w:eastAsia="方正宋刻本秀楷简体" w:hint="eastAsia"/>
          <w:b/>
          <w:bCs/>
          <w:color w:val="FF0000"/>
        </w:rPr>
        <w:t>内为命令</w:t>
      </w:r>
      <w:r>
        <w:rPr>
          <w:rFonts w:eastAsia="方正宋刻本秀楷简体" w:hint="eastAsia"/>
          <w:b/>
          <w:bCs/>
          <w:color w:val="FF0000"/>
        </w:rPr>
        <w:t>1</w:t>
      </w:r>
      <w:r>
        <w:rPr>
          <w:rFonts w:eastAsia="方正宋刻本秀楷简体" w:hint="eastAsia"/>
          <w:b/>
          <w:bCs/>
          <w:color w:val="FF0000"/>
        </w:rPr>
        <w:t>的结果作为命令</w:t>
      </w:r>
      <w:r>
        <w:rPr>
          <w:rFonts w:eastAsia="方正宋刻本秀楷简体" w:hint="eastAsia"/>
          <w:b/>
          <w:bCs/>
          <w:color w:val="FF0000"/>
        </w:rPr>
        <w:t>2</w:t>
      </w:r>
      <w:r>
        <w:rPr>
          <w:rFonts w:eastAsia="方正宋刻本秀楷简体" w:hint="eastAsia"/>
          <w:b/>
          <w:bCs/>
          <w:color w:val="FF0000"/>
        </w:rPr>
        <w:t>执行的参数</w:t>
      </w:r>
    </w:p>
    <w:p w14:paraId="62DFDD89" w14:textId="77777777" w:rsidR="00ED6DF6" w:rsidRDefault="00ED6DF6">
      <w:pPr>
        <w:adjustRightInd w:val="0"/>
        <w:snapToGrid w:val="0"/>
        <w:ind w:firstLine="420"/>
        <w:rPr>
          <w:rFonts w:eastAsia="方正宋刻本秀楷简体"/>
        </w:rPr>
      </w:pPr>
      <w:r>
        <w:rPr>
          <w:rFonts w:eastAsia="方正宋刻本秀楷简体" w:hint="eastAsia"/>
        </w:rPr>
        <w:t xml:space="preserve">-exec </w:t>
      </w:r>
      <w:r>
        <w:rPr>
          <w:rFonts w:eastAsia="方正宋刻本秀楷简体" w:hint="eastAsia"/>
        </w:rPr>
        <w:t>命令</w:t>
      </w:r>
      <w:r>
        <w:rPr>
          <w:rFonts w:eastAsia="方正宋刻本秀楷简体" w:hint="eastAsia"/>
        </w:rPr>
        <w:t>2 {}  \;</w:t>
      </w:r>
      <w:r>
        <w:rPr>
          <w:rFonts w:eastAsia="方正宋刻本秀楷简体" w:hint="eastAsia"/>
        </w:rPr>
        <w:tab/>
      </w:r>
      <w:r>
        <w:rPr>
          <w:rFonts w:eastAsia="方正宋刻本秀楷简体" w:hint="eastAsia"/>
        </w:rPr>
        <w:tab/>
      </w:r>
      <w:r>
        <w:rPr>
          <w:rFonts w:eastAsia="方正宋刻本秀楷简体" w:hint="eastAsia"/>
        </w:rPr>
        <w:t>不询问</w:t>
      </w:r>
    </w:p>
    <w:p w14:paraId="4142B985" w14:textId="77777777" w:rsidR="00ED6DF6" w:rsidRDefault="00ED6DF6">
      <w:pPr>
        <w:adjustRightInd w:val="0"/>
        <w:snapToGrid w:val="0"/>
        <w:ind w:firstLine="420"/>
        <w:rPr>
          <w:rFonts w:eastAsia="方正宋刻本秀楷简体"/>
        </w:rPr>
      </w:pPr>
      <w:r>
        <w:rPr>
          <w:rFonts w:eastAsia="方正宋刻本秀楷简体" w:hint="eastAsia"/>
        </w:rPr>
        <w:t>-ok</w:t>
      </w:r>
      <w:r>
        <w:rPr>
          <w:rFonts w:eastAsia="方正宋刻本秀楷简体" w:hint="eastAsia"/>
        </w:rPr>
        <w:tab/>
      </w:r>
      <w:r>
        <w:rPr>
          <w:rFonts w:eastAsia="方正宋刻本秀楷简体" w:hint="eastAsia"/>
        </w:rPr>
        <w:t>命令</w:t>
      </w:r>
      <w:r>
        <w:rPr>
          <w:rFonts w:eastAsia="方正宋刻本秀楷简体" w:hint="eastAsia"/>
        </w:rPr>
        <w:t>2 {}  \</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询问</w:t>
      </w:r>
    </w:p>
    <w:p w14:paraId="37D3FA9C"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w:t>
      </w:r>
      <w:proofErr w:type="spellStart"/>
      <w:r>
        <w:rPr>
          <w:rFonts w:eastAsia="方正宋刻本秀楷简体" w:hint="eastAsia"/>
        </w:rPr>
        <w:t>nouser</w:t>
      </w:r>
      <w:proofErr w:type="spellEnd"/>
      <w:r>
        <w:rPr>
          <w:rFonts w:eastAsia="方正宋刻本秀楷简体" w:hint="eastAsia"/>
        </w:rPr>
        <w:tab/>
        <w:t xml:space="preserve"> -exec  rm -rf  {}  \;</w:t>
      </w:r>
    </w:p>
    <w:p w14:paraId="5A41FD99"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*.bac </w:t>
      </w:r>
      <w:r>
        <w:rPr>
          <w:rFonts w:eastAsia="方正宋刻本秀楷简体" w:hint="eastAsia"/>
        </w:rPr>
        <w:tab/>
        <w:t>-ok  rm -rf  {}  \;</w:t>
      </w:r>
    </w:p>
    <w:p w14:paraId="30AAC900"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*.bac </w:t>
      </w:r>
      <w:r>
        <w:rPr>
          <w:rFonts w:eastAsia="方正宋刻本秀楷简体" w:hint="eastAsia"/>
        </w:rPr>
        <w:tab/>
        <w:t>-delete</w:t>
      </w:r>
    </w:p>
    <w:p w14:paraId="22EDC67D" w14:textId="77777777" w:rsidR="00ED6DF6" w:rsidRDefault="00ED6DF6">
      <w:pPr>
        <w:adjustRightInd w:val="0"/>
        <w:snapToGrid w:val="0"/>
        <w:ind w:firstLine="420"/>
        <w:rPr>
          <w:rFonts w:eastAsia="方正宋刻本秀楷简体"/>
        </w:rPr>
      </w:pPr>
    </w:p>
    <w:p w14:paraId="16E479D0" w14:textId="77777777" w:rsidR="00ED6DF6" w:rsidRDefault="00ED6DF6">
      <w:pPr>
        <w:adjustRightInd w:val="0"/>
        <w:snapToGrid w:val="0"/>
        <w:ind w:firstLine="420"/>
        <w:rPr>
          <w:rFonts w:eastAsia="方正宋刻本秀楷简体"/>
        </w:rPr>
      </w:pPr>
      <w:r>
        <w:rPr>
          <w:rFonts w:eastAsia="方正宋刻本秀楷简体" w:hint="eastAsia"/>
        </w:rPr>
        <w:t>find</w:t>
      </w:r>
      <w:r>
        <w:rPr>
          <w:rFonts w:eastAsia="方正宋刻本秀楷简体"/>
        </w:rPr>
        <w:tab/>
        <w:t xml:space="preserve"> /</w:t>
      </w:r>
      <w:r>
        <w:rPr>
          <w:rFonts w:eastAsia="方正宋刻本秀楷简体"/>
        </w:rPr>
        <w:tab/>
        <w:t>-</w:t>
      </w:r>
      <w:proofErr w:type="gramStart"/>
      <w:r>
        <w:rPr>
          <w:rFonts w:eastAsia="方正宋刻本秀楷简体"/>
        </w:rPr>
        <w:t>name  “</w:t>
      </w:r>
      <w:proofErr w:type="gramEnd"/>
      <w:r>
        <w:rPr>
          <w:rFonts w:eastAsia="方正宋刻本秀楷简体"/>
        </w:rPr>
        <w:t>*.txt” -exec  cp  {}  ./book  \;</w:t>
      </w:r>
    </w:p>
    <w:p w14:paraId="5621D037" w14:textId="77777777" w:rsidR="00ED6DF6" w:rsidRDefault="00ED6DF6">
      <w:pPr>
        <w:adjustRightInd w:val="0"/>
        <w:snapToGrid w:val="0"/>
        <w:ind w:firstLine="420"/>
        <w:rPr>
          <w:rFonts w:eastAsia="方正宋刻本秀楷简体"/>
        </w:rPr>
      </w:pPr>
      <w:proofErr w:type="gramStart"/>
      <w:r>
        <w:rPr>
          <w:rFonts w:eastAsia="方正宋刻本秀楷简体"/>
        </w:rPr>
        <w:t>find  /</w:t>
      </w:r>
      <w:proofErr w:type="gramEnd"/>
      <w:r>
        <w:rPr>
          <w:rFonts w:eastAsia="方正宋刻本秀楷简体"/>
        </w:rPr>
        <w:tab/>
        <w:t xml:space="preserve">-name  “*.txt” -ok  cat  {}  \; &gt;&gt;./book.txt </w:t>
      </w:r>
    </w:p>
    <w:p w14:paraId="6A3DBBE6" w14:textId="77777777" w:rsidR="00ED6DF6" w:rsidRDefault="00ED6DF6">
      <w:pPr>
        <w:adjustRightInd w:val="0"/>
        <w:snapToGrid w:val="0"/>
        <w:rPr>
          <w:rFonts w:eastAsia="方正宋刻本秀楷简体"/>
        </w:rPr>
      </w:pPr>
    </w:p>
    <w:p w14:paraId="5D5E524D" w14:textId="77777777" w:rsidR="00ED6DF6" w:rsidRDefault="00ED6DF6">
      <w:pPr>
        <w:adjustRightInd w:val="0"/>
        <w:snapToGrid w:val="0"/>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压缩解压缩</w:t>
      </w:r>
    </w:p>
    <w:p w14:paraId="06883575" w14:textId="77777777" w:rsidR="00ED6DF6" w:rsidRDefault="00ED6DF6">
      <w:pPr>
        <w:adjustRightInd w:val="0"/>
        <w:snapToGrid w:val="0"/>
        <w:ind w:firstLine="420"/>
        <w:rPr>
          <w:rFonts w:eastAsia="方正宋刻本秀楷简体"/>
        </w:rPr>
      </w:pPr>
    </w:p>
    <w:p w14:paraId="3277890B" w14:textId="77777777" w:rsidR="00ED6DF6" w:rsidRDefault="00ED6DF6">
      <w:pPr>
        <w:adjustRightInd w:val="0"/>
        <w:snapToGrid w:val="0"/>
        <w:ind w:firstLine="420"/>
        <w:rPr>
          <w:rFonts w:eastAsia="方正宋刻本秀楷简体"/>
          <w:color w:val="7E7E7E"/>
        </w:rPr>
      </w:pPr>
      <w:r>
        <w:rPr>
          <w:rFonts w:eastAsia="方正宋刻本秀楷简体" w:hint="eastAsia"/>
          <w:b/>
          <w:bCs/>
          <w:sz w:val="36"/>
          <w:szCs w:val="44"/>
        </w:rPr>
        <w:t>tar</w:t>
      </w:r>
      <w:r>
        <w:rPr>
          <w:rFonts w:eastAsia="方正宋刻本秀楷简体" w:hint="eastAsia"/>
          <w:b/>
          <w:bCs/>
          <w:sz w:val="36"/>
          <w:szCs w:val="44"/>
        </w:rPr>
        <w:tab/>
      </w:r>
      <w:r>
        <w:rPr>
          <w:rFonts w:eastAsia="方正宋刻本秀楷简体" w:hint="eastAsia"/>
        </w:rPr>
        <w:tab/>
      </w:r>
      <w:r>
        <w:rPr>
          <w:rFonts w:eastAsia="方正宋刻本秀楷简体" w:hint="eastAsia"/>
          <w:color w:val="FF0000"/>
        </w:rPr>
        <w:t>压缩包</w:t>
      </w:r>
      <w:r>
        <w:rPr>
          <w:rFonts w:eastAsia="方正宋刻本秀楷简体" w:hint="eastAsia"/>
          <w:color w:val="FF0000"/>
        </w:rPr>
        <w:tab/>
      </w:r>
      <w:r>
        <w:rPr>
          <w:rFonts w:eastAsia="方正宋刻本秀楷简体" w:hint="eastAsia"/>
          <w:color w:val="FF0000"/>
        </w:rPr>
        <w:t>源文件或目录</w:t>
      </w:r>
      <w:r>
        <w:rPr>
          <w:rFonts w:eastAsia="方正宋刻本秀楷简体" w:hint="eastAsia"/>
          <w:color w:val="7E7E7E"/>
        </w:rPr>
        <w:t>，多个文件空格分开</w:t>
      </w:r>
    </w:p>
    <w:p w14:paraId="2ED14609" w14:textId="77777777" w:rsidR="00ED6DF6" w:rsidRDefault="00ED6DF6">
      <w:pPr>
        <w:adjustRightInd w:val="0"/>
        <w:snapToGrid w:val="0"/>
        <w:ind w:left="420" w:firstLine="420"/>
        <w:rPr>
          <w:rFonts w:eastAsia="方正宋刻本秀楷简体"/>
        </w:rPr>
      </w:pPr>
      <w:r>
        <w:rPr>
          <w:rFonts w:eastAsia="方正宋刻本秀楷简体" w:hint="eastAsia"/>
        </w:rPr>
        <w:t>-c</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打包</w:t>
      </w:r>
    </w:p>
    <w:p w14:paraId="2D789559" w14:textId="77777777" w:rsidR="00ED6DF6" w:rsidRDefault="00ED6DF6">
      <w:pPr>
        <w:adjustRightInd w:val="0"/>
        <w:snapToGrid w:val="0"/>
        <w:ind w:left="420" w:firstLine="420"/>
        <w:rPr>
          <w:rFonts w:eastAsia="方正宋刻本秀楷简体"/>
        </w:rPr>
      </w:pPr>
      <w:r>
        <w:rPr>
          <w:rFonts w:eastAsia="方正宋刻本秀楷简体" w:hint="eastAsia"/>
        </w:rPr>
        <w:t>-x</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解包</w:t>
      </w:r>
    </w:p>
    <w:p w14:paraId="06063527" w14:textId="77777777" w:rsidR="00ED6DF6" w:rsidRDefault="00ED6DF6">
      <w:pPr>
        <w:adjustRightInd w:val="0"/>
        <w:snapToGrid w:val="0"/>
        <w:ind w:left="420" w:firstLine="420"/>
        <w:rPr>
          <w:rFonts w:eastAsia="方正宋刻本秀楷简体"/>
        </w:rPr>
      </w:pPr>
      <w:r>
        <w:rPr>
          <w:rFonts w:eastAsia="方正宋刻本秀楷简体" w:hint="eastAsia"/>
        </w:rPr>
        <w:t>-f</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指定文件名</w:t>
      </w:r>
    </w:p>
    <w:p w14:paraId="3731C706" w14:textId="77777777" w:rsidR="00ED6DF6" w:rsidRDefault="00ED6DF6">
      <w:pPr>
        <w:adjustRightInd w:val="0"/>
        <w:snapToGrid w:val="0"/>
        <w:ind w:left="420"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显示过程可视</w:t>
      </w:r>
    </w:p>
    <w:p w14:paraId="0BAD1151" w14:textId="77777777" w:rsidR="00ED6DF6" w:rsidRDefault="00ED6DF6">
      <w:pPr>
        <w:adjustRightInd w:val="0"/>
        <w:snapToGrid w:val="0"/>
        <w:ind w:left="420" w:firstLine="420"/>
        <w:rPr>
          <w:rFonts w:eastAsia="方正宋刻本秀楷简体"/>
        </w:rPr>
      </w:pPr>
      <w:r>
        <w:rPr>
          <w:rFonts w:eastAsia="方正宋刻本秀楷简体" w:hint="eastAsia"/>
        </w:rPr>
        <w:t>-z</w:t>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gz</w:t>
      </w:r>
      <w:proofErr w:type="spellEnd"/>
      <w:r>
        <w:rPr>
          <w:rFonts w:eastAsia="方正宋刻本秀楷简体" w:hint="eastAsia"/>
        </w:rPr>
        <w:t>格式</w:t>
      </w:r>
    </w:p>
    <w:p w14:paraId="097E05A1" w14:textId="77777777" w:rsidR="00ED6DF6" w:rsidRDefault="00ED6DF6">
      <w:pPr>
        <w:adjustRightInd w:val="0"/>
        <w:snapToGrid w:val="0"/>
        <w:ind w:left="420" w:firstLine="420"/>
        <w:rPr>
          <w:rFonts w:eastAsia="方正宋刻本秀楷简体"/>
        </w:rPr>
      </w:pPr>
      <w:r>
        <w:rPr>
          <w:rFonts w:eastAsia="方正宋刻本秀楷简体" w:hint="eastAsia"/>
        </w:rPr>
        <w:t>-j</w:t>
      </w:r>
      <w:r>
        <w:rPr>
          <w:rFonts w:eastAsia="方正宋刻本秀楷简体" w:hint="eastAsia"/>
        </w:rPr>
        <w:tab/>
      </w:r>
      <w:r>
        <w:rPr>
          <w:rFonts w:eastAsia="方正宋刻本秀楷简体" w:hint="eastAsia"/>
        </w:rPr>
        <w:tab/>
      </w:r>
      <w:r>
        <w:rPr>
          <w:rFonts w:eastAsia="方正宋刻本秀楷简体" w:hint="eastAsia"/>
        </w:rPr>
        <w:tab/>
        <w:t>bz2</w:t>
      </w:r>
      <w:r>
        <w:rPr>
          <w:rFonts w:eastAsia="方正宋刻本秀楷简体" w:hint="eastAsia"/>
        </w:rPr>
        <w:t>格式</w:t>
      </w:r>
    </w:p>
    <w:p w14:paraId="42AAA39E" w14:textId="77777777" w:rsidR="00ED6DF6" w:rsidRDefault="00ED6DF6">
      <w:pPr>
        <w:adjustRightInd w:val="0"/>
        <w:snapToGrid w:val="0"/>
        <w:ind w:left="420" w:firstLine="420"/>
        <w:rPr>
          <w:rFonts w:eastAsia="方正宋刻本秀楷简体"/>
        </w:rPr>
      </w:pPr>
    </w:p>
    <w:p w14:paraId="2753ABBB" w14:textId="77777777" w:rsidR="00ED6DF6" w:rsidRDefault="00ED6DF6">
      <w:pPr>
        <w:adjustRightInd w:val="0"/>
        <w:snapToGrid w:val="0"/>
        <w:ind w:left="420" w:firstLine="420"/>
        <w:rPr>
          <w:rFonts w:eastAsia="方正宋刻本秀楷简体"/>
        </w:rPr>
      </w:pPr>
      <w:r>
        <w:rPr>
          <w:rFonts w:eastAsia="方正宋刻本秀楷简体" w:hint="eastAsia"/>
        </w:rPr>
        <w:t>-t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测试不解包，查看包内文件</w:t>
      </w:r>
    </w:p>
    <w:p w14:paraId="4FEFFBC6" w14:textId="77777777" w:rsidR="00ED6DF6" w:rsidRDefault="00ED6DF6">
      <w:pPr>
        <w:adjustRightInd w:val="0"/>
        <w:snapToGrid w:val="0"/>
        <w:ind w:left="420" w:firstLine="420"/>
        <w:rPr>
          <w:rFonts w:eastAsia="方正宋刻本秀楷简体"/>
        </w:rPr>
      </w:pPr>
      <w:r>
        <w:rPr>
          <w:rFonts w:eastAsia="方正宋刻本秀楷简体" w:hint="eastAsia"/>
        </w:rPr>
        <w:t>-C</w:t>
      </w:r>
      <w:r>
        <w:rPr>
          <w:rFonts w:eastAsia="方正宋刻本秀楷简体" w:hint="eastAsia"/>
        </w:rPr>
        <w:t>目录</w:t>
      </w:r>
      <w:r>
        <w:rPr>
          <w:rFonts w:eastAsia="方正宋刻本秀楷简体" w:hint="eastAsia"/>
        </w:rPr>
        <w:tab/>
      </w:r>
      <w:r>
        <w:rPr>
          <w:rFonts w:eastAsia="方正宋刻本秀楷简体" w:hint="eastAsia"/>
        </w:rPr>
        <w:tab/>
      </w:r>
      <w:r>
        <w:rPr>
          <w:rFonts w:eastAsia="方正宋刻本秀楷简体" w:hint="eastAsia"/>
        </w:rPr>
        <w:t>指定解包位置</w:t>
      </w:r>
    </w:p>
    <w:p w14:paraId="449AC8C6" w14:textId="77777777" w:rsidR="00ED6DF6" w:rsidRDefault="00ED6DF6">
      <w:pPr>
        <w:adjustRightInd w:val="0"/>
        <w:snapToGrid w:val="0"/>
        <w:ind w:left="420" w:firstLine="420"/>
        <w:rPr>
          <w:rFonts w:eastAsia="方正宋刻本秀楷简体"/>
        </w:rPr>
      </w:pPr>
    </w:p>
    <w:p w14:paraId="011538B6"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zxvf</w:t>
      </w:r>
      <w:proofErr w:type="spellEnd"/>
      <w:r>
        <w:rPr>
          <w:rFonts w:eastAsia="方正宋刻本秀楷简体" w:hint="eastAsia"/>
        </w:rPr>
        <w:tab/>
      </w:r>
      <w:r>
        <w:rPr>
          <w:rFonts w:eastAsia="方正宋刻本秀楷简体" w:hint="eastAsia"/>
        </w:rPr>
        <w:tab/>
      </w:r>
      <w:proofErr w:type="gramStart"/>
      <w:r>
        <w:rPr>
          <w:rFonts w:eastAsia="方正宋刻本秀楷简体" w:hint="eastAsia"/>
        </w:rPr>
        <w:tab/>
        <w:t>.tar.gz</w:t>
      </w:r>
      <w:proofErr w:type="gramEnd"/>
    </w:p>
    <w:p w14:paraId="262D5D5C"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jxvf</w:t>
      </w:r>
      <w:proofErr w:type="spellEnd"/>
      <w:r>
        <w:rPr>
          <w:rFonts w:eastAsia="方正宋刻本秀楷简体" w:hint="eastAsia"/>
        </w:rPr>
        <w:tab/>
      </w:r>
      <w:r>
        <w:rPr>
          <w:rFonts w:eastAsia="方正宋刻本秀楷简体" w:hint="eastAsia"/>
        </w:rPr>
        <w:tab/>
      </w:r>
      <w:proofErr w:type="gramStart"/>
      <w:r>
        <w:rPr>
          <w:rFonts w:eastAsia="方正宋刻本秀楷简体" w:hint="eastAsia"/>
        </w:rPr>
        <w:tab/>
        <w:t>.tar.bz2</w:t>
      </w:r>
      <w:proofErr w:type="gramEnd"/>
    </w:p>
    <w:p w14:paraId="35635197"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zcvf</w:t>
      </w:r>
      <w:proofErr w:type="spellEnd"/>
    </w:p>
    <w:p w14:paraId="3E3DD18E"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jcvf</w:t>
      </w:r>
      <w:proofErr w:type="spellEnd"/>
    </w:p>
    <w:p w14:paraId="649CFF83" w14:textId="77777777" w:rsidR="00ED6DF6" w:rsidRDefault="00ED6DF6">
      <w:pPr>
        <w:adjustRightInd w:val="0"/>
        <w:snapToGrid w:val="0"/>
        <w:ind w:firstLine="420"/>
        <w:rPr>
          <w:rFonts w:eastAsia="方正宋刻本秀楷简体"/>
        </w:rPr>
      </w:pPr>
    </w:p>
    <w:p w14:paraId="76033701"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zcvf</w:t>
      </w:r>
      <w:proofErr w:type="spellEnd"/>
      <w:r>
        <w:rPr>
          <w:rFonts w:eastAsia="方正宋刻本秀楷简体" w:hint="eastAsia"/>
        </w:rPr>
        <w:tab/>
      </w:r>
      <w:r>
        <w:rPr>
          <w:rFonts w:eastAsia="方正宋刻本秀楷简体" w:hint="eastAsia"/>
        </w:rPr>
        <w:tab/>
        <w:t>test.tar.gz</w:t>
      </w:r>
      <w:r>
        <w:rPr>
          <w:rFonts w:eastAsia="方正宋刻本秀楷简体" w:hint="eastAsia"/>
        </w:rPr>
        <w:tab/>
      </w:r>
      <w:r>
        <w:rPr>
          <w:rFonts w:eastAsia="方正宋刻本秀楷简体" w:hint="eastAsia"/>
        </w:rPr>
        <w:tab/>
        <w:t>/home/aria/</w:t>
      </w:r>
    </w:p>
    <w:p w14:paraId="74620936"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zxcf</w:t>
      </w:r>
      <w:proofErr w:type="spellEnd"/>
      <w:r>
        <w:rPr>
          <w:rFonts w:eastAsia="方正宋刻本秀楷简体" w:hint="eastAsia"/>
        </w:rPr>
        <w:tab/>
      </w:r>
      <w:r>
        <w:rPr>
          <w:rFonts w:eastAsia="方正宋刻本秀楷简体" w:hint="eastAsia"/>
        </w:rPr>
        <w:tab/>
        <w:t>test.tar.gz</w:t>
      </w:r>
      <w:r>
        <w:rPr>
          <w:rFonts w:eastAsia="方正宋刻本秀楷简体" w:hint="eastAsia"/>
        </w:rPr>
        <w:tab/>
      </w:r>
      <w:r>
        <w:rPr>
          <w:rFonts w:eastAsia="方正宋刻本秀楷简体" w:hint="eastAsia"/>
        </w:rPr>
        <w:tab/>
        <w:t>-C</w:t>
      </w:r>
      <w:r>
        <w:rPr>
          <w:rFonts w:eastAsia="方正宋刻本秀楷简体" w:hint="eastAsia"/>
        </w:rPr>
        <w:tab/>
        <w:t>/</w:t>
      </w:r>
      <w:proofErr w:type="spellStart"/>
      <w:r>
        <w:rPr>
          <w:rFonts w:eastAsia="方正宋刻本秀楷简体" w:hint="eastAsia"/>
        </w:rPr>
        <w:t>tmp</w:t>
      </w:r>
      <w:proofErr w:type="spellEnd"/>
    </w:p>
    <w:p w14:paraId="70085387" w14:textId="77777777" w:rsidR="00ED6DF6" w:rsidRDefault="00ED6DF6">
      <w:pPr>
        <w:adjustRightInd w:val="0"/>
        <w:snapToGrid w:val="0"/>
        <w:ind w:firstLine="420"/>
        <w:rPr>
          <w:rFonts w:eastAsia="方正宋刻本秀楷简体"/>
        </w:rPr>
      </w:pPr>
    </w:p>
    <w:p w14:paraId="0A794613"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cvf</w:t>
      </w:r>
      <w:proofErr w:type="spellEnd"/>
      <w:r>
        <w:rPr>
          <w:rFonts w:eastAsia="方正宋刻本秀楷简体" w:hint="eastAsia"/>
        </w:rPr>
        <w:tab/>
      </w:r>
      <w:r>
        <w:rPr>
          <w:rFonts w:eastAsia="方正宋刻本秀楷简体" w:hint="eastAsia"/>
        </w:rPr>
        <w:tab/>
      </w:r>
      <w:proofErr w:type="gramStart"/>
      <w:r>
        <w:rPr>
          <w:rFonts w:eastAsia="方正宋刻本秀楷简体" w:hint="eastAsia"/>
        </w:rPr>
        <w:t>test.tar  test1.py</w:t>
      </w:r>
      <w:proofErr w:type="gramEnd"/>
      <w:r>
        <w:rPr>
          <w:rFonts w:eastAsia="方正宋刻本秀楷简体" w:hint="eastAsia"/>
        </w:rPr>
        <w:tab/>
        <w:t>test2.sh test/</w:t>
      </w:r>
    </w:p>
    <w:p w14:paraId="69820D42" w14:textId="77777777" w:rsidR="00ED6DF6" w:rsidRDefault="00ED6DF6">
      <w:pPr>
        <w:adjustRightInd w:val="0"/>
        <w:snapToGrid w:val="0"/>
        <w:ind w:left="840" w:firstLine="420"/>
        <w:rPr>
          <w:rFonts w:eastAsia="方正宋刻本秀楷简体"/>
        </w:rPr>
      </w:pPr>
      <w:r>
        <w:rPr>
          <w:rFonts w:eastAsia="方正宋刻本秀楷简体" w:hint="eastAsia"/>
        </w:rPr>
        <w:t>将</w:t>
      </w:r>
      <w:r>
        <w:rPr>
          <w:rFonts w:eastAsia="方正宋刻本秀楷简体" w:hint="eastAsia"/>
        </w:rPr>
        <w:t>tset1.py</w:t>
      </w:r>
      <w:r>
        <w:rPr>
          <w:rFonts w:eastAsia="方正宋刻本秀楷简体" w:hint="eastAsia"/>
        </w:rPr>
        <w:t>、</w:t>
      </w:r>
      <w:r>
        <w:rPr>
          <w:rFonts w:eastAsia="方正宋刻本秀楷简体" w:hint="eastAsia"/>
        </w:rPr>
        <w:t>test2.sh</w:t>
      </w:r>
      <w:r>
        <w:rPr>
          <w:rFonts w:eastAsia="方正宋刻本秀楷简体" w:hint="eastAsia"/>
        </w:rPr>
        <w:t>、</w:t>
      </w:r>
      <w:r>
        <w:rPr>
          <w:rFonts w:eastAsia="方正宋刻本秀楷简体" w:hint="eastAsia"/>
        </w:rPr>
        <w:t>test</w:t>
      </w:r>
      <w:r>
        <w:rPr>
          <w:rFonts w:eastAsia="方正宋刻本秀楷简体" w:hint="eastAsia"/>
        </w:rPr>
        <w:t>目录打包为</w:t>
      </w:r>
      <w:r>
        <w:rPr>
          <w:rFonts w:eastAsia="方正宋刻本秀楷简体" w:hint="eastAsia"/>
        </w:rPr>
        <w:t>test.tar</w:t>
      </w:r>
    </w:p>
    <w:p w14:paraId="3D438C52"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xvf</w:t>
      </w:r>
      <w:proofErr w:type="spellEnd"/>
      <w:r>
        <w:rPr>
          <w:rFonts w:eastAsia="方正宋刻本秀楷简体" w:hint="eastAsia"/>
        </w:rPr>
        <w:tab/>
      </w:r>
      <w:r>
        <w:rPr>
          <w:rFonts w:eastAsia="方正宋刻本秀楷简体" w:hint="eastAsia"/>
        </w:rPr>
        <w:tab/>
        <w:t>test.tar</w:t>
      </w:r>
      <w:r>
        <w:rPr>
          <w:rFonts w:eastAsia="方正宋刻本秀楷简体" w:hint="eastAsia"/>
        </w:rPr>
        <w:tab/>
        <w:t>-C</w:t>
      </w:r>
      <w:r>
        <w:rPr>
          <w:rFonts w:eastAsia="方正宋刻本秀楷简体" w:hint="eastAsia"/>
        </w:rPr>
        <w:tab/>
        <w:t>/home/aria/test</w:t>
      </w:r>
    </w:p>
    <w:p w14:paraId="636AFC7B" w14:textId="77777777" w:rsidR="00ED6DF6" w:rsidRDefault="00ED6DF6">
      <w:pPr>
        <w:adjustRightInd w:val="0"/>
        <w:snapToGrid w:val="0"/>
        <w:ind w:firstLine="420"/>
        <w:rPr>
          <w:rFonts w:eastAsia="方正宋刻本秀楷简体"/>
        </w:rPr>
      </w:pPr>
    </w:p>
    <w:p w14:paraId="1A64DA98" w14:textId="77777777" w:rsidR="00ED6DF6" w:rsidRDefault="00ED6DF6">
      <w:pPr>
        <w:adjustRightInd w:val="0"/>
        <w:snapToGrid w:val="0"/>
        <w:ind w:firstLine="420"/>
        <w:rPr>
          <w:rFonts w:eastAsia="方正宋刻本秀楷简体"/>
        </w:rPr>
      </w:pPr>
    </w:p>
    <w:p w14:paraId="2A22BFE1"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关机</w:t>
      </w:r>
    </w:p>
    <w:p w14:paraId="1227D93B" w14:textId="77777777" w:rsidR="00ED6DF6" w:rsidRDefault="00ED6DF6">
      <w:pPr>
        <w:adjustRightInd w:val="0"/>
        <w:snapToGrid w:val="0"/>
        <w:ind w:firstLine="420"/>
        <w:rPr>
          <w:rFonts w:eastAsia="方正宋刻本秀楷简体"/>
          <w:b/>
          <w:bCs/>
          <w:sz w:val="36"/>
          <w:szCs w:val="44"/>
        </w:rPr>
      </w:pPr>
      <w:r>
        <w:rPr>
          <w:rFonts w:eastAsia="方正宋刻本秀楷简体" w:hint="eastAsia"/>
          <w:b/>
          <w:bCs/>
          <w:sz w:val="36"/>
          <w:szCs w:val="44"/>
        </w:rPr>
        <w:t>shutdown</w:t>
      </w:r>
      <w:r>
        <w:rPr>
          <w:rFonts w:eastAsia="方正宋刻本秀楷简体" w:hint="eastAsia"/>
          <w:b/>
          <w:bCs/>
          <w:sz w:val="36"/>
          <w:szCs w:val="44"/>
        </w:rPr>
        <w:tab/>
      </w:r>
    </w:p>
    <w:p w14:paraId="1DC572A5" w14:textId="77777777" w:rsidR="00ED6DF6" w:rsidRDefault="00ED6DF6">
      <w:pPr>
        <w:adjustRightInd w:val="0"/>
        <w:snapToGrid w:val="0"/>
        <w:ind w:left="420" w:firstLine="420"/>
        <w:rPr>
          <w:rFonts w:eastAsia="方正宋刻本秀楷简体"/>
        </w:rPr>
      </w:pPr>
      <w:r>
        <w:rPr>
          <w:rFonts w:eastAsia="方正宋刻本秀楷简体" w:hint="eastAsia"/>
        </w:rPr>
        <w:t>-h</w:t>
      </w:r>
      <w:r>
        <w:rPr>
          <w:rFonts w:eastAsia="方正宋刻本秀楷简体" w:hint="eastAsia"/>
        </w:rPr>
        <w:tab/>
      </w:r>
      <w:r>
        <w:rPr>
          <w:rFonts w:eastAsia="方正宋刻本秀楷简体" w:hint="eastAsia"/>
        </w:rPr>
        <w:tab/>
      </w:r>
      <w:r>
        <w:rPr>
          <w:rFonts w:eastAsia="方正宋刻本秀楷简体" w:hint="eastAsia"/>
        </w:rPr>
        <w:t>关机</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b/>
          <w:bCs/>
          <w:color w:val="FF0000"/>
        </w:rPr>
        <w:t>=halt</w:t>
      </w:r>
      <w:r>
        <w:rPr>
          <w:rFonts w:eastAsia="方正宋刻本秀楷简体" w:hint="eastAsia"/>
        </w:rPr>
        <w:tab/>
      </w:r>
      <w:proofErr w:type="spellStart"/>
      <w:r>
        <w:rPr>
          <w:rFonts w:eastAsia="方正宋刻本秀楷简体" w:hint="eastAsia"/>
        </w:rPr>
        <w:t>poweroff</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init</w:t>
      </w:r>
      <w:proofErr w:type="spellEnd"/>
      <w:r>
        <w:rPr>
          <w:rFonts w:eastAsia="方正宋刻本秀楷简体" w:hint="eastAsia"/>
        </w:rPr>
        <w:t xml:space="preserve"> 0</w:t>
      </w:r>
    </w:p>
    <w:p w14:paraId="3ACBDEFC" w14:textId="77777777" w:rsidR="00ED6DF6" w:rsidRDefault="00ED6DF6">
      <w:pPr>
        <w:adjustRightInd w:val="0"/>
        <w:snapToGrid w:val="0"/>
        <w:ind w:left="420"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ab/>
      </w:r>
      <w:r>
        <w:rPr>
          <w:rFonts w:eastAsia="方正宋刻本秀楷简体" w:hint="eastAsia"/>
        </w:rPr>
        <w:t>重启</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b/>
          <w:bCs/>
          <w:color w:val="FF0000"/>
        </w:rPr>
        <w:t>=reboot</w:t>
      </w:r>
      <w:r>
        <w:rPr>
          <w:rFonts w:eastAsia="方正宋刻本秀楷简体" w:hint="eastAsia"/>
        </w:rPr>
        <w:tab/>
        <w:t>init 6</w:t>
      </w:r>
    </w:p>
    <w:p w14:paraId="3A36487B" w14:textId="77777777" w:rsidR="00ED6DF6" w:rsidRDefault="00ED6DF6">
      <w:pPr>
        <w:adjustRightInd w:val="0"/>
        <w:snapToGrid w:val="0"/>
        <w:ind w:left="420" w:firstLine="420"/>
        <w:rPr>
          <w:rFonts w:eastAsia="方正宋刻本秀楷简体"/>
        </w:rPr>
      </w:pPr>
      <w:r>
        <w:rPr>
          <w:rFonts w:eastAsia="方正宋刻本秀楷简体" w:hint="eastAsia"/>
        </w:rPr>
        <w:t>-c</w:t>
      </w:r>
      <w:r>
        <w:rPr>
          <w:rFonts w:eastAsia="方正宋刻本秀楷简体" w:hint="eastAsia"/>
        </w:rPr>
        <w:tab/>
      </w:r>
      <w:r>
        <w:rPr>
          <w:rFonts w:eastAsia="方正宋刻本秀楷简体" w:hint="eastAsia"/>
        </w:rPr>
        <w:tab/>
      </w:r>
      <w:r>
        <w:rPr>
          <w:rFonts w:eastAsia="方正宋刻本秀楷简体" w:hint="eastAsia"/>
        </w:rPr>
        <w:t>取消已执行的命令</w:t>
      </w:r>
      <w:r>
        <w:rPr>
          <w:rFonts w:eastAsia="方正宋刻本秀楷简体" w:hint="eastAsia"/>
        </w:rPr>
        <w:tab/>
      </w:r>
      <w:r>
        <w:rPr>
          <w:rFonts w:eastAsia="方正宋刻本秀楷简体" w:hint="eastAsia"/>
        </w:rPr>
        <w:tab/>
      </w:r>
    </w:p>
    <w:p w14:paraId="4F8775D8" w14:textId="77777777" w:rsidR="00ED6DF6" w:rsidRDefault="00ED6DF6">
      <w:pPr>
        <w:adjustRightInd w:val="0"/>
        <w:snapToGrid w:val="0"/>
        <w:ind w:left="420" w:firstLine="420"/>
        <w:rPr>
          <w:rFonts w:eastAsia="方正宋刻本秀楷简体"/>
        </w:rPr>
      </w:pPr>
    </w:p>
    <w:p w14:paraId="1AC0AD2C" w14:textId="77777777" w:rsidR="00ED6DF6" w:rsidRDefault="00ED6DF6">
      <w:pPr>
        <w:adjustRightInd w:val="0"/>
        <w:snapToGrid w:val="0"/>
        <w:ind w:left="420" w:firstLine="420"/>
        <w:rPr>
          <w:rFonts w:eastAsia="方正宋刻本秀楷简体"/>
        </w:rPr>
      </w:pPr>
      <w:r>
        <w:rPr>
          <w:rFonts w:eastAsia="方正宋刻本秀楷简体" w:hint="eastAsia"/>
        </w:rPr>
        <w:t>shutdown</w:t>
      </w:r>
      <w:r>
        <w:rPr>
          <w:rFonts w:eastAsia="方正宋刻本秀楷简体" w:hint="eastAsia"/>
        </w:rPr>
        <w:tab/>
      </w:r>
      <w:proofErr w:type="gramStart"/>
      <w:r>
        <w:rPr>
          <w:rFonts w:eastAsia="方正宋刻本秀楷简体" w:hint="eastAsia"/>
        </w:rPr>
        <w:t>-[</w:t>
      </w:r>
      <w:proofErr w:type="gramEnd"/>
      <w:r>
        <w:rPr>
          <w:rFonts w:eastAsia="方正宋刻本秀楷简体" w:hint="eastAsia"/>
        </w:rPr>
        <w:t>r h]</w:t>
      </w:r>
      <w:r>
        <w:rPr>
          <w:rFonts w:eastAsia="方正宋刻本秀楷简体" w:hint="eastAsia"/>
        </w:rPr>
        <w:tab/>
        <w:t>[now 05:30 6:00&amp; +10]</w:t>
      </w:r>
    </w:p>
    <w:p w14:paraId="6CC03252" w14:textId="77777777" w:rsidR="00ED6DF6" w:rsidRDefault="00ED6DF6">
      <w:pPr>
        <w:adjustRightInd w:val="0"/>
        <w:snapToGrid w:val="0"/>
        <w:ind w:left="840" w:firstLine="420"/>
        <w:rPr>
          <w:rFonts w:eastAsia="方正宋刻本秀楷简体"/>
        </w:rPr>
      </w:pPr>
      <w:r>
        <w:rPr>
          <w:rFonts w:eastAsia="方正宋刻本秀楷简体" w:hint="eastAsia"/>
        </w:rPr>
        <w:t>现在</w:t>
      </w:r>
      <w:r>
        <w:rPr>
          <w:rFonts w:eastAsia="方正宋刻本秀楷简体" w:hint="eastAsia"/>
        </w:rPr>
        <w:tab/>
      </w:r>
      <w:r>
        <w:rPr>
          <w:rFonts w:eastAsia="方正宋刻本秀楷简体" w:hint="eastAsia"/>
        </w:rPr>
        <w:t>指定</w:t>
      </w:r>
      <w:r>
        <w:rPr>
          <w:rFonts w:eastAsia="方正宋刻本秀楷简体" w:hint="eastAsia"/>
        </w:rPr>
        <w:t>5:30,</w:t>
      </w:r>
      <w:r>
        <w:rPr>
          <w:rFonts w:eastAsia="方正宋刻本秀楷简体" w:hint="eastAsia"/>
        </w:rPr>
        <w:t>前台终端</w:t>
      </w:r>
      <w:r>
        <w:rPr>
          <w:rFonts w:eastAsia="方正宋刻本秀楷简体" w:hint="eastAsia"/>
        </w:rPr>
        <w:tab/>
      </w:r>
      <w:r>
        <w:rPr>
          <w:rFonts w:eastAsia="方正宋刻本秀楷简体" w:hint="eastAsia"/>
        </w:rPr>
        <w:t>指定</w:t>
      </w:r>
      <w:r>
        <w:rPr>
          <w:rFonts w:eastAsia="方正宋刻本秀楷简体" w:hint="eastAsia"/>
        </w:rPr>
        <w:t>6:00</w:t>
      </w:r>
      <w:r>
        <w:rPr>
          <w:rFonts w:eastAsia="方正宋刻本秀楷简体" w:hint="eastAsia"/>
        </w:rPr>
        <w:t>，后台</w:t>
      </w:r>
      <w:r>
        <w:rPr>
          <w:rFonts w:eastAsia="方正宋刻本秀楷简体" w:hint="eastAsia"/>
        </w:rPr>
        <w:tab/>
        <w:t>10</w:t>
      </w:r>
      <w:r>
        <w:rPr>
          <w:rFonts w:eastAsia="方正宋刻本秀楷简体" w:hint="eastAsia"/>
        </w:rPr>
        <w:t>分钟后</w:t>
      </w:r>
    </w:p>
    <w:p w14:paraId="24575C9E" w14:textId="77777777" w:rsidR="00ED6DF6" w:rsidRDefault="00ED6DF6">
      <w:pPr>
        <w:adjustRightInd w:val="0"/>
        <w:snapToGrid w:val="0"/>
        <w:ind w:left="840" w:firstLine="420"/>
        <w:rPr>
          <w:rFonts w:eastAsia="方正宋刻本秀楷简体"/>
        </w:rPr>
      </w:pPr>
    </w:p>
    <w:p w14:paraId="4688D15F" w14:textId="77777777" w:rsidR="00ED6DF6" w:rsidRDefault="00ED6DF6">
      <w:pPr>
        <w:adjustRightInd w:val="0"/>
        <w:snapToGrid w:val="0"/>
        <w:ind w:left="840" w:firstLine="420"/>
        <w:rPr>
          <w:rFonts w:eastAsia="方正宋刻本秀楷简体"/>
        </w:rPr>
      </w:pPr>
    </w:p>
    <w:p w14:paraId="09D4F74A" w14:textId="77777777" w:rsidR="00ED6DF6" w:rsidRDefault="00ED6DF6">
      <w:pPr>
        <w:adjustRightInd w:val="0"/>
        <w:snapToGrid w:val="0"/>
        <w:ind w:left="840" w:firstLine="420"/>
        <w:rPr>
          <w:rFonts w:eastAsia="方正宋刻本秀楷简体"/>
        </w:rPr>
      </w:pPr>
    </w:p>
    <w:p w14:paraId="4A1F9A30" w14:textId="77777777" w:rsidR="00ED6DF6" w:rsidRDefault="00ED6DF6">
      <w:pPr>
        <w:adjustRightInd w:val="0"/>
        <w:snapToGrid w:val="0"/>
        <w:ind w:left="840" w:firstLine="420"/>
        <w:rPr>
          <w:rFonts w:eastAsia="方正宋刻本秀楷简体"/>
        </w:rPr>
      </w:pPr>
      <w:r>
        <w:rPr>
          <w:rFonts w:eastAsia="方正宋刻本秀楷简体" w:hint="eastAsia"/>
        </w:rPr>
        <w:br w:type="page"/>
      </w:r>
    </w:p>
    <w:p w14:paraId="396B0824" w14:textId="77777777" w:rsidR="00ED6DF6" w:rsidRDefault="00ED6DF6">
      <w:pPr>
        <w:adjustRightInd w:val="0"/>
        <w:snapToGrid w:val="0"/>
        <w:ind w:left="840" w:firstLine="420"/>
        <w:rPr>
          <w:rFonts w:eastAsia="方正宋刻本秀楷简体"/>
        </w:rPr>
      </w:pPr>
    </w:p>
    <w:p w14:paraId="5A242BB6"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网络命令</w:t>
      </w:r>
    </w:p>
    <w:p w14:paraId="15B34A94" w14:textId="77777777" w:rsidR="00ED6DF6" w:rsidRDefault="00ED6DF6">
      <w:pPr>
        <w:adjustRightInd w:val="0"/>
        <w:snapToGrid w:val="0"/>
        <w:ind w:firstLine="420"/>
        <w:rPr>
          <w:rFonts w:eastAsia="方正宋刻本秀楷简体"/>
          <w:sz w:val="44"/>
          <w:szCs w:val="52"/>
        </w:rPr>
      </w:pPr>
      <w:r>
        <w:rPr>
          <w:rFonts w:eastAsia="方正宋刻本秀楷简体" w:hint="eastAsia"/>
          <w:b/>
          <w:bCs/>
          <w:sz w:val="44"/>
          <w:szCs w:val="52"/>
        </w:rPr>
        <w:t>ip</w:t>
      </w:r>
    </w:p>
    <w:p w14:paraId="1A40CF15" w14:textId="29FEC772" w:rsidR="00ED6DF6" w:rsidRPr="001C1513" w:rsidRDefault="00ED6DF6">
      <w:pPr>
        <w:adjustRightInd w:val="0"/>
        <w:snapToGrid w:val="0"/>
        <w:ind w:left="420" w:firstLine="420"/>
        <w:rPr>
          <w:rFonts w:eastAsia="方正宋刻本秀楷简体"/>
          <w:color w:val="FF0000"/>
        </w:rPr>
      </w:pPr>
      <w:r w:rsidRPr="001C1513">
        <w:rPr>
          <w:rFonts w:eastAsia="方正宋刻本秀楷简体" w:hint="eastAsia"/>
          <w:color w:val="FF0000"/>
        </w:rPr>
        <w:t>-s</w:t>
      </w:r>
      <w:r w:rsidRPr="001C1513">
        <w:rPr>
          <w:rFonts w:eastAsia="方正宋刻本秀楷简体" w:hint="eastAsia"/>
          <w:color w:val="FF0000"/>
        </w:rPr>
        <w:tab/>
      </w:r>
      <w:r w:rsidR="001C1513">
        <w:rPr>
          <w:rFonts w:eastAsia="方正宋刻本秀楷简体" w:hint="eastAsia"/>
          <w:color w:val="FF0000"/>
        </w:rPr>
        <w:t>如</w:t>
      </w:r>
      <w:r w:rsidR="001C1513">
        <w:rPr>
          <w:rFonts w:eastAsia="方正宋刻本秀楷简体" w:hint="eastAsia"/>
          <w:color w:val="FF0000"/>
        </w:rPr>
        <w:t>ip</w:t>
      </w:r>
      <w:r w:rsidR="001C1513">
        <w:rPr>
          <w:rFonts w:eastAsia="方正宋刻本秀楷简体"/>
          <w:color w:val="FF0000"/>
        </w:rPr>
        <w:t xml:space="preserve"> </w:t>
      </w:r>
      <w:r w:rsidR="001C1513">
        <w:rPr>
          <w:rFonts w:eastAsia="方正宋刻本秀楷简体" w:hint="eastAsia"/>
          <w:color w:val="FF0000"/>
        </w:rPr>
        <w:t>-s</w:t>
      </w:r>
      <w:r w:rsidR="001C1513">
        <w:rPr>
          <w:rFonts w:eastAsia="方正宋刻本秀楷简体"/>
          <w:color w:val="FF0000"/>
        </w:rPr>
        <w:t xml:space="preserve"> </w:t>
      </w:r>
      <w:r w:rsidR="001C1513">
        <w:rPr>
          <w:rFonts w:eastAsia="方正宋刻本秀楷简体" w:hint="eastAsia"/>
          <w:color w:val="FF0000"/>
        </w:rPr>
        <w:t>link</w:t>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更详细信息</w:t>
      </w:r>
    </w:p>
    <w:p w14:paraId="3389F948" w14:textId="4B9A21B7" w:rsidR="00ED6DF6" w:rsidRDefault="00ED6DF6">
      <w:pPr>
        <w:adjustRightInd w:val="0"/>
        <w:snapToGrid w:val="0"/>
        <w:ind w:left="420" w:firstLine="420"/>
        <w:rPr>
          <w:rFonts w:eastAsia="方正宋刻本秀楷简体"/>
          <w:color w:val="FF0000"/>
        </w:rPr>
      </w:pPr>
      <w:r>
        <w:rPr>
          <w:rFonts w:eastAsia="方正宋刻本秀楷简体" w:hint="eastAsia"/>
          <w:color w:val="FF0000"/>
        </w:rPr>
        <w:t>Ip</w:t>
      </w:r>
      <w:r>
        <w:rPr>
          <w:rFonts w:eastAsia="方正宋刻本秀楷简体" w:hint="eastAsia"/>
          <w:color w:val="FF0000"/>
        </w:rPr>
        <w:tab/>
        <w:t>link</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显示网络设备运行状态</w:t>
      </w:r>
      <w:r>
        <w:rPr>
          <w:rFonts w:eastAsia="方正宋刻本秀楷简体" w:hint="eastAsia"/>
          <w:color w:val="FF0000"/>
        </w:rPr>
        <w:tab/>
        <w:t>=ifconfig</w:t>
      </w:r>
    </w:p>
    <w:p w14:paraId="389C312B" w14:textId="77777777" w:rsidR="001C1513" w:rsidRDefault="001C1513" w:rsidP="001C1513">
      <w:pPr>
        <w:adjustRightInd w:val="0"/>
        <w:snapToGrid w:val="0"/>
        <w:ind w:left="420" w:firstLine="420"/>
        <w:rPr>
          <w:rFonts w:eastAsia="方正宋刻本秀楷简体"/>
          <w:color w:val="FF0000"/>
        </w:rPr>
      </w:pPr>
      <w:r>
        <w:rPr>
          <w:rFonts w:eastAsia="方正宋刻本秀楷简体" w:hint="eastAsia"/>
          <w:color w:val="FF0000"/>
        </w:rPr>
        <w:t>Ip</w:t>
      </w:r>
      <w:r>
        <w:rPr>
          <w:rFonts w:eastAsia="方正宋刻本秀楷简体" w:hint="eastAsia"/>
          <w:color w:val="FF0000"/>
        </w:rPr>
        <w:tab/>
      </w:r>
      <w:proofErr w:type="spellStart"/>
      <w:r>
        <w:rPr>
          <w:rFonts w:eastAsia="方正宋刻本秀楷简体" w:hint="eastAsia"/>
          <w:color w:val="FF0000"/>
        </w:rPr>
        <w:t>addr</w:t>
      </w:r>
      <w:proofErr w:type="spellEnd"/>
      <w:r>
        <w:rPr>
          <w:rFonts w:eastAsia="方正宋刻本秀楷简体"/>
          <w:color w:val="FF0000"/>
        </w:rPr>
        <w:tab/>
      </w:r>
      <w:r>
        <w:rPr>
          <w:rFonts w:eastAsia="方正宋刻本秀楷简体"/>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显示网卡</w:t>
      </w:r>
      <w:r>
        <w:rPr>
          <w:rFonts w:eastAsia="方正宋刻本秀楷简体" w:hint="eastAsia"/>
          <w:color w:val="FF0000"/>
        </w:rPr>
        <w:t>IP</w:t>
      </w:r>
      <w:r>
        <w:rPr>
          <w:rFonts w:eastAsia="方正宋刻本秀楷简体" w:hint="eastAsia"/>
          <w:color w:val="FF0000"/>
        </w:rPr>
        <w:t>信息</w:t>
      </w:r>
    </w:p>
    <w:p w14:paraId="730C4411" w14:textId="01F5AC56" w:rsidR="001C1513" w:rsidRDefault="001C1513">
      <w:pPr>
        <w:adjustRightInd w:val="0"/>
        <w:snapToGrid w:val="0"/>
        <w:ind w:left="420" w:firstLine="420"/>
        <w:rPr>
          <w:rFonts w:eastAsia="方正宋刻本秀楷简体"/>
          <w:color w:val="FF0000"/>
        </w:rPr>
      </w:pPr>
      <w:r w:rsidRPr="001C1513">
        <w:rPr>
          <w:rFonts w:eastAsia="方正宋刻本秀楷简体" w:hint="eastAsia"/>
          <w:color w:val="FF0000"/>
        </w:rPr>
        <w:t>Ip</w:t>
      </w:r>
      <w:r w:rsidRPr="001C1513">
        <w:rPr>
          <w:rFonts w:eastAsia="方正宋刻本秀楷简体" w:hint="eastAsia"/>
          <w:color w:val="FF0000"/>
        </w:rPr>
        <w:tab/>
        <w:t xml:space="preserve">route </w:t>
      </w:r>
      <w:r w:rsidRPr="001C1513">
        <w:rPr>
          <w:rFonts w:eastAsia="方正宋刻本秀楷简体"/>
          <w:color w:val="FF0000"/>
        </w:rPr>
        <w:tab/>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显示路由系统信息</w:t>
      </w:r>
    </w:p>
    <w:p w14:paraId="4F2CFBD9" w14:textId="77777777" w:rsidR="00ED6DF6" w:rsidRDefault="00ED6DF6">
      <w:pPr>
        <w:adjustRightInd w:val="0"/>
        <w:snapToGrid w:val="0"/>
        <w:ind w:left="420" w:firstLine="420"/>
        <w:rPr>
          <w:rFonts w:eastAsia="方正宋刻本秀楷简体"/>
        </w:rPr>
      </w:pPr>
      <w:r>
        <w:rPr>
          <w:rFonts w:eastAsia="方正宋刻本秀楷简体" w:hint="eastAsia"/>
        </w:rPr>
        <w:t>Ip</w:t>
      </w:r>
      <w:r>
        <w:rPr>
          <w:rFonts w:eastAsia="方正宋刻本秀楷简体" w:hint="eastAsia"/>
        </w:rPr>
        <w:tab/>
        <w:t>link</w:t>
      </w:r>
      <w:r>
        <w:rPr>
          <w:rFonts w:eastAsia="方正宋刻本秀楷简体" w:hint="eastAsia"/>
        </w:rPr>
        <w:tab/>
        <w:t>set</w:t>
      </w:r>
      <w:r>
        <w:rPr>
          <w:rFonts w:eastAsia="方正宋刻本秀楷简体" w:hint="eastAsia"/>
        </w:rPr>
        <w:tab/>
        <w:t>eth0</w:t>
      </w:r>
      <w:r>
        <w:rPr>
          <w:rFonts w:eastAsia="方正宋刻本秀楷简体" w:hint="eastAsia"/>
        </w:rPr>
        <w:tab/>
        <w:t xml:space="preserve">  up</w:t>
      </w:r>
      <w:r>
        <w:rPr>
          <w:rFonts w:eastAsia="方正宋刻本秀楷简体" w:hint="eastAsia"/>
        </w:rPr>
        <w:tab/>
      </w:r>
      <w:r>
        <w:rPr>
          <w:rFonts w:eastAsia="方正宋刻本秀楷简体" w:hint="eastAsia"/>
        </w:rPr>
        <w:tab/>
      </w:r>
      <w:r>
        <w:rPr>
          <w:rFonts w:eastAsia="方正宋刻本秀楷简体" w:hint="eastAsia"/>
        </w:rPr>
        <w:t>开启网卡</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proofErr w:type="spellStart"/>
      <w:r>
        <w:rPr>
          <w:rFonts w:eastAsia="方正宋刻本秀楷简体" w:hint="eastAsia"/>
        </w:rPr>
        <w:t>ifup</w:t>
      </w:r>
      <w:proofErr w:type="spellEnd"/>
      <w:r>
        <w:rPr>
          <w:rFonts w:eastAsia="方正宋刻本秀楷简体" w:hint="eastAsia"/>
        </w:rPr>
        <w:t xml:space="preserve"> eth0</w:t>
      </w:r>
    </w:p>
    <w:p w14:paraId="0BC6929F" w14:textId="77777777" w:rsidR="00ED6DF6" w:rsidRDefault="00ED6DF6">
      <w:pPr>
        <w:adjustRightInd w:val="0"/>
        <w:snapToGrid w:val="0"/>
        <w:ind w:left="420" w:firstLine="420"/>
        <w:rPr>
          <w:rFonts w:eastAsia="方正宋刻本秀楷简体"/>
        </w:rPr>
      </w:pPr>
      <w:r>
        <w:rPr>
          <w:rFonts w:eastAsia="方正宋刻本秀楷简体" w:hint="eastAsia"/>
        </w:rPr>
        <w:t>Ip</w:t>
      </w:r>
      <w:r>
        <w:rPr>
          <w:rFonts w:eastAsia="方正宋刻本秀楷简体" w:hint="eastAsia"/>
        </w:rPr>
        <w:tab/>
        <w:t>link</w:t>
      </w:r>
      <w:r>
        <w:rPr>
          <w:rFonts w:eastAsia="方正宋刻本秀楷简体" w:hint="eastAsia"/>
        </w:rPr>
        <w:tab/>
        <w:t>set</w:t>
      </w:r>
      <w:r>
        <w:rPr>
          <w:rFonts w:eastAsia="方正宋刻本秀楷简体" w:hint="eastAsia"/>
        </w:rPr>
        <w:tab/>
        <w:t>eth0  down</w:t>
      </w:r>
      <w:r>
        <w:rPr>
          <w:rFonts w:eastAsia="方正宋刻本秀楷简体" w:hint="eastAsia"/>
        </w:rPr>
        <w:tab/>
      </w:r>
      <w:r>
        <w:rPr>
          <w:rFonts w:eastAsia="方正宋刻本秀楷简体" w:hint="eastAsia"/>
        </w:rPr>
        <w:tab/>
      </w:r>
      <w:r>
        <w:rPr>
          <w:rFonts w:eastAsia="方正宋刻本秀楷简体" w:hint="eastAsia"/>
        </w:rPr>
        <w:t>关闭网卡</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proofErr w:type="spellStart"/>
      <w:r>
        <w:rPr>
          <w:rFonts w:eastAsia="方正宋刻本秀楷简体" w:hint="eastAsia"/>
        </w:rPr>
        <w:t>ifdown</w:t>
      </w:r>
      <w:proofErr w:type="spellEnd"/>
      <w:r>
        <w:rPr>
          <w:rFonts w:eastAsia="方正宋刻本秀楷简体" w:hint="eastAsia"/>
        </w:rPr>
        <w:tab/>
        <w:t>eth0</w:t>
      </w:r>
    </w:p>
    <w:p w14:paraId="28CD11B5" w14:textId="77777777" w:rsidR="00ED6DF6" w:rsidRDefault="00ED6DF6">
      <w:pPr>
        <w:adjustRightInd w:val="0"/>
        <w:snapToGrid w:val="0"/>
        <w:ind w:left="420" w:firstLine="420"/>
        <w:rPr>
          <w:rFonts w:eastAsia="方正宋刻本秀楷简体"/>
        </w:rPr>
      </w:pPr>
      <w:r>
        <w:rPr>
          <w:rFonts w:eastAsia="方正宋刻本秀楷简体" w:hint="eastAsia"/>
        </w:rPr>
        <w:t>Ip</w:t>
      </w:r>
      <w:r>
        <w:rPr>
          <w:rFonts w:eastAsia="方正宋刻本秀楷简体" w:hint="eastAsia"/>
        </w:rPr>
        <w:tab/>
      </w:r>
      <w:proofErr w:type="spellStart"/>
      <w:r>
        <w:rPr>
          <w:rFonts w:eastAsia="方正宋刻本秀楷简体" w:hint="eastAsia"/>
        </w:rPr>
        <w:t>addr</w:t>
      </w:r>
      <w:proofErr w:type="spellEnd"/>
      <w:r>
        <w:rPr>
          <w:rFonts w:eastAsia="方正宋刻本秀楷简体" w:hint="eastAsia"/>
        </w:rPr>
        <w:tab/>
        <w:t>add</w:t>
      </w:r>
      <w:r>
        <w:rPr>
          <w:rFonts w:eastAsia="方正宋刻本秀楷简体" w:hint="eastAsia"/>
        </w:rPr>
        <w:tab/>
        <w:t>192.168.31.1</w:t>
      </w:r>
      <w:r>
        <w:rPr>
          <w:rFonts w:eastAsia="方正宋刻本秀楷简体" w:hint="eastAsia"/>
        </w:rPr>
        <w:tab/>
      </w:r>
      <w:r>
        <w:rPr>
          <w:rFonts w:eastAsia="方正宋刻本秀楷简体" w:hint="eastAsia"/>
        </w:rPr>
        <w:tab/>
      </w:r>
      <w:r>
        <w:rPr>
          <w:rFonts w:eastAsia="方正宋刻本秀楷简体" w:hint="eastAsia"/>
        </w:rPr>
        <w:t>设置</w:t>
      </w:r>
      <w:r>
        <w:rPr>
          <w:rFonts w:eastAsia="方正宋刻本秀楷简体" w:hint="eastAsia"/>
        </w:rPr>
        <w:t>Eth0</w:t>
      </w:r>
      <w:r>
        <w:rPr>
          <w:rFonts w:eastAsia="方正宋刻本秀楷简体" w:hint="eastAsia"/>
        </w:rPr>
        <w:t>网卡</w:t>
      </w:r>
      <w:r>
        <w:rPr>
          <w:rFonts w:eastAsia="方正宋刻本秀楷简体" w:hint="eastAsia"/>
        </w:rPr>
        <w:t>IP</w:t>
      </w:r>
      <w:r>
        <w:rPr>
          <w:rFonts w:eastAsia="方正宋刻本秀楷简体" w:hint="eastAsia"/>
        </w:rPr>
        <w:t>地址</w:t>
      </w:r>
    </w:p>
    <w:p w14:paraId="5E2D0D57" w14:textId="77777777" w:rsidR="00ED6DF6" w:rsidRDefault="00ED6DF6">
      <w:pPr>
        <w:adjustRightInd w:val="0"/>
        <w:snapToGrid w:val="0"/>
        <w:ind w:left="420" w:firstLine="420"/>
        <w:rPr>
          <w:rFonts w:eastAsia="方正宋刻本秀楷简体"/>
        </w:rPr>
      </w:pPr>
      <w:r>
        <w:rPr>
          <w:rFonts w:eastAsia="方正宋刻本秀楷简体" w:hint="eastAsia"/>
        </w:rPr>
        <w:t>Ip</w:t>
      </w:r>
      <w:r>
        <w:rPr>
          <w:rFonts w:eastAsia="方正宋刻本秀楷简体" w:hint="eastAsia"/>
        </w:rPr>
        <w:tab/>
      </w:r>
      <w:proofErr w:type="spellStart"/>
      <w:r>
        <w:rPr>
          <w:rFonts w:eastAsia="方正宋刻本秀楷简体" w:hint="eastAsia"/>
        </w:rPr>
        <w:t>addr</w:t>
      </w:r>
      <w:proofErr w:type="spellEnd"/>
      <w:r>
        <w:rPr>
          <w:rFonts w:eastAsia="方正宋刻本秀楷简体" w:hint="eastAsia"/>
        </w:rPr>
        <w:tab/>
        <w:t>del</w:t>
      </w:r>
      <w:r>
        <w:rPr>
          <w:rFonts w:eastAsia="方正宋刻本秀楷简体" w:hint="eastAsia"/>
        </w:rPr>
        <w:tab/>
        <w:t>192.168.31.1</w:t>
      </w:r>
    </w:p>
    <w:p w14:paraId="0165B27A" w14:textId="1F93BE3B" w:rsidR="00ED6DF6" w:rsidRPr="001C1513" w:rsidRDefault="00ED6DF6">
      <w:pPr>
        <w:adjustRightInd w:val="0"/>
        <w:snapToGrid w:val="0"/>
        <w:ind w:left="420" w:firstLine="420"/>
        <w:rPr>
          <w:rFonts w:eastAsia="方正宋刻本秀楷简体"/>
          <w:color w:val="FF0000"/>
        </w:rPr>
      </w:pPr>
    </w:p>
    <w:p w14:paraId="0B08283E" w14:textId="77777777" w:rsidR="00ED6DF6" w:rsidRDefault="00ED6DF6">
      <w:pPr>
        <w:adjustRightInd w:val="0"/>
        <w:snapToGrid w:val="0"/>
        <w:rPr>
          <w:rFonts w:eastAsia="方正宋刻本秀楷简体"/>
        </w:rPr>
      </w:pPr>
    </w:p>
    <w:p w14:paraId="52FC80E7" w14:textId="77777777" w:rsidR="00ED6DF6" w:rsidRDefault="00ED6DF6">
      <w:pPr>
        <w:adjustRightInd w:val="0"/>
        <w:snapToGrid w:val="0"/>
        <w:ind w:firstLine="420"/>
        <w:rPr>
          <w:rFonts w:eastAsia="方正宋刻本秀楷简体"/>
          <w:color w:val="7E7E7E"/>
        </w:rPr>
      </w:pPr>
      <w:r>
        <w:rPr>
          <w:rFonts w:eastAsia="方正宋刻本秀楷简体" w:hint="eastAsia"/>
          <w:b/>
          <w:bCs/>
          <w:sz w:val="36"/>
          <w:szCs w:val="44"/>
        </w:rPr>
        <w:t>ping</w:t>
      </w:r>
      <w:r>
        <w:rPr>
          <w:rFonts w:eastAsia="方正宋刻本秀楷简体" w:hint="eastAsia"/>
          <w:sz w:val="36"/>
          <w:szCs w:val="44"/>
        </w:rPr>
        <w:tab/>
      </w:r>
      <w:r>
        <w:rPr>
          <w:rFonts w:eastAsia="方正宋刻本秀楷简体" w:hint="eastAsia"/>
        </w:rPr>
        <w:tab/>
      </w:r>
      <w:r>
        <w:rPr>
          <w:rFonts w:eastAsia="方正宋刻本秀楷简体" w:hint="eastAsia"/>
          <w:color w:val="7E7E7E"/>
        </w:rPr>
        <w:t>网络探测，测试通信情况</w:t>
      </w:r>
    </w:p>
    <w:p w14:paraId="3BEA0877" w14:textId="138E0C36" w:rsidR="00ED6DF6" w:rsidRDefault="00ED6DF6">
      <w:pPr>
        <w:adjustRightInd w:val="0"/>
        <w:snapToGrid w:val="0"/>
        <w:ind w:left="420" w:firstLine="420"/>
        <w:rPr>
          <w:rFonts w:eastAsia="方正宋刻本秀楷简体"/>
        </w:rPr>
      </w:pPr>
      <w:r>
        <w:rPr>
          <w:rFonts w:eastAsia="方正宋刻本秀楷简体" w:hint="eastAsia"/>
        </w:rPr>
        <w:t>ping</w:t>
      </w:r>
      <w:r>
        <w:rPr>
          <w:rFonts w:eastAsia="方正宋刻本秀楷简体" w:hint="eastAsia"/>
        </w:rPr>
        <w:tab/>
      </w:r>
      <w:r>
        <w:rPr>
          <w:rFonts w:eastAsia="方正宋刻本秀楷简体" w:hint="eastAsia"/>
        </w:rPr>
        <w:tab/>
      </w:r>
      <w:r w:rsidR="001C1513">
        <w:rPr>
          <w:rFonts w:eastAsia="方正宋刻本秀楷简体"/>
        </w:rPr>
        <w:t>-c 3</w:t>
      </w:r>
      <w:r w:rsidR="001C1513">
        <w:rPr>
          <w:rFonts w:eastAsia="方正宋刻本秀楷简体"/>
        </w:rPr>
        <w:tab/>
      </w:r>
      <w:hyperlink r:id="rId9" w:history="1">
        <w:r>
          <w:rPr>
            <w:rStyle w:val="a3"/>
            <w:rFonts w:eastAsia="方正宋刻本秀楷简体" w:hint="eastAsia"/>
          </w:rPr>
          <w:t>www.baidu.com</w:t>
        </w:r>
      </w:hyperlink>
    </w:p>
    <w:p w14:paraId="1C53A250" w14:textId="66AA6A07" w:rsidR="00ED6DF6" w:rsidRDefault="00ED6DF6">
      <w:pPr>
        <w:adjustRightInd w:val="0"/>
        <w:snapToGrid w:val="0"/>
        <w:ind w:left="420" w:firstLine="420"/>
        <w:rPr>
          <w:rFonts w:eastAsia="方正宋刻本秀楷简体"/>
        </w:rPr>
      </w:pPr>
      <w:r>
        <w:rPr>
          <w:rFonts w:eastAsia="方正宋刻本秀楷简体" w:hint="eastAsia"/>
        </w:rPr>
        <w:t>ping</w:t>
      </w:r>
      <w:r>
        <w:rPr>
          <w:rFonts w:eastAsia="方正宋刻本秀楷简体" w:hint="eastAsia"/>
        </w:rPr>
        <w:tab/>
      </w:r>
      <w:r>
        <w:rPr>
          <w:rFonts w:eastAsia="方正宋刻本秀楷简体" w:hint="eastAsia"/>
        </w:rPr>
        <w:tab/>
      </w:r>
      <w:r w:rsidR="001C1513">
        <w:rPr>
          <w:rFonts w:eastAsia="方正宋刻本秀楷简体"/>
        </w:rPr>
        <w:tab/>
      </w:r>
      <w:r>
        <w:rPr>
          <w:rFonts w:eastAsia="方正宋刻本秀楷简体" w:hint="eastAsia"/>
        </w:rPr>
        <w:t>192.168.103.101</w:t>
      </w:r>
    </w:p>
    <w:p w14:paraId="4F868BD0" w14:textId="7F21BCCC" w:rsidR="00ED6DF6" w:rsidRDefault="00ED6DF6">
      <w:pPr>
        <w:adjustRightInd w:val="0"/>
        <w:snapToGrid w:val="0"/>
        <w:ind w:left="420" w:firstLine="420"/>
        <w:rPr>
          <w:rFonts w:eastAsia="方正宋刻本秀楷简体"/>
        </w:rPr>
      </w:pPr>
      <w:r>
        <w:rPr>
          <w:rFonts w:eastAsia="方正宋刻本秀楷简体" w:hint="eastAsia"/>
        </w:rPr>
        <w:t>-c</w:t>
      </w:r>
      <w:r>
        <w:rPr>
          <w:rFonts w:eastAsia="方正宋刻本秀楷简体" w:hint="eastAsia"/>
        </w:rPr>
        <w:tab/>
      </w:r>
      <w:r>
        <w:rPr>
          <w:rFonts w:eastAsia="方正宋刻本秀楷简体" w:hint="eastAsia"/>
        </w:rPr>
        <w:tab/>
      </w:r>
      <w:r>
        <w:rPr>
          <w:rFonts w:eastAsia="方正宋刻本秀楷简体" w:hint="eastAsia"/>
        </w:rPr>
        <w:t>次数</w:t>
      </w:r>
    </w:p>
    <w:p w14:paraId="4C54D95E" w14:textId="4FA0E0A9" w:rsidR="001C1513" w:rsidRDefault="001C1513">
      <w:pPr>
        <w:adjustRightInd w:val="0"/>
        <w:snapToGrid w:val="0"/>
        <w:ind w:left="420" w:firstLine="420"/>
        <w:rPr>
          <w:rFonts w:eastAsia="方正宋刻本秀楷简体"/>
        </w:rPr>
      </w:pPr>
    </w:p>
    <w:p w14:paraId="77AE7F9A" w14:textId="77777777" w:rsidR="00ED6DF6" w:rsidRDefault="00ED6DF6">
      <w:pPr>
        <w:adjustRightInd w:val="0"/>
        <w:snapToGrid w:val="0"/>
        <w:rPr>
          <w:rFonts w:eastAsia="方正宋刻本秀楷简体"/>
        </w:rPr>
      </w:pPr>
    </w:p>
    <w:p w14:paraId="7C623D5D" w14:textId="46B469CA" w:rsidR="00ED6DF6" w:rsidRDefault="00ED6DF6">
      <w:pPr>
        <w:adjustRightInd w:val="0"/>
        <w:snapToGrid w:val="0"/>
        <w:ind w:firstLine="420"/>
        <w:rPr>
          <w:rFonts w:eastAsia="方正宋刻本秀楷简体"/>
          <w:b/>
          <w:bCs/>
          <w:sz w:val="36"/>
          <w:szCs w:val="44"/>
        </w:rPr>
      </w:pPr>
      <w:r>
        <w:rPr>
          <w:rFonts w:eastAsia="方正宋刻本秀楷简体" w:hint="eastAsia"/>
          <w:b/>
          <w:bCs/>
          <w:sz w:val="36"/>
          <w:szCs w:val="44"/>
        </w:rPr>
        <w:t>netstat</w:t>
      </w:r>
      <w:r w:rsidR="00DA16C0">
        <w:rPr>
          <w:rFonts w:eastAsia="方正宋刻本秀楷简体"/>
          <w:b/>
          <w:bCs/>
          <w:sz w:val="36"/>
          <w:szCs w:val="44"/>
        </w:rPr>
        <w:tab/>
      </w:r>
      <w:r w:rsidR="00DA16C0">
        <w:rPr>
          <w:rFonts w:eastAsia="方正宋刻本秀楷简体"/>
          <w:b/>
          <w:bCs/>
          <w:sz w:val="36"/>
          <w:szCs w:val="44"/>
        </w:rPr>
        <w:tab/>
      </w:r>
      <w:r w:rsidR="00DA16C0" w:rsidRPr="004F1662">
        <w:rPr>
          <w:rFonts w:eastAsia="方正宋刻本秀楷简体" w:hint="eastAsia"/>
          <w:color w:val="808080"/>
        </w:rPr>
        <w:t>需安装</w:t>
      </w:r>
      <w:r w:rsidR="00DA16C0" w:rsidRPr="004F1662">
        <w:rPr>
          <w:rFonts w:eastAsia="方正宋刻本秀楷简体" w:hint="eastAsia"/>
          <w:color w:val="808080"/>
        </w:rPr>
        <w:t>net-tools</w:t>
      </w:r>
      <w:r w:rsidR="00DA16C0" w:rsidRPr="004F1662">
        <w:rPr>
          <w:rFonts w:eastAsia="方正宋刻本秀楷简体" w:hint="eastAsia"/>
          <w:color w:val="808080"/>
        </w:rPr>
        <w:t>工具</w:t>
      </w:r>
      <w:r w:rsidR="001C1513" w:rsidRPr="001C1513">
        <w:rPr>
          <w:rFonts w:eastAsia="方正宋刻本秀楷简体"/>
          <w:b/>
          <w:bCs/>
          <w:color w:val="FF0000"/>
          <w:sz w:val="28"/>
          <w:szCs w:val="36"/>
        </w:rPr>
        <w:tab/>
        <w:t>ss</w:t>
      </w:r>
      <w:r w:rsidR="001C1513" w:rsidRPr="001C1513">
        <w:rPr>
          <w:rFonts w:eastAsia="方正宋刻本秀楷简体" w:hint="eastAsia"/>
          <w:b/>
          <w:bCs/>
          <w:color w:val="FF0000"/>
          <w:sz w:val="28"/>
          <w:szCs w:val="36"/>
        </w:rPr>
        <w:t>替代</w:t>
      </w:r>
      <w:r w:rsidR="001C1513" w:rsidRPr="001C1513">
        <w:rPr>
          <w:rFonts w:eastAsia="方正宋刻本秀楷简体" w:hint="eastAsia"/>
          <w:b/>
          <w:bCs/>
          <w:color w:val="FF0000"/>
          <w:sz w:val="28"/>
          <w:szCs w:val="36"/>
        </w:rPr>
        <w:t xml:space="preserve"> </w:t>
      </w:r>
    </w:p>
    <w:p w14:paraId="5FD913E4" w14:textId="77777777" w:rsidR="00ED6DF6" w:rsidRDefault="00ED6DF6">
      <w:pPr>
        <w:adjustRightInd w:val="0"/>
        <w:snapToGrid w:val="0"/>
        <w:ind w:left="420"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列出所有网络，包括</w:t>
      </w:r>
      <w:r>
        <w:rPr>
          <w:rFonts w:eastAsia="方正宋刻本秀楷简体" w:hint="eastAsia"/>
        </w:rPr>
        <w:t>socket</w:t>
      </w:r>
      <w:r>
        <w:rPr>
          <w:rFonts w:eastAsia="方正宋刻本秀楷简体" w:hint="eastAsia"/>
        </w:rPr>
        <w:t>程序</w:t>
      </w:r>
    </w:p>
    <w:p w14:paraId="25DCFC74" w14:textId="77777777" w:rsidR="00ED6DF6" w:rsidRDefault="00ED6DF6">
      <w:pPr>
        <w:adjustRightInd w:val="0"/>
        <w:snapToGrid w:val="0"/>
        <w:ind w:left="420"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ab/>
      </w:r>
      <w:r>
        <w:rPr>
          <w:rFonts w:eastAsia="方正宋刻本秀楷简体" w:hint="eastAsia"/>
        </w:rPr>
        <w:t>使用</w:t>
      </w:r>
      <w:r>
        <w:rPr>
          <w:rFonts w:eastAsia="方正宋刻本秀楷简体" w:hint="eastAsia"/>
        </w:rPr>
        <w:t>ip</w:t>
      </w:r>
      <w:r>
        <w:rPr>
          <w:rFonts w:eastAsia="方正宋刻本秀楷简体" w:hint="eastAsia"/>
        </w:rPr>
        <w:t>地址和端口号显示，不使用域名和服务名</w:t>
      </w:r>
    </w:p>
    <w:p w14:paraId="29CDB3D3" w14:textId="77777777" w:rsidR="00ED6DF6" w:rsidRDefault="00ED6DF6">
      <w:pPr>
        <w:adjustRightInd w:val="0"/>
        <w:snapToGrid w:val="0"/>
        <w:ind w:left="420" w:firstLine="420"/>
        <w:rPr>
          <w:rFonts w:eastAsia="方正宋刻本秀楷简体"/>
        </w:rPr>
      </w:pPr>
      <w:r>
        <w:rPr>
          <w:rFonts w:eastAsia="方正宋刻本秀楷简体" w:hint="eastAsia"/>
        </w:rPr>
        <w:t>-t</w:t>
      </w:r>
      <w:r>
        <w:rPr>
          <w:rFonts w:eastAsia="方正宋刻本秀楷简体" w:hint="eastAsia"/>
        </w:rPr>
        <w:tab/>
      </w:r>
      <w:r>
        <w:rPr>
          <w:rFonts w:eastAsia="方正宋刻本秀楷简体" w:hint="eastAsia"/>
        </w:rPr>
        <w:tab/>
      </w:r>
      <w:r>
        <w:rPr>
          <w:rFonts w:eastAsia="方正宋刻本秀楷简体" w:hint="eastAsia"/>
        </w:rPr>
        <w:t>使用</w:t>
      </w:r>
      <w:r>
        <w:rPr>
          <w:rFonts w:eastAsia="方正宋刻本秀楷简体" w:hint="eastAsia"/>
        </w:rPr>
        <w:t>TCP</w:t>
      </w:r>
      <w:r>
        <w:rPr>
          <w:rFonts w:eastAsia="方正宋刻本秀楷简体" w:hint="eastAsia"/>
        </w:rPr>
        <w:t>协议端口的连接情况</w:t>
      </w:r>
      <w:r>
        <w:rPr>
          <w:rFonts w:eastAsia="方正宋刻本秀楷简体" w:hint="eastAsia"/>
        </w:rPr>
        <w:tab/>
      </w:r>
    </w:p>
    <w:p w14:paraId="53787CA5" w14:textId="77777777" w:rsidR="00ED6DF6" w:rsidRDefault="00ED6DF6">
      <w:pPr>
        <w:adjustRightInd w:val="0"/>
        <w:snapToGrid w:val="0"/>
        <w:ind w:left="420" w:firstLine="420"/>
        <w:rPr>
          <w:rFonts w:eastAsia="方正宋刻本秀楷简体"/>
        </w:rPr>
      </w:pPr>
      <w:r>
        <w:rPr>
          <w:rFonts w:eastAsia="方正宋刻本秀楷简体" w:hint="eastAsia"/>
        </w:rPr>
        <w:t>-u</w:t>
      </w:r>
      <w:r>
        <w:rPr>
          <w:rFonts w:eastAsia="方正宋刻本秀楷简体" w:hint="eastAsia"/>
        </w:rPr>
        <w:tab/>
      </w:r>
      <w:r>
        <w:rPr>
          <w:rFonts w:eastAsia="方正宋刻本秀楷简体" w:hint="eastAsia"/>
        </w:rPr>
        <w:tab/>
      </w:r>
      <w:r>
        <w:rPr>
          <w:rFonts w:eastAsia="方正宋刻本秀楷简体" w:hint="eastAsia"/>
        </w:rPr>
        <w:t>使用</w:t>
      </w:r>
      <w:r>
        <w:rPr>
          <w:rFonts w:eastAsia="方正宋刻本秀楷简体" w:hint="eastAsia"/>
        </w:rPr>
        <w:t>UDP</w:t>
      </w:r>
      <w:r>
        <w:rPr>
          <w:rFonts w:eastAsia="方正宋刻本秀楷简体" w:hint="eastAsia"/>
        </w:rPr>
        <w:t>协议端口的连接情况</w:t>
      </w:r>
    </w:p>
    <w:p w14:paraId="50529B5C" w14:textId="77777777" w:rsidR="00ED6DF6" w:rsidRDefault="00ED6DF6">
      <w:pPr>
        <w:adjustRightInd w:val="0"/>
        <w:snapToGrid w:val="0"/>
        <w:ind w:left="420"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ab/>
      </w:r>
      <w:r>
        <w:rPr>
          <w:rFonts w:eastAsia="方正宋刻本秀楷简体" w:hint="eastAsia"/>
        </w:rPr>
        <w:t>仅显示监听状态的连接</w:t>
      </w:r>
    </w:p>
    <w:p w14:paraId="0C1EF4F6" w14:textId="77777777" w:rsidR="00ED6DF6" w:rsidRDefault="00ED6DF6">
      <w:pPr>
        <w:adjustRightInd w:val="0"/>
        <w:snapToGrid w:val="0"/>
        <w:ind w:left="420" w:firstLine="420"/>
        <w:rPr>
          <w:rFonts w:eastAsia="方正宋刻本秀楷简体"/>
        </w:rPr>
      </w:pPr>
      <w:r>
        <w:rPr>
          <w:rFonts w:eastAsia="方正宋刻本秀楷简体" w:hint="eastAsia"/>
        </w:rPr>
        <w:t>-p</w:t>
      </w:r>
      <w:r>
        <w:rPr>
          <w:rFonts w:eastAsia="方正宋刻本秀楷简体" w:hint="eastAsia"/>
        </w:rPr>
        <w:tab/>
      </w:r>
      <w:r>
        <w:rPr>
          <w:rFonts w:eastAsia="方正宋刻本秀楷简体" w:hint="eastAsia"/>
        </w:rPr>
        <w:tab/>
      </w:r>
      <w:r>
        <w:rPr>
          <w:rFonts w:eastAsia="方正宋刻本秀楷简体" w:hint="eastAsia"/>
        </w:rPr>
        <w:t>显示</w:t>
      </w:r>
      <w:r>
        <w:rPr>
          <w:rFonts w:eastAsia="方正宋刻本秀楷简体" w:hint="eastAsia"/>
        </w:rPr>
        <w:t>PID</w:t>
      </w:r>
      <w:r>
        <w:rPr>
          <w:rFonts w:eastAsia="方正宋刻本秀楷简体" w:hint="eastAsia"/>
        </w:rPr>
        <w:t>和程序名</w:t>
      </w:r>
    </w:p>
    <w:p w14:paraId="1AA8415C" w14:textId="77777777" w:rsidR="00ED6DF6" w:rsidRDefault="00ED6DF6">
      <w:pPr>
        <w:adjustRightInd w:val="0"/>
        <w:snapToGrid w:val="0"/>
        <w:ind w:left="420"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ab/>
      </w:r>
      <w:r>
        <w:rPr>
          <w:rFonts w:eastAsia="方正宋刻本秀楷简体" w:hint="eastAsia"/>
        </w:rPr>
        <w:t>显示路由表</w:t>
      </w:r>
    </w:p>
    <w:p w14:paraId="43E01E8B" w14:textId="77777777" w:rsidR="00ED6DF6" w:rsidRDefault="00ED6DF6">
      <w:pPr>
        <w:adjustRightInd w:val="0"/>
        <w:snapToGrid w:val="0"/>
        <w:ind w:firstLine="420"/>
        <w:rPr>
          <w:rFonts w:eastAsia="方正宋刻本秀楷简体"/>
        </w:rPr>
      </w:pPr>
      <w:r>
        <w:rPr>
          <w:rFonts w:eastAsia="方正宋刻本秀楷简体" w:hint="eastAsia"/>
        </w:rPr>
        <w:t>netstat</w:t>
      </w:r>
      <w:r>
        <w:rPr>
          <w:rFonts w:eastAsia="方正宋刻本秀楷简体" w:hint="eastAsia"/>
        </w:rPr>
        <w:tab/>
        <w:t>-</w:t>
      </w:r>
      <w:proofErr w:type="spellStart"/>
      <w:r>
        <w:rPr>
          <w:rFonts w:eastAsia="方正宋刻本秀楷简体" w:hint="eastAsia"/>
        </w:rPr>
        <w:t>tlun</w:t>
      </w:r>
      <w:proofErr w:type="spellEnd"/>
      <w:r>
        <w:rPr>
          <w:rFonts w:eastAsia="方正宋刻本秀楷简体" w:hint="eastAsia"/>
        </w:rPr>
        <w:tab/>
      </w:r>
      <w:r>
        <w:rPr>
          <w:rFonts w:eastAsia="方正宋刻本秀楷简体" w:hint="eastAsia"/>
        </w:rPr>
        <w:tab/>
      </w:r>
    </w:p>
    <w:p w14:paraId="08009636" w14:textId="77777777" w:rsidR="00ED6DF6" w:rsidRDefault="00ED6DF6">
      <w:pPr>
        <w:adjustRightInd w:val="0"/>
        <w:snapToGrid w:val="0"/>
        <w:ind w:left="420" w:firstLine="420"/>
        <w:rPr>
          <w:rFonts w:eastAsia="方正宋刻本秀楷简体"/>
        </w:rPr>
      </w:pPr>
      <w:r>
        <w:rPr>
          <w:rFonts w:eastAsia="方正宋刻本秀楷简体" w:hint="eastAsia"/>
        </w:rPr>
        <w:t>状态常用的右</w:t>
      </w:r>
      <w:r>
        <w:rPr>
          <w:rFonts w:eastAsia="方正宋刻本秀楷简体" w:hint="eastAsia"/>
        </w:rPr>
        <w:t>listen</w:t>
      </w:r>
      <w:r>
        <w:rPr>
          <w:rFonts w:eastAsia="方正宋刻本秀楷简体" w:hint="eastAsia"/>
        </w:rPr>
        <w:t>监听</w:t>
      </w:r>
      <w:r>
        <w:rPr>
          <w:rFonts w:eastAsia="方正宋刻本秀楷简体" w:hint="eastAsia"/>
        </w:rPr>
        <w:t>establish</w:t>
      </w:r>
      <w:r>
        <w:rPr>
          <w:rFonts w:eastAsia="方正宋刻本秀楷简体" w:hint="eastAsia"/>
        </w:rPr>
        <w:t>建立连接</w:t>
      </w:r>
    </w:p>
    <w:p w14:paraId="198F55AF" w14:textId="77777777" w:rsidR="00ED6DF6" w:rsidRDefault="00ED6DF6">
      <w:pPr>
        <w:adjustRightInd w:val="0"/>
        <w:snapToGrid w:val="0"/>
        <w:ind w:firstLine="420"/>
        <w:rPr>
          <w:rFonts w:eastAsia="方正宋刻本秀楷简体"/>
        </w:rPr>
      </w:pPr>
      <w:r>
        <w:rPr>
          <w:rFonts w:eastAsia="方正宋刻本秀楷简体" w:hint="eastAsia"/>
        </w:rPr>
        <w:t>netstat</w:t>
      </w:r>
      <w:r>
        <w:rPr>
          <w:rFonts w:eastAsia="方正宋刻本秀楷简体" w:hint="eastAsia"/>
        </w:rPr>
        <w:tab/>
        <w:t>-</w:t>
      </w:r>
      <w:proofErr w:type="spellStart"/>
      <w:r>
        <w:rPr>
          <w:rFonts w:eastAsia="方正宋刻本秀楷简体" w:hint="eastAsia"/>
        </w:rPr>
        <w:t>tlunp</w:t>
      </w:r>
      <w:proofErr w:type="spellEnd"/>
      <w:r>
        <w:rPr>
          <w:rFonts w:eastAsia="方正宋刻本秀楷简体" w:hint="eastAsia"/>
        </w:rPr>
        <w:tab/>
      </w:r>
      <w:r>
        <w:rPr>
          <w:rFonts w:eastAsia="方正宋刻本秀楷简体" w:hint="eastAsia"/>
        </w:rPr>
        <w:t>显示哪个程序占用了端口，并获得程序的</w:t>
      </w:r>
      <w:r>
        <w:rPr>
          <w:rFonts w:eastAsia="方正宋刻本秀楷简体" w:hint="eastAsia"/>
        </w:rPr>
        <w:t>PID</w:t>
      </w:r>
    </w:p>
    <w:p w14:paraId="2AD6D9AA" w14:textId="25F71ABC" w:rsidR="00ED6DF6" w:rsidRDefault="00ED6DF6">
      <w:pPr>
        <w:adjustRightInd w:val="0"/>
        <w:snapToGrid w:val="0"/>
        <w:ind w:firstLine="420"/>
        <w:rPr>
          <w:rFonts w:eastAsia="方正宋刻本秀楷简体"/>
        </w:rPr>
      </w:pPr>
      <w:r>
        <w:rPr>
          <w:rFonts w:eastAsia="方正宋刻本秀楷简体" w:hint="eastAsia"/>
        </w:rPr>
        <w:t>netstat</w:t>
      </w:r>
      <w:r>
        <w:rPr>
          <w:rFonts w:eastAsia="方正宋刻本秀楷简体" w:hint="eastAsia"/>
        </w:rPr>
        <w:tab/>
        <w:t>-an</w:t>
      </w:r>
      <w:r>
        <w:rPr>
          <w:rFonts w:eastAsia="方正宋刻本秀楷简体" w:hint="eastAsia"/>
        </w:rPr>
        <w:tab/>
      </w:r>
      <w:r>
        <w:rPr>
          <w:rFonts w:eastAsia="方正宋刻本秀楷简体" w:hint="eastAsia"/>
        </w:rPr>
        <w:tab/>
      </w:r>
      <w:r>
        <w:rPr>
          <w:rFonts w:eastAsia="方正宋刻本秀楷简体" w:hint="eastAsia"/>
        </w:rPr>
        <w:t>查看所有连接</w:t>
      </w:r>
    </w:p>
    <w:p w14:paraId="13C965EE" w14:textId="305827D0" w:rsidR="003A0C86" w:rsidRDefault="003A0C86">
      <w:pPr>
        <w:adjustRightInd w:val="0"/>
        <w:snapToGrid w:val="0"/>
        <w:ind w:firstLine="420"/>
        <w:rPr>
          <w:rFonts w:eastAsia="方正宋刻本秀楷简体"/>
        </w:rPr>
      </w:pPr>
    </w:p>
    <w:p w14:paraId="2660CB03" w14:textId="77777777" w:rsidR="003A0C86" w:rsidRDefault="003A0C86" w:rsidP="003A0C86">
      <w:pPr>
        <w:adjustRightInd w:val="0"/>
        <w:snapToGrid w:val="0"/>
        <w:ind w:firstLine="420"/>
        <w:rPr>
          <w:rFonts w:eastAsia="方正宋刻本秀楷简体"/>
          <w:color w:val="7E7E7E"/>
        </w:rPr>
      </w:pPr>
      <w:r>
        <w:rPr>
          <w:rFonts w:eastAsia="方正宋刻本秀楷简体" w:hint="eastAsia"/>
          <w:b/>
          <w:bCs/>
          <w:sz w:val="36"/>
          <w:szCs w:val="44"/>
        </w:rPr>
        <w:t>ifconfig</w:t>
      </w:r>
      <w:r>
        <w:rPr>
          <w:rFonts w:eastAsia="方正宋刻本秀楷简体" w:hint="eastAsia"/>
          <w:color w:val="7E7E7E"/>
        </w:rPr>
        <w:tab/>
      </w:r>
      <w:r>
        <w:rPr>
          <w:rFonts w:eastAsia="方正宋刻本秀楷简体" w:hint="eastAsia"/>
          <w:color w:val="7E7E7E"/>
        </w:rPr>
        <w:tab/>
      </w:r>
      <w:r>
        <w:rPr>
          <w:rFonts w:eastAsia="方正宋刻本秀楷简体" w:hint="eastAsia"/>
          <w:color w:val="7E7E7E"/>
        </w:rPr>
        <w:t>现在被</w:t>
      </w:r>
      <w:r>
        <w:rPr>
          <w:rFonts w:eastAsia="方正宋刻本秀楷简体" w:hint="eastAsia"/>
          <w:color w:val="7E7E7E"/>
        </w:rPr>
        <w:t>ip</w:t>
      </w:r>
      <w:r>
        <w:rPr>
          <w:rFonts w:eastAsia="方正宋刻本秀楷简体" w:hint="eastAsia"/>
          <w:color w:val="7E7E7E"/>
        </w:rPr>
        <w:t>命令取代，安装</w:t>
      </w:r>
      <w:r>
        <w:rPr>
          <w:rFonts w:eastAsia="方正宋刻本秀楷简体" w:hint="eastAsia"/>
          <w:color w:val="7E7E7E"/>
        </w:rPr>
        <w:t>net-tools</w:t>
      </w:r>
      <w:r>
        <w:rPr>
          <w:rFonts w:eastAsia="方正宋刻本秀楷简体" w:hint="eastAsia"/>
          <w:color w:val="7E7E7E"/>
        </w:rPr>
        <w:t>可以继续用</w:t>
      </w:r>
      <w:r>
        <w:rPr>
          <w:rFonts w:eastAsia="方正宋刻本秀楷简体" w:hint="eastAsia"/>
          <w:color w:val="7E7E7E"/>
        </w:rPr>
        <w:t>ifconfig</w:t>
      </w:r>
      <w:r>
        <w:rPr>
          <w:rFonts w:eastAsia="方正宋刻本秀楷简体" w:hint="eastAsia"/>
          <w:color w:val="7E7E7E"/>
        </w:rPr>
        <w:t>命令</w:t>
      </w:r>
    </w:p>
    <w:p w14:paraId="6A59099B" w14:textId="77777777" w:rsidR="003A0C86" w:rsidRDefault="003A0C86" w:rsidP="003A0C86">
      <w:pPr>
        <w:adjustRightInd w:val="0"/>
        <w:snapToGrid w:val="0"/>
        <w:ind w:left="420" w:firstLine="420"/>
        <w:rPr>
          <w:rFonts w:eastAsia="方正宋刻本秀楷简体"/>
        </w:rPr>
      </w:pPr>
      <w:r>
        <w:rPr>
          <w:rFonts w:eastAsia="方正宋刻本秀楷简体" w:hint="eastAsia"/>
        </w:rPr>
        <w:t>无参数</w:t>
      </w:r>
      <w:r>
        <w:rPr>
          <w:rFonts w:eastAsia="方正宋刻本秀楷简体" w:hint="eastAsia"/>
        </w:rPr>
        <w:tab/>
      </w:r>
      <w:r>
        <w:rPr>
          <w:rFonts w:eastAsia="方正宋刻本秀楷简体" w:hint="eastAsia"/>
        </w:rPr>
        <w:tab/>
      </w:r>
      <w:r>
        <w:rPr>
          <w:rFonts w:eastAsia="方正宋刻本秀楷简体" w:hint="eastAsia"/>
        </w:rPr>
        <w:t>主要查看</w:t>
      </w:r>
      <w:r>
        <w:rPr>
          <w:rFonts w:eastAsia="方正宋刻本秀楷简体" w:hint="eastAsia"/>
        </w:rPr>
        <w:t>IP</w:t>
      </w:r>
      <w:r>
        <w:rPr>
          <w:rFonts w:eastAsia="方正宋刻本秀楷简体" w:hint="eastAsia"/>
        </w:rPr>
        <w:t>地址、子网掩码、</w:t>
      </w:r>
      <w:r>
        <w:rPr>
          <w:rFonts w:eastAsia="方正宋刻本秀楷简体" w:hint="eastAsia"/>
        </w:rPr>
        <w:t>MAC</w:t>
      </w:r>
      <w:r>
        <w:rPr>
          <w:rFonts w:eastAsia="方正宋刻本秀楷简体" w:hint="eastAsia"/>
        </w:rPr>
        <w:t>地址，其他信息了解即可</w:t>
      </w:r>
    </w:p>
    <w:p w14:paraId="74D25F24" w14:textId="77777777" w:rsidR="003A0C86" w:rsidRDefault="003A0C86" w:rsidP="003A0C86">
      <w:pPr>
        <w:adjustRightInd w:val="0"/>
        <w:snapToGrid w:val="0"/>
        <w:ind w:left="420" w:firstLine="420"/>
        <w:rPr>
          <w:rFonts w:eastAsia="方正宋刻本秀楷简体"/>
        </w:rPr>
      </w:pPr>
      <w:r>
        <w:rPr>
          <w:rFonts w:eastAsia="方正宋刻本秀楷简体" w:hint="eastAsia"/>
        </w:rPr>
        <w:t>Ifconfig</w:t>
      </w:r>
      <w:r>
        <w:rPr>
          <w:rFonts w:eastAsia="方正宋刻本秀楷简体" w:hint="eastAsia"/>
        </w:rPr>
        <w:tab/>
        <w:t>eth0</w:t>
      </w:r>
      <w:r>
        <w:rPr>
          <w:rFonts w:eastAsia="方正宋刻本秀楷简体" w:hint="eastAsia"/>
        </w:rPr>
        <w:tab/>
        <w:t>192.168.31.1</w:t>
      </w:r>
      <w:r>
        <w:rPr>
          <w:rFonts w:eastAsia="方正宋刻本秀楷简体" w:hint="eastAsia"/>
        </w:rPr>
        <w:tab/>
      </w:r>
      <w:r>
        <w:rPr>
          <w:rFonts w:eastAsia="方正宋刻本秀楷简体" w:hint="eastAsia"/>
        </w:rPr>
        <w:tab/>
      </w:r>
      <w:r>
        <w:rPr>
          <w:rFonts w:eastAsia="方正宋刻本秀楷简体" w:hint="eastAsia"/>
        </w:rPr>
        <w:t>临时配置</w:t>
      </w:r>
      <w:r>
        <w:rPr>
          <w:rFonts w:eastAsia="方正宋刻本秀楷简体" w:hint="eastAsia"/>
        </w:rPr>
        <w:t>ip</w:t>
      </w:r>
      <w:r>
        <w:rPr>
          <w:rFonts w:eastAsia="方正宋刻本秀楷简体" w:hint="eastAsia"/>
        </w:rPr>
        <w:t>地址</w:t>
      </w:r>
    </w:p>
    <w:p w14:paraId="40FC33EC" w14:textId="77777777" w:rsidR="003A0C86" w:rsidRDefault="003A0C86">
      <w:pPr>
        <w:adjustRightInd w:val="0"/>
        <w:snapToGrid w:val="0"/>
        <w:ind w:firstLine="420"/>
        <w:rPr>
          <w:rFonts w:eastAsia="方正宋刻本秀楷简体"/>
        </w:rPr>
      </w:pPr>
    </w:p>
    <w:p w14:paraId="0F69265A" w14:textId="77777777" w:rsidR="00ED6DF6" w:rsidRDefault="00ED6DF6">
      <w:pPr>
        <w:adjustRightInd w:val="0"/>
        <w:snapToGrid w:val="0"/>
        <w:rPr>
          <w:rFonts w:eastAsia="方正宋刻本秀楷简体"/>
        </w:rPr>
      </w:pPr>
    </w:p>
    <w:p w14:paraId="4FF10B22" w14:textId="77777777" w:rsidR="00ED6DF6" w:rsidRDefault="00ED6DF6">
      <w:pPr>
        <w:adjustRightInd w:val="0"/>
        <w:snapToGrid w:val="0"/>
        <w:ind w:firstLine="420"/>
        <w:rPr>
          <w:rFonts w:eastAsia="方正宋刻本秀楷简体"/>
        </w:rPr>
      </w:pPr>
      <w:r>
        <w:rPr>
          <w:rFonts w:eastAsia="方正宋刻本秀楷简体" w:hint="eastAsia"/>
          <w:sz w:val="24"/>
          <w:szCs w:val="32"/>
        </w:rPr>
        <w:t>write</w:t>
      </w:r>
      <w:r>
        <w:rPr>
          <w:rFonts w:eastAsia="方正宋刻本秀楷简体" w:hint="eastAsia"/>
        </w:rPr>
        <w:tab/>
      </w:r>
      <w:r>
        <w:rPr>
          <w:rFonts w:eastAsia="方正宋刻本秀楷简体" w:hint="eastAsia"/>
        </w:rPr>
        <w:t>给其他用户发送信息</w:t>
      </w:r>
    </w:p>
    <w:p w14:paraId="6D44F948" w14:textId="77777777" w:rsidR="00ED6DF6" w:rsidRDefault="00ED6DF6">
      <w:pPr>
        <w:adjustRightInd w:val="0"/>
        <w:snapToGrid w:val="0"/>
        <w:ind w:left="420" w:firstLine="420"/>
        <w:rPr>
          <w:rFonts w:eastAsia="方正宋刻本秀楷简体"/>
        </w:rPr>
      </w:pPr>
      <w:r>
        <w:rPr>
          <w:rFonts w:eastAsia="方正宋刻本秀楷简体" w:hint="eastAsia"/>
        </w:rPr>
        <w:t>write</w:t>
      </w:r>
      <w:r>
        <w:rPr>
          <w:rFonts w:eastAsia="方正宋刻本秀楷简体" w:hint="eastAsia"/>
        </w:rPr>
        <w:tab/>
        <w:t>user2</w:t>
      </w:r>
      <w:r>
        <w:rPr>
          <w:rFonts w:eastAsia="方正宋刻本秀楷简体" w:hint="eastAsia"/>
        </w:rPr>
        <w:tab/>
        <w:t>[pts/1]</w:t>
      </w:r>
    </w:p>
    <w:p w14:paraId="0A1C2882" w14:textId="77777777" w:rsidR="00ED6DF6" w:rsidRDefault="00ED6DF6">
      <w:pPr>
        <w:adjustRightInd w:val="0"/>
        <w:snapToGrid w:val="0"/>
        <w:ind w:left="420" w:firstLine="420"/>
        <w:rPr>
          <w:rFonts w:eastAsia="方正宋刻本秀楷简体"/>
        </w:rPr>
      </w:pPr>
      <w:r>
        <w:rPr>
          <w:rFonts w:eastAsia="方正宋刻本秀楷简体" w:hint="eastAsia"/>
        </w:rPr>
        <w:t>I</w:t>
      </w:r>
      <w:proofErr w:type="gramStart"/>
      <w:r>
        <w:rPr>
          <w:rFonts w:eastAsia="方正宋刻本秀楷简体" w:hint="eastAsia"/>
        </w:rPr>
        <w:t>’</w:t>
      </w:r>
      <w:proofErr w:type="gramEnd"/>
      <w:r>
        <w:rPr>
          <w:rFonts w:eastAsia="方正宋刻本秀楷简体" w:hint="eastAsia"/>
        </w:rPr>
        <w:t xml:space="preserve">will </w:t>
      </w:r>
      <w:proofErr w:type="spellStart"/>
      <w:r>
        <w:rPr>
          <w:rFonts w:eastAsia="方正宋刻本秀楷简体" w:hint="eastAsia"/>
        </w:rPr>
        <w:t>shutdownin</w:t>
      </w:r>
      <w:proofErr w:type="spellEnd"/>
      <w:r>
        <w:rPr>
          <w:rFonts w:eastAsia="方正宋刻本秀楷简体" w:hint="eastAsia"/>
        </w:rPr>
        <w:t xml:space="preserve"> 5 min</w:t>
      </w:r>
    </w:p>
    <w:p w14:paraId="754AC5AF" w14:textId="77777777" w:rsidR="00ED6DF6" w:rsidRDefault="00ED6DF6">
      <w:pPr>
        <w:adjustRightInd w:val="0"/>
        <w:snapToGrid w:val="0"/>
        <w:ind w:firstLine="420"/>
        <w:rPr>
          <w:rFonts w:eastAsia="方正宋刻本秀楷简体"/>
          <w:sz w:val="24"/>
          <w:szCs w:val="32"/>
        </w:rPr>
      </w:pPr>
      <w:r>
        <w:rPr>
          <w:rFonts w:eastAsia="方正宋刻本秀楷简体" w:hint="eastAsia"/>
          <w:sz w:val="24"/>
          <w:szCs w:val="32"/>
        </w:rPr>
        <w:t>wall</w:t>
      </w:r>
      <w:r>
        <w:rPr>
          <w:rFonts w:eastAsia="方正宋刻本秀楷简体" w:hint="eastAsia"/>
          <w:sz w:val="24"/>
          <w:szCs w:val="32"/>
        </w:rPr>
        <w:tab/>
      </w:r>
      <w:r>
        <w:rPr>
          <w:rFonts w:eastAsia="方正宋刻本秀楷简体" w:hint="eastAsia"/>
        </w:rPr>
        <w:tab/>
      </w:r>
      <w:r>
        <w:rPr>
          <w:rFonts w:eastAsia="方正宋刻本秀楷简体" w:hint="eastAsia"/>
        </w:rPr>
        <w:t>给所有用户发送信息</w:t>
      </w:r>
      <w:r>
        <w:rPr>
          <w:rFonts w:eastAsia="方正宋刻本秀楷简体" w:hint="eastAsia"/>
        </w:rPr>
        <w:tab/>
      </w:r>
      <w:r>
        <w:rPr>
          <w:rFonts w:eastAsia="方正宋刻本秀楷简体" w:hint="eastAsia"/>
        </w:rPr>
        <w:tab/>
      </w:r>
      <w:r>
        <w:rPr>
          <w:rFonts w:eastAsia="方正宋刻本秀楷简体" w:hint="eastAsia"/>
          <w:sz w:val="24"/>
          <w:szCs w:val="32"/>
        </w:rPr>
        <w:t>mail</w:t>
      </w:r>
    </w:p>
    <w:p w14:paraId="508ECF32" w14:textId="77777777" w:rsidR="00ED6DF6" w:rsidRDefault="00ED6DF6">
      <w:pPr>
        <w:adjustRightInd w:val="0"/>
        <w:snapToGrid w:val="0"/>
        <w:rPr>
          <w:rFonts w:eastAsia="方正宋刻本秀楷简体"/>
          <w:b/>
          <w:bCs/>
          <w:sz w:val="40"/>
          <w:szCs w:val="48"/>
        </w:rPr>
      </w:pPr>
      <w:r>
        <w:rPr>
          <w:rFonts w:eastAsia="方正宋刻本秀楷简体" w:hint="eastAsia"/>
          <w:sz w:val="24"/>
          <w:szCs w:val="32"/>
        </w:rPr>
        <w:br w:type="page"/>
      </w:r>
      <w:r>
        <w:rPr>
          <w:rFonts w:eastAsia="方正宋刻本秀楷简体" w:hint="eastAsia"/>
          <w:b/>
          <w:bCs/>
          <w:sz w:val="40"/>
          <w:szCs w:val="48"/>
        </w:rPr>
        <w:lastRenderedPageBreak/>
        <w:t>Vim</w:t>
      </w:r>
    </w:p>
    <w:p w14:paraId="11AF9E7D" w14:textId="77777777" w:rsidR="00ED6DF6" w:rsidRDefault="00E40C08">
      <w:pPr>
        <w:adjustRightInd w:val="0"/>
        <w:snapToGrid w:val="0"/>
        <w:ind w:firstLine="420"/>
        <w:rPr>
          <w:rFonts w:eastAsia="方正宋刻本秀楷简体"/>
        </w:rPr>
      </w:pPr>
      <w:r>
        <w:rPr>
          <w:rFonts w:eastAsia="方正宋刻本秀楷简体" w:hint="eastAsia"/>
          <w:noProof/>
        </w:rPr>
        <w:drawing>
          <wp:inline distT="0" distB="0" distL="0" distR="0" wp14:anchorId="56123145" wp14:editId="12F91942">
            <wp:extent cx="5262880" cy="3572510"/>
            <wp:effectExtent l="0" t="0" r="0" b="0"/>
            <wp:docPr id="1" name="Picture 1" descr="mord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orden"/>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2880" cy="3572510"/>
                    </a:xfrm>
                    <a:prstGeom prst="rect">
                      <a:avLst/>
                    </a:prstGeom>
                    <a:noFill/>
                    <a:ln>
                      <a:noFill/>
                    </a:ln>
                  </pic:spPr>
                </pic:pic>
              </a:graphicData>
            </a:graphic>
          </wp:inline>
        </w:drawing>
      </w:r>
    </w:p>
    <w:p w14:paraId="195FD56A" w14:textId="77777777" w:rsidR="00ED6DF6" w:rsidRDefault="00ED6DF6">
      <w:pPr>
        <w:adjustRightInd w:val="0"/>
        <w:snapToGrid w:val="0"/>
        <w:ind w:firstLine="420"/>
        <w:rPr>
          <w:rFonts w:eastAsia="方正宋刻本秀楷简体"/>
        </w:rPr>
      </w:pPr>
      <w:r>
        <w:rPr>
          <w:rFonts w:eastAsia="方正宋刻本秀楷简体" w:hint="eastAsia"/>
          <w:b/>
          <w:bCs/>
          <w:sz w:val="24"/>
          <w:szCs w:val="32"/>
        </w:rPr>
        <w:t>命令模式</w:t>
      </w:r>
      <w:r>
        <w:rPr>
          <w:rFonts w:eastAsia="方正宋刻本秀楷简体" w:hint="eastAsia"/>
        </w:rPr>
        <w:tab/>
      </w:r>
    </w:p>
    <w:p w14:paraId="0C8AF93C" w14:textId="77777777" w:rsidR="00ED6DF6" w:rsidRDefault="00ED6DF6">
      <w:pPr>
        <w:adjustRightInd w:val="0"/>
        <w:snapToGrid w:val="0"/>
        <w:ind w:left="1260" w:firstLine="420"/>
        <w:rPr>
          <w:rFonts w:eastAsia="方正宋刻本秀楷简体"/>
        </w:rPr>
      </w:pPr>
      <w:r>
        <w:rPr>
          <w:rFonts w:eastAsia="方正宋刻本秀楷简体" w:hint="eastAsia"/>
        </w:rPr>
        <w:t>h</w:t>
      </w:r>
      <w:r>
        <w:rPr>
          <w:rFonts w:eastAsia="方正宋刻本秀楷简体" w:hint="eastAsia"/>
        </w:rPr>
        <w:t>左</w:t>
      </w:r>
      <w:r>
        <w:rPr>
          <w:rFonts w:eastAsia="方正宋刻本秀楷简体" w:hint="eastAsia"/>
        </w:rPr>
        <w:t>j</w:t>
      </w:r>
      <w:r>
        <w:rPr>
          <w:rFonts w:eastAsia="方正宋刻本秀楷简体" w:hint="eastAsia"/>
        </w:rPr>
        <w:t>下</w:t>
      </w:r>
      <w:r>
        <w:rPr>
          <w:rFonts w:eastAsia="方正宋刻本秀楷简体" w:hint="eastAsia"/>
        </w:rPr>
        <w:t>k</w:t>
      </w:r>
      <w:r>
        <w:rPr>
          <w:rFonts w:eastAsia="方正宋刻本秀楷简体" w:hint="eastAsia"/>
        </w:rPr>
        <w:t>上</w:t>
      </w:r>
      <w:r>
        <w:rPr>
          <w:rFonts w:eastAsia="方正宋刻本秀楷简体" w:hint="eastAsia"/>
        </w:rPr>
        <w:t>l</w:t>
      </w:r>
      <w:r>
        <w:rPr>
          <w:rFonts w:eastAsia="方正宋刻本秀楷简体" w:hint="eastAsia"/>
        </w:rPr>
        <w:t>右</w:t>
      </w:r>
      <w:r>
        <w:rPr>
          <w:rFonts w:eastAsia="方正宋刻本秀楷简体" w:hint="eastAsia"/>
        </w:rPr>
        <w:tab/>
      </w:r>
    </w:p>
    <w:p w14:paraId="4A882F57" w14:textId="77777777" w:rsidR="00ED6DF6" w:rsidRDefault="00ED6DF6">
      <w:pPr>
        <w:adjustRightInd w:val="0"/>
        <w:snapToGrid w:val="0"/>
        <w:ind w:firstLine="420"/>
        <w:rPr>
          <w:rFonts w:eastAsia="方正宋刻本秀楷简体"/>
        </w:rPr>
      </w:pPr>
    </w:p>
    <w:p w14:paraId="658CED73" w14:textId="77777777" w:rsidR="00ED6DF6" w:rsidRDefault="00ED6DF6">
      <w:pPr>
        <w:adjustRightInd w:val="0"/>
        <w:snapToGrid w:val="0"/>
        <w:ind w:left="1260" w:firstLine="420"/>
        <w:rPr>
          <w:rFonts w:eastAsia="方正宋刻本秀楷简体"/>
        </w:rPr>
      </w:pPr>
      <w:r>
        <w:rPr>
          <w:rFonts w:eastAsia="方正宋刻本秀楷简体" w:hint="eastAsia"/>
        </w:rPr>
        <w:t>w</w:t>
      </w:r>
      <w:r>
        <w:rPr>
          <w:rFonts w:eastAsia="方正宋刻本秀楷简体" w:hint="eastAsia"/>
        </w:rPr>
        <w:tab/>
      </w:r>
      <w:r>
        <w:rPr>
          <w:rFonts w:eastAsia="方正宋刻本秀楷简体" w:hint="eastAsia"/>
        </w:rPr>
        <w:tab/>
      </w:r>
      <w:r>
        <w:rPr>
          <w:rFonts w:eastAsia="方正宋刻本秀楷简体" w:hint="eastAsia"/>
        </w:rPr>
        <w:t>下一单词</w:t>
      </w:r>
      <w:proofErr w:type="gramStart"/>
      <w:r>
        <w:rPr>
          <w:rFonts w:eastAsia="方正宋刻本秀楷简体" w:hint="eastAsia"/>
        </w:rPr>
        <w:t>词</w:t>
      </w:r>
      <w:proofErr w:type="gramEnd"/>
      <w:r>
        <w:rPr>
          <w:rFonts w:eastAsia="方正宋刻本秀楷简体" w:hint="eastAsia"/>
        </w:rPr>
        <w:t>首</w:t>
      </w:r>
    </w:p>
    <w:p w14:paraId="6A7E549A" w14:textId="77777777" w:rsidR="00ED6DF6" w:rsidRDefault="00ED6DF6">
      <w:pPr>
        <w:adjustRightInd w:val="0"/>
        <w:snapToGrid w:val="0"/>
        <w:ind w:left="1260" w:firstLine="420"/>
        <w:rPr>
          <w:rFonts w:eastAsia="方正宋刻本秀楷简体"/>
        </w:rPr>
      </w:pPr>
      <w:r>
        <w:rPr>
          <w:rFonts w:eastAsia="方正宋刻本秀楷简体" w:hint="eastAsia"/>
        </w:rPr>
        <w:t>b</w:t>
      </w:r>
      <w:r>
        <w:rPr>
          <w:rFonts w:eastAsia="方正宋刻本秀楷简体" w:hint="eastAsia"/>
        </w:rPr>
        <w:tab/>
      </w:r>
      <w:r>
        <w:rPr>
          <w:rFonts w:eastAsia="方正宋刻本秀楷简体" w:hint="eastAsia"/>
        </w:rPr>
        <w:tab/>
      </w:r>
      <w:r>
        <w:rPr>
          <w:rFonts w:eastAsia="方正宋刻本秀楷简体" w:hint="eastAsia"/>
        </w:rPr>
        <w:t>上一单词</w:t>
      </w:r>
      <w:proofErr w:type="gramStart"/>
      <w:r>
        <w:rPr>
          <w:rFonts w:eastAsia="方正宋刻本秀楷简体" w:hint="eastAsia"/>
        </w:rPr>
        <w:t>词</w:t>
      </w:r>
      <w:proofErr w:type="gramEnd"/>
      <w:r>
        <w:rPr>
          <w:rFonts w:eastAsia="方正宋刻本秀楷简体" w:hint="eastAsia"/>
        </w:rPr>
        <w:t>首</w:t>
      </w:r>
    </w:p>
    <w:p w14:paraId="0B809381" w14:textId="77777777" w:rsidR="00ED6DF6" w:rsidRDefault="00ED6DF6">
      <w:pPr>
        <w:adjustRightInd w:val="0"/>
        <w:snapToGrid w:val="0"/>
        <w:ind w:left="1260" w:firstLine="420"/>
        <w:rPr>
          <w:rFonts w:eastAsia="方正宋刻本秀楷简体"/>
        </w:rPr>
      </w:pPr>
      <w:r>
        <w:rPr>
          <w:rFonts w:eastAsia="方正宋刻本秀楷简体" w:hint="eastAsia"/>
        </w:rPr>
        <w:t>e</w:t>
      </w:r>
      <w:r>
        <w:rPr>
          <w:rFonts w:eastAsia="方正宋刻本秀楷简体" w:hint="eastAsia"/>
        </w:rPr>
        <w:tab/>
      </w:r>
      <w:r>
        <w:rPr>
          <w:rFonts w:eastAsia="方正宋刻本秀楷简体" w:hint="eastAsia"/>
        </w:rPr>
        <w:tab/>
      </w:r>
      <w:r>
        <w:rPr>
          <w:rFonts w:eastAsia="方正宋刻本秀楷简体" w:hint="eastAsia"/>
        </w:rPr>
        <w:t>下一单词词尾</w:t>
      </w:r>
    </w:p>
    <w:p w14:paraId="5EA7837E" w14:textId="77777777" w:rsidR="00ED6DF6" w:rsidRDefault="00ED6DF6">
      <w:pPr>
        <w:adjustRightInd w:val="0"/>
        <w:snapToGrid w:val="0"/>
        <w:ind w:left="1260" w:firstLine="420"/>
        <w:rPr>
          <w:rFonts w:eastAsia="方正宋刻本秀楷简体"/>
        </w:rPr>
      </w:pPr>
    </w:p>
    <w:p w14:paraId="5B6C6B7D"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行尾</w:t>
      </w:r>
      <w:r>
        <w:rPr>
          <w:rFonts w:eastAsia="方正宋刻本秀楷简体" w:hint="eastAsia"/>
        </w:rPr>
        <w:tab/>
        <w:t>n$</w:t>
      </w:r>
      <w:r>
        <w:rPr>
          <w:rFonts w:eastAsia="方正宋刻本秀楷简体" w:hint="eastAsia"/>
        </w:rPr>
        <w:tab/>
      </w:r>
      <w:r>
        <w:rPr>
          <w:rFonts w:eastAsia="方正宋刻本秀楷简体" w:hint="eastAsia"/>
        </w:rPr>
        <w:t>当前行</w:t>
      </w:r>
      <w:r>
        <w:rPr>
          <w:rFonts w:eastAsia="方正宋刻本秀楷简体" w:hint="eastAsia"/>
        </w:rPr>
        <w:t>n</w:t>
      </w:r>
      <w:r>
        <w:rPr>
          <w:rFonts w:eastAsia="方正宋刻本秀楷简体" w:hint="eastAsia"/>
        </w:rPr>
        <w:t>行之后的行尾</w:t>
      </w:r>
    </w:p>
    <w:p w14:paraId="696477C5" w14:textId="77777777" w:rsidR="00ED6DF6" w:rsidRDefault="00ED6DF6">
      <w:pPr>
        <w:adjustRightInd w:val="0"/>
        <w:snapToGrid w:val="0"/>
        <w:ind w:left="1260" w:firstLine="420"/>
        <w:rPr>
          <w:rFonts w:eastAsia="方正宋刻本秀楷简体"/>
        </w:rPr>
      </w:pPr>
      <w:r>
        <w:rPr>
          <w:rFonts w:eastAsia="方正宋刻本秀楷简体" w:hint="eastAsia"/>
        </w:rPr>
        <w:t>0</w:t>
      </w:r>
      <w:r>
        <w:rPr>
          <w:rFonts w:eastAsia="方正宋刻本秀楷简体" w:hint="eastAsia"/>
        </w:rPr>
        <w:t>或</w:t>
      </w:r>
      <w:r>
        <w:rPr>
          <w:rFonts w:eastAsia="方正宋刻本秀楷简体" w:hint="eastAsia"/>
        </w:rPr>
        <w:t>^</w:t>
      </w:r>
      <w:r>
        <w:rPr>
          <w:rFonts w:eastAsia="方正宋刻本秀楷简体" w:hint="eastAsia"/>
        </w:rPr>
        <w:tab/>
      </w:r>
      <w:r>
        <w:rPr>
          <w:rFonts w:eastAsia="方正宋刻本秀楷简体" w:hint="eastAsia"/>
        </w:rPr>
        <w:t>行首</w:t>
      </w:r>
      <w:r>
        <w:rPr>
          <w:rFonts w:eastAsia="方正宋刻本秀楷简体" w:hint="eastAsia"/>
        </w:rPr>
        <w:tab/>
        <w:t>n^</w:t>
      </w:r>
      <w:r>
        <w:rPr>
          <w:rFonts w:eastAsia="方正宋刻本秀楷简体" w:hint="eastAsia"/>
        </w:rPr>
        <w:t>当前行</w:t>
      </w:r>
      <w:r>
        <w:rPr>
          <w:rFonts w:eastAsia="方正宋刻本秀楷简体" w:hint="eastAsia"/>
        </w:rPr>
        <w:t>n</w:t>
      </w:r>
      <w:proofErr w:type="gramStart"/>
      <w:r>
        <w:rPr>
          <w:rFonts w:eastAsia="方正宋刻本秀楷简体" w:hint="eastAsia"/>
        </w:rPr>
        <w:t>行之前</w:t>
      </w:r>
      <w:proofErr w:type="gramEnd"/>
      <w:r>
        <w:rPr>
          <w:rFonts w:eastAsia="方正宋刻本秀楷简体" w:hint="eastAsia"/>
        </w:rPr>
        <w:t>的行首</w:t>
      </w:r>
    </w:p>
    <w:p w14:paraId="4E53A6D8" w14:textId="77777777" w:rsidR="00ED6DF6" w:rsidRDefault="00ED6DF6">
      <w:pPr>
        <w:adjustRightInd w:val="0"/>
        <w:snapToGrid w:val="0"/>
        <w:ind w:left="1260" w:firstLine="420"/>
        <w:rPr>
          <w:rFonts w:eastAsia="方正宋刻本秀楷简体"/>
        </w:rPr>
      </w:pPr>
    </w:p>
    <w:p w14:paraId="7A3483FB" w14:textId="77777777" w:rsidR="00ED6DF6" w:rsidRDefault="00ED6DF6">
      <w:pPr>
        <w:adjustRightInd w:val="0"/>
        <w:snapToGrid w:val="0"/>
        <w:ind w:left="1260" w:firstLine="420"/>
        <w:rPr>
          <w:rFonts w:eastAsia="方正宋刻本秀楷简体"/>
        </w:rPr>
      </w:pPr>
      <w:r>
        <w:rPr>
          <w:rFonts w:eastAsia="方正宋刻本秀楷简体" w:hint="eastAsia"/>
        </w:rPr>
        <w:t>f</w:t>
      </w:r>
      <w:r>
        <w:rPr>
          <w:rFonts w:eastAsia="方正宋刻本秀楷简体" w:hint="eastAsia"/>
        </w:rPr>
        <w:tab/>
      </w:r>
      <w:r>
        <w:rPr>
          <w:rFonts w:eastAsia="方正宋刻本秀楷简体" w:hint="eastAsia"/>
        </w:rPr>
        <w:tab/>
      </w:r>
      <w:r>
        <w:rPr>
          <w:rFonts w:eastAsia="方正宋刻本秀楷简体" w:hint="eastAsia"/>
        </w:rPr>
        <w:t>移动到第一个符合条件的字符前</w:t>
      </w:r>
    </w:p>
    <w:p w14:paraId="4BB83A61" w14:textId="77777777" w:rsidR="00ED6DF6" w:rsidRDefault="00ED6DF6">
      <w:pPr>
        <w:adjustRightInd w:val="0"/>
        <w:snapToGrid w:val="0"/>
        <w:ind w:left="2100" w:firstLine="420"/>
        <w:rPr>
          <w:rFonts w:eastAsia="方正宋刻本秀楷简体"/>
        </w:rPr>
      </w:pPr>
      <w:r>
        <w:rPr>
          <w:rFonts w:eastAsia="方正宋刻本秀楷简体" w:hint="eastAsia"/>
        </w:rPr>
        <w:t xml:space="preserve">You can you </w:t>
      </w:r>
      <w:proofErr w:type="spellStart"/>
      <w:r>
        <w:rPr>
          <w:rFonts w:eastAsia="方正宋刻本秀楷简体" w:hint="eastAsia"/>
        </w:rPr>
        <w:t>up,no</w:t>
      </w:r>
      <w:proofErr w:type="spellEnd"/>
      <w:r>
        <w:rPr>
          <w:rFonts w:eastAsia="方正宋刻本秀楷简体" w:hint="eastAsia"/>
        </w:rPr>
        <w:t xml:space="preserve"> can no bb</w:t>
      </w:r>
      <w:r>
        <w:rPr>
          <w:rFonts w:eastAsia="方正宋刻本秀楷简体" w:hint="eastAsia"/>
        </w:rPr>
        <w:t>，如</w:t>
      </w:r>
      <w:proofErr w:type="spellStart"/>
      <w:r>
        <w:rPr>
          <w:rFonts w:eastAsia="方正宋刻本秀楷简体" w:hint="eastAsia"/>
        </w:rPr>
        <w:t>fp</w:t>
      </w:r>
      <w:proofErr w:type="spellEnd"/>
      <w:r>
        <w:rPr>
          <w:rFonts w:eastAsia="方正宋刻本秀楷简体" w:hint="eastAsia"/>
        </w:rPr>
        <w:t>移动到光标后第一个</w:t>
      </w:r>
      <w:r>
        <w:rPr>
          <w:rFonts w:eastAsia="方正宋刻本秀楷简体" w:hint="eastAsia"/>
        </w:rPr>
        <w:t>p</w:t>
      </w:r>
      <w:r>
        <w:rPr>
          <w:rFonts w:eastAsia="方正宋刻本秀楷简体" w:hint="eastAsia"/>
        </w:rPr>
        <w:t>字符前</w:t>
      </w:r>
    </w:p>
    <w:p w14:paraId="75A4815D" w14:textId="77777777" w:rsidR="00ED6DF6" w:rsidRDefault="00ED6DF6">
      <w:pPr>
        <w:adjustRightInd w:val="0"/>
        <w:snapToGrid w:val="0"/>
        <w:ind w:left="2100" w:firstLine="420"/>
        <w:rPr>
          <w:rFonts w:eastAsia="方正宋刻本秀楷简体"/>
        </w:rPr>
      </w:pPr>
    </w:p>
    <w:p w14:paraId="4303BCBA"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匹配的括号间切换</w:t>
      </w:r>
      <w:r>
        <w:rPr>
          <w:rFonts w:eastAsia="方正宋刻本秀楷简体" w:hint="eastAsia"/>
        </w:rPr>
        <w:t>(){}[]</w:t>
      </w:r>
    </w:p>
    <w:p w14:paraId="016C13CD" w14:textId="77777777" w:rsidR="00ED6DF6" w:rsidRDefault="00ED6DF6">
      <w:pPr>
        <w:adjustRightInd w:val="0"/>
        <w:snapToGrid w:val="0"/>
        <w:ind w:left="1260" w:firstLine="420"/>
        <w:rPr>
          <w:rFonts w:eastAsia="方正宋刻本秀楷简体"/>
        </w:rPr>
      </w:pPr>
      <w:r>
        <w:rPr>
          <w:rFonts w:eastAsia="方正宋刻本秀楷简体" w:hint="eastAsia"/>
        </w:rPr>
        <w:t>nG</w:t>
      </w:r>
      <w:r>
        <w:rPr>
          <w:rFonts w:eastAsia="方正宋刻本秀楷简体" w:hint="eastAsia"/>
        </w:rPr>
        <w:t>或</w:t>
      </w:r>
      <w:r>
        <w:rPr>
          <w:rFonts w:eastAsia="方正宋刻本秀楷简体" w:hint="eastAsia"/>
        </w:rPr>
        <w:t>:n</w:t>
      </w:r>
      <w:r>
        <w:rPr>
          <w:rFonts w:eastAsia="方正宋刻本秀楷简体" w:hint="eastAsia"/>
        </w:rPr>
        <w:tab/>
      </w:r>
      <w:r>
        <w:rPr>
          <w:rFonts w:eastAsia="方正宋刻本秀楷简体" w:hint="eastAsia"/>
        </w:rPr>
        <w:t>移动到指定行</w:t>
      </w:r>
      <w:r>
        <w:rPr>
          <w:rFonts w:eastAsia="方正宋刻本秀楷简体" w:hint="eastAsia"/>
        </w:rPr>
        <w:t>(nG</w:t>
      </w:r>
      <w:r>
        <w:rPr>
          <w:rFonts w:eastAsia="方正宋刻本秀楷简体" w:hint="eastAsia"/>
        </w:rPr>
        <w:t>命令模式、</w:t>
      </w:r>
      <w:r>
        <w:rPr>
          <w:rFonts w:eastAsia="方正宋刻本秀楷简体" w:hint="eastAsia"/>
        </w:rPr>
        <w:t>:n</w:t>
      </w:r>
      <w:r>
        <w:rPr>
          <w:rFonts w:eastAsia="方正宋刻本秀楷简体" w:hint="eastAsia"/>
        </w:rPr>
        <w:t>编辑模式</w:t>
      </w:r>
      <w:r>
        <w:rPr>
          <w:rFonts w:eastAsia="方正宋刻本秀楷简体" w:hint="eastAsia"/>
        </w:rPr>
        <w:t>)</w:t>
      </w:r>
    </w:p>
    <w:p w14:paraId="2A4045FD" w14:textId="77777777" w:rsidR="00ED6DF6" w:rsidRDefault="00ED6DF6">
      <w:pPr>
        <w:adjustRightInd w:val="0"/>
        <w:snapToGrid w:val="0"/>
        <w:ind w:left="1260" w:firstLine="420"/>
        <w:rPr>
          <w:rFonts w:eastAsia="方正宋刻本秀楷简体"/>
        </w:rPr>
      </w:pPr>
      <w:r>
        <w:rPr>
          <w:rFonts w:eastAsia="方正宋刻本秀楷简体" w:hint="eastAsia"/>
        </w:rPr>
        <w:t>u</w:t>
      </w:r>
      <w:r>
        <w:rPr>
          <w:rFonts w:eastAsia="方正宋刻本秀楷简体" w:hint="eastAsia"/>
        </w:rPr>
        <w:tab/>
      </w:r>
      <w:r>
        <w:rPr>
          <w:rFonts w:eastAsia="方正宋刻本秀楷简体" w:hint="eastAsia"/>
        </w:rPr>
        <w:tab/>
      </w:r>
      <w:r>
        <w:rPr>
          <w:rFonts w:eastAsia="方正宋刻本秀楷简体" w:hint="eastAsia"/>
        </w:rPr>
        <w:t>撤销操作</w:t>
      </w:r>
    </w:p>
    <w:p w14:paraId="7EC9BC52" w14:textId="77777777" w:rsidR="00ED6DF6" w:rsidRDefault="00ED6DF6">
      <w:pPr>
        <w:adjustRightInd w:val="0"/>
        <w:snapToGrid w:val="0"/>
        <w:ind w:left="1260" w:firstLine="420"/>
        <w:rPr>
          <w:rFonts w:eastAsia="方正宋刻本秀楷简体"/>
        </w:rPr>
      </w:pPr>
    </w:p>
    <w:p w14:paraId="1C4A9116" w14:textId="77777777" w:rsidR="00ED6DF6" w:rsidRDefault="00ED6DF6">
      <w:pPr>
        <w:adjustRightInd w:val="0"/>
        <w:snapToGrid w:val="0"/>
        <w:ind w:left="1260" w:firstLine="420"/>
        <w:rPr>
          <w:rFonts w:eastAsia="方正宋刻本秀楷简体"/>
        </w:rPr>
      </w:pPr>
      <w:r>
        <w:rPr>
          <w:rFonts w:eastAsia="方正宋刻本秀楷简体" w:hint="eastAsia"/>
        </w:rPr>
        <w:t>x</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删除光标所在字符</w:t>
      </w:r>
    </w:p>
    <w:p w14:paraId="73ACBB73" w14:textId="77777777" w:rsidR="00ED6DF6" w:rsidRDefault="00ED6DF6">
      <w:pPr>
        <w:adjustRightInd w:val="0"/>
        <w:snapToGrid w:val="0"/>
        <w:ind w:left="1260" w:firstLine="420"/>
        <w:rPr>
          <w:rFonts w:eastAsia="方正宋刻本秀楷简体"/>
        </w:rPr>
      </w:pPr>
      <w:proofErr w:type="spellStart"/>
      <w:r>
        <w:rPr>
          <w:rFonts w:eastAsia="方正宋刻本秀楷简体" w:hint="eastAsia"/>
        </w:rPr>
        <w:t>nx</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删除光标所在位置后</w:t>
      </w:r>
      <w:r>
        <w:rPr>
          <w:rFonts w:eastAsia="方正宋刻本秀楷简体" w:hint="eastAsia"/>
        </w:rPr>
        <w:t>n</w:t>
      </w:r>
      <w:proofErr w:type="gramStart"/>
      <w:r>
        <w:rPr>
          <w:rFonts w:eastAsia="方正宋刻本秀楷简体" w:hint="eastAsia"/>
        </w:rPr>
        <w:t>个</w:t>
      </w:r>
      <w:proofErr w:type="gramEnd"/>
      <w:r>
        <w:rPr>
          <w:rFonts w:eastAsia="方正宋刻本秀楷简体" w:hint="eastAsia"/>
        </w:rPr>
        <w:t>字符</w:t>
      </w:r>
    </w:p>
    <w:p w14:paraId="44A02F67" w14:textId="77777777" w:rsidR="00ED6DF6" w:rsidRDefault="00ED6DF6">
      <w:pPr>
        <w:adjustRightInd w:val="0"/>
        <w:snapToGrid w:val="0"/>
        <w:ind w:left="1260" w:firstLine="420"/>
        <w:rPr>
          <w:rFonts w:eastAsia="方正宋刻本秀楷简体"/>
        </w:rPr>
      </w:pPr>
      <w:r>
        <w:rPr>
          <w:rFonts w:eastAsia="方正宋刻本秀楷简体" w:hint="eastAsia"/>
        </w:rPr>
        <w:t>dd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删除整行，</w:t>
      </w:r>
      <w:r>
        <w:rPr>
          <w:rFonts w:eastAsia="方正宋刻本秀楷简体" w:hint="eastAsia"/>
          <w:color w:val="FF0000"/>
        </w:rPr>
        <w:t>之后粘贴则为剪切</w:t>
      </w:r>
    </w:p>
    <w:p w14:paraId="50474960" w14:textId="77777777" w:rsidR="00ED6DF6" w:rsidRDefault="00ED6DF6">
      <w:pPr>
        <w:adjustRightInd w:val="0"/>
        <w:snapToGrid w:val="0"/>
        <w:ind w:left="1260" w:firstLine="420"/>
        <w:rPr>
          <w:rFonts w:eastAsia="方正宋刻本秀楷简体"/>
        </w:rPr>
      </w:pPr>
      <w:proofErr w:type="spellStart"/>
      <w:r>
        <w:rPr>
          <w:rFonts w:eastAsia="方正宋刻本秀楷简体" w:hint="eastAsia"/>
        </w:rPr>
        <w:t>ndd</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删除多行</w:t>
      </w:r>
    </w:p>
    <w:p w14:paraId="59D6C23D" w14:textId="77777777" w:rsidR="00ED6DF6" w:rsidRDefault="00ED6DF6">
      <w:pPr>
        <w:adjustRightInd w:val="0"/>
        <w:snapToGrid w:val="0"/>
        <w:ind w:left="1260" w:firstLine="420"/>
        <w:rPr>
          <w:rFonts w:eastAsia="方正宋刻本秀楷简体"/>
        </w:rPr>
      </w:pPr>
      <w:r>
        <w:rPr>
          <w:rFonts w:eastAsia="方正宋刻本秀楷简体" w:hint="eastAsia"/>
        </w:rPr>
        <w:t>dG</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删除光标所在行至文件末尾的内容</w:t>
      </w:r>
    </w:p>
    <w:p w14:paraId="1EE67A40" w14:textId="77777777" w:rsidR="00ED6DF6" w:rsidRDefault="00ED6DF6">
      <w:pPr>
        <w:adjustRightInd w:val="0"/>
        <w:snapToGrid w:val="0"/>
        <w:ind w:left="1260"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删除光标处到这行行尾的内容</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r>
        <w:rPr>
          <w:rFonts w:eastAsia="方正宋刻本秀楷简体" w:hint="eastAsia"/>
        </w:rPr>
        <w:t>起始行</w:t>
      </w:r>
      <w:r>
        <w:rPr>
          <w:rFonts w:eastAsia="方正宋刻本秀楷简体" w:hint="eastAsia"/>
        </w:rPr>
        <w:t>,</w:t>
      </w:r>
      <w:r>
        <w:rPr>
          <w:rFonts w:eastAsia="方正宋刻本秀楷简体" w:hint="eastAsia"/>
        </w:rPr>
        <w:t>终止行</w:t>
      </w:r>
      <w:r>
        <w:rPr>
          <w:rFonts w:eastAsia="方正宋刻本秀楷简体" w:hint="eastAsia"/>
        </w:rPr>
        <w:t>d</w:t>
      </w:r>
      <w:r>
        <w:rPr>
          <w:rFonts w:eastAsia="方正宋刻本秀楷简体" w:hint="eastAsia"/>
        </w:rPr>
        <w:tab/>
      </w:r>
      <w:r>
        <w:rPr>
          <w:rFonts w:eastAsia="方正宋刻本秀楷简体" w:hint="eastAsia"/>
        </w:rPr>
        <w:tab/>
      </w:r>
      <w:r>
        <w:rPr>
          <w:rFonts w:eastAsia="方正宋刻本秀楷简体" w:hint="eastAsia"/>
        </w:rPr>
        <w:t>删除指定范围的行</w:t>
      </w:r>
    </w:p>
    <w:p w14:paraId="0AECA5CC" w14:textId="77777777" w:rsidR="00ED6DF6" w:rsidRDefault="00ED6DF6">
      <w:pPr>
        <w:adjustRightInd w:val="0"/>
        <w:snapToGrid w:val="0"/>
        <w:ind w:left="1260" w:firstLine="420"/>
        <w:rPr>
          <w:rFonts w:eastAsia="方正宋刻本秀楷简体"/>
        </w:rPr>
      </w:pPr>
    </w:p>
    <w:p w14:paraId="33A12D98" w14:textId="77777777" w:rsidR="00ED6DF6" w:rsidRDefault="00ED6DF6">
      <w:pPr>
        <w:adjustRightInd w:val="0"/>
        <w:snapToGrid w:val="0"/>
        <w:ind w:left="1260" w:firstLine="420"/>
        <w:rPr>
          <w:rFonts w:eastAsia="方正宋刻本秀楷简体"/>
        </w:rPr>
      </w:pPr>
      <w:proofErr w:type="spellStart"/>
      <w:r>
        <w:rPr>
          <w:rFonts w:eastAsia="方正宋刻本秀楷简体" w:hint="eastAsia"/>
        </w:rPr>
        <w:t>yy</w:t>
      </w:r>
      <w:proofErr w:type="spellEnd"/>
      <w:r>
        <w:rPr>
          <w:rFonts w:eastAsia="方正宋刻本秀楷简体" w:hint="eastAsia"/>
        </w:rPr>
        <w:t xml:space="preserve"> Y</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复制单行</w:t>
      </w:r>
    </w:p>
    <w:p w14:paraId="495EF9AF" w14:textId="77777777" w:rsidR="00ED6DF6" w:rsidRDefault="00ED6DF6">
      <w:pPr>
        <w:adjustRightInd w:val="0"/>
        <w:snapToGrid w:val="0"/>
        <w:ind w:left="1260" w:firstLine="420"/>
        <w:rPr>
          <w:rFonts w:eastAsia="方正宋刻本秀楷简体"/>
        </w:rPr>
      </w:pPr>
      <w:proofErr w:type="spellStart"/>
      <w:r>
        <w:rPr>
          <w:rFonts w:eastAsia="方正宋刻本秀楷简体" w:hint="eastAsia"/>
        </w:rPr>
        <w:t>nyy</w:t>
      </w:r>
      <w:proofErr w:type="spellEnd"/>
      <w:r>
        <w:rPr>
          <w:rFonts w:eastAsia="方正宋刻本秀楷简体" w:hint="eastAsia"/>
        </w:rPr>
        <w:t xml:space="preserve"> nY</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复制光标所在行及之后的多行</w:t>
      </w:r>
    </w:p>
    <w:p w14:paraId="5B9D83C4" w14:textId="77777777" w:rsidR="00ED6DF6" w:rsidRDefault="00ED6DF6">
      <w:pPr>
        <w:adjustRightInd w:val="0"/>
        <w:snapToGrid w:val="0"/>
        <w:ind w:left="1260" w:firstLine="420"/>
        <w:rPr>
          <w:rFonts w:eastAsia="方正宋刻本秀楷简体"/>
        </w:rPr>
      </w:pPr>
    </w:p>
    <w:p w14:paraId="44D4E433" w14:textId="77777777" w:rsidR="00ED6DF6" w:rsidRDefault="00ED6DF6">
      <w:pPr>
        <w:adjustRightInd w:val="0"/>
        <w:snapToGrid w:val="0"/>
        <w:ind w:left="1260" w:firstLine="420"/>
        <w:rPr>
          <w:rFonts w:eastAsia="方正宋刻本秀楷简体"/>
        </w:rPr>
      </w:pPr>
      <w:r>
        <w:rPr>
          <w:rFonts w:eastAsia="方正宋刻本秀楷简体" w:hint="eastAsia"/>
        </w:rPr>
        <w:t>p</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粘贴当前光标行下</w:t>
      </w:r>
    </w:p>
    <w:p w14:paraId="364344E1" w14:textId="77777777" w:rsidR="00ED6DF6" w:rsidRDefault="00ED6DF6">
      <w:pPr>
        <w:adjustRightInd w:val="0"/>
        <w:snapToGrid w:val="0"/>
        <w:ind w:left="1260" w:firstLine="420"/>
        <w:rPr>
          <w:rFonts w:eastAsia="方正宋刻本秀楷简体"/>
        </w:rPr>
      </w:pPr>
      <w:r>
        <w:rPr>
          <w:rFonts w:eastAsia="方正宋刻本秀楷简体" w:hint="eastAsia"/>
        </w:rPr>
        <w:t>P</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粘贴当前光标行上</w:t>
      </w:r>
    </w:p>
    <w:p w14:paraId="4DB64919" w14:textId="77777777" w:rsidR="00ED6DF6" w:rsidRDefault="00ED6DF6">
      <w:pPr>
        <w:adjustRightInd w:val="0"/>
        <w:snapToGrid w:val="0"/>
        <w:ind w:left="1260" w:firstLine="420"/>
        <w:rPr>
          <w:rFonts w:eastAsia="方正宋刻本秀楷简体"/>
        </w:rPr>
      </w:pPr>
    </w:p>
    <w:p w14:paraId="651F2A5B" w14:textId="77777777" w:rsidR="00ED6DF6" w:rsidRDefault="00ED6DF6">
      <w:pPr>
        <w:adjustRightInd w:val="0"/>
        <w:snapToGrid w:val="0"/>
        <w:ind w:firstLine="420"/>
        <w:rPr>
          <w:rFonts w:eastAsia="方正宋刻本秀楷简体"/>
        </w:rPr>
      </w:pPr>
      <w:r>
        <w:rPr>
          <w:rFonts w:eastAsia="方正宋刻本秀楷简体" w:hint="eastAsia"/>
          <w:b/>
          <w:bCs/>
          <w:sz w:val="24"/>
          <w:szCs w:val="32"/>
        </w:rPr>
        <w:t>输入模式</w:t>
      </w:r>
      <w:r>
        <w:rPr>
          <w:rFonts w:eastAsia="方正宋刻本秀楷简体" w:hint="eastAsia"/>
        </w:rPr>
        <w:tab/>
        <w:t>i</w:t>
      </w:r>
      <w:r>
        <w:rPr>
          <w:rFonts w:eastAsia="方正宋刻本秀楷简体" w:hint="eastAsia"/>
        </w:rPr>
        <w:t>当前光标所在位置插入随后输入文本，光标</w:t>
      </w:r>
      <w:r>
        <w:rPr>
          <w:rFonts w:eastAsia="方正宋刻本秀楷简体" w:hint="eastAsia"/>
          <w:color w:val="FF0000"/>
        </w:rPr>
        <w:t>后</w:t>
      </w:r>
      <w:r>
        <w:rPr>
          <w:rFonts w:eastAsia="方正宋刻本秀楷简体" w:hint="eastAsia"/>
        </w:rPr>
        <w:t>的文本右移</w:t>
      </w:r>
    </w:p>
    <w:p w14:paraId="77A8E2EF" w14:textId="77777777" w:rsidR="00ED6DF6" w:rsidRDefault="00ED6DF6">
      <w:pPr>
        <w:adjustRightInd w:val="0"/>
        <w:snapToGrid w:val="0"/>
        <w:ind w:left="1260" w:firstLine="420"/>
        <w:rPr>
          <w:rFonts w:eastAsia="方正宋刻本秀楷简体"/>
        </w:rPr>
      </w:pPr>
      <w:r>
        <w:rPr>
          <w:rFonts w:eastAsia="方正宋刻本秀楷简体" w:hint="eastAsia"/>
        </w:rPr>
        <w:t>I</w:t>
      </w:r>
      <w:r>
        <w:rPr>
          <w:rFonts w:eastAsia="方正宋刻本秀楷简体" w:hint="eastAsia"/>
        </w:rPr>
        <w:t>当前光标所在行的行首</w:t>
      </w:r>
      <w:r>
        <w:rPr>
          <w:rFonts w:eastAsia="方正宋刻本秀楷简体" w:hint="eastAsia"/>
        </w:rPr>
        <w:t>(</w:t>
      </w:r>
      <w:r>
        <w:rPr>
          <w:rFonts w:eastAsia="方正宋刻本秀楷简体" w:hint="eastAsia"/>
        </w:rPr>
        <w:t>第一个非空白字符</w:t>
      </w:r>
      <w:r>
        <w:rPr>
          <w:rFonts w:eastAsia="方正宋刻本秀楷简体" w:hint="eastAsia"/>
        </w:rPr>
        <w:t>)</w:t>
      </w:r>
      <w:r>
        <w:rPr>
          <w:rFonts w:eastAsia="方正宋刻本秀楷简体" w:hint="eastAsia"/>
        </w:rPr>
        <w:t>插入随后输入文本</w:t>
      </w:r>
    </w:p>
    <w:p w14:paraId="2516F106" w14:textId="77777777" w:rsidR="00ED6DF6" w:rsidRDefault="00ED6DF6">
      <w:pPr>
        <w:adjustRightInd w:val="0"/>
        <w:snapToGrid w:val="0"/>
        <w:ind w:left="1260" w:firstLine="420"/>
        <w:rPr>
          <w:rFonts w:eastAsia="方正宋刻本秀楷简体"/>
        </w:rPr>
      </w:pPr>
      <w:r>
        <w:rPr>
          <w:rFonts w:eastAsia="方正宋刻本秀楷简体" w:hint="eastAsia"/>
        </w:rPr>
        <w:t>a</w:t>
      </w:r>
      <w:r>
        <w:rPr>
          <w:rFonts w:eastAsia="方正宋刻本秀楷简体" w:hint="eastAsia"/>
        </w:rPr>
        <w:t>当前光标位置</w:t>
      </w:r>
      <w:r>
        <w:rPr>
          <w:rFonts w:eastAsia="方正宋刻本秀楷简体" w:hint="eastAsia"/>
          <w:color w:val="FF0000"/>
        </w:rPr>
        <w:t>之后一个字符</w:t>
      </w:r>
      <w:r>
        <w:rPr>
          <w:rFonts w:eastAsia="方正宋刻本秀楷简体" w:hint="eastAsia"/>
        </w:rPr>
        <w:t>插入随后输入命令</w:t>
      </w:r>
    </w:p>
    <w:p w14:paraId="7C2932F1" w14:textId="77777777" w:rsidR="00ED6DF6" w:rsidRDefault="00ED6DF6">
      <w:pPr>
        <w:adjustRightInd w:val="0"/>
        <w:snapToGrid w:val="0"/>
        <w:ind w:left="1260" w:firstLine="420"/>
        <w:rPr>
          <w:rFonts w:eastAsia="方正宋刻本秀楷简体"/>
        </w:rPr>
      </w:pPr>
      <w:r>
        <w:rPr>
          <w:rFonts w:eastAsia="方正宋刻本秀楷简体" w:hint="eastAsia"/>
        </w:rPr>
        <w:t>A</w:t>
      </w:r>
      <w:r>
        <w:rPr>
          <w:rFonts w:eastAsia="方正宋刻本秀楷简体" w:hint="eastAsia"/>
        </w:rPr>
        <w:t>当前光标所在行的行尾插入随后输入文本</w:t>
      </w:r>
    </w:p>
    <w:p w14:paraId="5394377E" w14:textId="77777777" w:rsidR="00ED6DF6" w:rsidRDefault="00ED6DF6">
      <w:pPr>
        <w:adjustRightInd w:val="0"/>
        <w:snapToGrid w:val="0"/>
        <w:ind w:left="1260" w:firstLine="420"/>
        <w:rPr>
          <w:rFonts w:eastAsia="方正宋刻本秀楷简体"/>
        </w:rPr>
      </w:pPr>
      <w:r>
        <w:rPr>
          <w:rFonts w:eastAsia="方正宋刻本秀楷简体" w:hint="eastAsia"/>
        </w:rPr>
        <w:t>o</w:t>
      </w:r>
      <w:r>
        <w:rPr>
          <w:rFonts w:eastAsia="方正宋刻本秀楷简体" w:hint="eastAsia"/>
        </w:rPr>
        <w:t>当前光标所在行的下面插入，光标停在行首</w:t>
      </w:r>
    </w:p>
    <w:p w14:paraId="7821C4FF" w14:textId="77777777" w:rsidR="00ED6DF6" w:rsidRDefault="00ED6DF6">
      <w:pPr>
        <w:adjustRightInd w:val="0"/>
        <w:snapToGrid w:val="0"/>
        <w:ind w:left="1260" w:firstLine="420"/>
        <w:rPr>
          <w:rFonts w:eastAsia="方正宋刻本秀楷简体"/>
        </w:rPr>
      </w:pPr>
      <w:r>
        <w:rPr>
          <w:rFonts w:eastAsia="方正宋刻本秀楷简体" w:hint="eastAsia"/>
        </w:rPr>
        <w:t>O</w:t>
      </w:r>
      <w:r>
        <w:rPr>
          <w:rFonts w:eastAsia="方正宋刻本秀楷简体" w:hint="eastAsia"/>
        </w:rPr>
        <w:t>当前光标所在行的上面插入，光标停在行首</w:t>
      </w:r>
    </w:p>
    <w:p w14:paraId="428F5DE0" w14:textId="77777777" w:rsidR="00ED6DF6" w:rsidRDefault="00ED6DF6">
      <w:pPr>
        <w:adjustRightInd w:val="0"/>
        <w:snapToGrid w:val="0"/>
        <w:ind w:left="1260" w:firstLine="420"/>
        <w:rPr>
          <w:rFonts w:eastAsia="方正宋刻本秀楷简体"/>
        </w:rPr>
      </w:pPr>
    </w:p>
    <w:p w14:paraId="1111424E" w14:textId="77777777" w:rsidR="00ED6DF6" w:rsidRDefault="00ED6DF6">
      <w:pPr>
        <w:adjustRightInd w:val="0"/>
        <w:snapToGrid w:val="0"/>
        <w:ind w:firstLine="420"/>
        <w:rPr>
          <w:rFonts w:eastAsia="方正宋刻本秀楷简体"/>
        </w:rPr>
      </w:pPr>
      <w:r>
        <w:rPr>
          <w:rFonts w:eastAsia="方正宋刻本秀楷简体" w:hint="eastAsia"/>
          <w:b/>
          <w:bCs/>
          <w:sz w:val="24"/>
          <w:szCs w:val="32"/>
        </w:rPr>
        <w:t>编辑模式</w:t>
      </w:r>
      <w:r>
        <w:rPr>
          <w:rFonts w:eastAsia="方正宋刻本秀楷简体" w:hint="eastAsia"/>
        </w:rPr>
        <w:t xml:space="preserve"> </w:t>
      </w:r>
      <w:r>
        <w:rPr>
          <w:rFonts w:eastAsia="方正宋刻本秀楷简体" w:hint="eastAsia"/>
        </w:rPr>
        <w:tab/>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向下查找字符串</w:t>
      </w:r>
    </w:p>
    <w:p w14:paraId="5E295B56"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向上查找字符串</w:t>
      </w:r>
    </w:p>
    <w:p w14:paraId="73A1EA80" w14:textId="77777777" w:rsidR="00ED6DF6" w:rsidRDefault="00ED6DF6">
      <w:pPr>
        <w:adjustRightInd w:val="0"/>
        <w:snapToGrid w:val="0"/>
        <w:ind w:left="1260" w:firstLine="420"/>
        <w:rPr>
          <w:rFonts w:eastAsia="方正宋刻本秀楷简体"/>
        </w:rPr>
      </w:pPr>
      <w:r>
        <w:rPr>
          <w:rFonts w:eastAsia="方正宋刻本秀楷简体" w:hint="eastAsia"/>
        </w:rPr>
        <w:t xml:space="preserve">:set </w:t>
      </w:r>
      <w:proofErr w:type="spellStart"/>
      <w:r>
        <w:rPr>
          <w:rFonts w:eastAsia="方正宋刻本秀楷简体" w:hint="eastAsia"/>
        </w:rPr>
        <w:t>ic</w:t>
      </w:r>
      <w:proofErr w:type="spellEnd"/>
      <w:r>
        <w:rPr>
          <w:rFonts w:eastAsia="方正宋刻本秀楷简体" w:hint="eastAsia"/>
        </w:rPr>
        <w:tab/>
      </w:r>
      <w:r>
        <w:rPr>
          <w:rFonts w:eastAsia="方正宋刻本秀楷简体" w:hint="eastAsia"/>
        </w:rPr>
        <w:tab/>
      </w:r>
      <w:r>
        <w:rPr>
          <w:rFonts w:eastAsia="方正宋刻本秀楷简体" w:hint="eastAsia"/>
        </w:rPr>
        <w:t>查找时忽略大小写</w:t>
      </w:r>
      <w:r>
        <w:rPr>
          <w:rFonts w:eastAsia="方正宋刻本秀楷简体" w:hint="eastAsia"/>
        </w:rPr>
        <w:tab/>
        <w:t xml:space="preserve">:set </w:t>
      </w:r>
      <w:proofErr w:type="spellStart"/>
      <w:r>
        <w:rPr>
          <w:rFonts w:eastAsia="方正宋刻本秀楷简体" w:hint="eastAsia"/>
        </w:rPr>
        <w:t>noic</w:t>
      </w:r>
      <w:proofErr w:type="spellEnd"/>
    </w:p>
    <w:p w14:paraId="25AE1ECC" w14:textId="77777777" w:rsidR="00ED6DF6" w:rsidRDefault="00ED6DF6">
      <w:pPr>
        <w:adjustRightInd w:val="0"/>
        <w:snapToGrid w:val="0"/>
        <w:ind w:left="1260" w:firstLine="420"/>
        <w:rPr>
          <w:rFonts w:eastAsia="方正宋刻本秀楷简体"/>
        </w:rPr>
      </w:pPr>
      <w:r>
        <w:rPr>
          <w:rFonts w:eastAsia="方正宋刻本秀楷简体" w:hint="eastAsia"/>
        </w:rPr>
        <w:t>特殊字符需用转义字符</w:t>
      </w:r>
      <w:r>
        <w:rPr>
          <w:rFonts w:eastAsia="方正宋刻本秀楷简体" w:hint="eastAsia"/>
        </w:rPr>
        <w:t>\</w:t>
      </w:r>
      <w:r>
        <w:rPr>
          <w:rFonts w:eastAsia="方正宋刻本秀楷简体" w:hint="eastAsia"/>
        </w:rPr>
        <w:t>，如</w:t>
      </w:r>
      <w:r>
        <w:rPr>
          <w:rFonts w:eastAsia="方正宋刻本秀楷简体" w:hint="eastAsia"/>
        </w:rPr>
        <w:t>\</w:t>
      </w:r>
      <w:r>
        <w:rPr>
          <w:rFonts w:eastAsia="方正宋刻本秀楷简体" w:hint="eastAsia"/>
        </w:rPr>
        <w:t>、</w:t>
      </w:r>
      <w:r>
        <w:rPr>
          <w:rFonts w:eastAsia="方正宋刻本秀楷简体" w:hint="eastAsia"/>
        </w:rPr>
        <w:t>&amp;</w:t>
      </w:r>
      <w:r>
        <w:rPr>
          <w:rFonts w:eastAsia="方正宋刻本秀楷简体" w:hint="eastAsia"/>
        </w:rPr>
        <w:t>、</w:t>
      </w:r>
      <w:r>
        <w:rPr>
          <w:rFonts w:eastAsia="方正宋刻本秀楷简体" w:hint="eastAsia"/>
        </w:rPr>
        <w:t>?</w:t>
      </w:r>
      <w:r>
        <w:rPr>
          <w:rFonts w:eastAsia="方正宋刻本秀楷简体" w:hint="eastAsia"/>
        </w:rPr>
        <w:t>、</w:t>
      </w:r>
      <w:r>
        <w:rPr>
          <w:rFonts w:eastAsia="方正宋刻本秀楷简体" w:hint="eastAsia"/>
        </w:rPr>
        <w:t>^</w:t>
      </w:r>
      <w:r>
        <w:rPr>
          <w:rFonts w:eastAsia="方正宋刻本秀楷简体" w:hint="eastAsia"/>
        </w:rPr>
        <w:t>、</w:t>
      </w:r>
      <w:r>
        <w:rPr>
          <w:rFonts w:eastAsia="方正宋刻本秀楷简体" w:hint="eastAsia"/>
        </w:rPr>
        <w:t>$</w:t>
      </w:r>
      <w:r>
        <w:rPr>
          <w:rFonts w:eastAsia="方正宋刻本秀楷简体" w:hint="eastAsia"/>
        </w:rPr>
        <w:t>，</w:t>
      </w:r>
      <w:proofErr w:type="gramStart"/>
      <w:r>
        <w:rPr>
          <w:rFonts w:eastAsia="方正宋刻本秀楷简体" w:hint="eastAsia"/>
        </w:rPr>
        <w:t>”</w:t>
      </w:r>
      <w:proofErr w:type="gramEnd"/>
      <w:r>
        <w:rPr>
          <w:rFonts w:eastAsia="方正宋刻本秀楷简体" w:hint="eastAsia"/>
        </w:rPr>
        <w:t>/10\$</w:t>
      </w:r>
      <w:proofErr w:type="gramStart"/>
      <w:r>
        <w:rPr>
          <w:rFonts w:eastAsia="方正宋刻本秀楷简体" w:hint="eastAsia"/>
        </w:rPr>
        <w:t>”</w:t>
      </w:r>
      <w:proofErr w:type="gramEnd"/>
      <w:r>
        <w:rPr>
          <w:rFonts w:eastAsia="方正宋刻本秀楷简体" w:hint="eastAsia"/>
        </w:rPr>
        <w:t>查找</w:t>
      </w:r>
      <w:r>
        <w:rPr>
          <w:rFonts w:eastAsia="方正宋刻本秀楷简体" w:hint="eastAsia"/>
        </w:rPr>
        <w:t>10$</w:t>
      </w:r>
    </w:p>
    <w:p w14:paraId="23E039F9" w14:textId="77777777" w:rsidR="00ED6DF6" w:rsidRDefault="00ED6DF6">
      <w:pPr>
        <w:adjustRightInd w:val="0"/>
        <w:snapToGrid w:val="0"/>
        <w:ind w:left="1260" w:firstLine="420"/>
        <w:rPr>
          <w:rFonts w:eastAsia="方正宋刻本秀楷简体"/>
        </w:rPr>
      </w:pPr>
      <w:r>
        <w:rPr>
          <w:rFonts w:eastAsia="方正宋刻本秀楷简体" w:hint="eastAsia"/>
        </w:rPr>
        <w:t>查找指定行</w:t>
      </w:r>
      <w:r>
        <w:rPr>
          <w:rFonts w:eastAsia="方正宋刻本秀楷简体" w:hint="eastAsia"/>
        </w:rPr>
        <w:t>:/^root</w:t>
      </w:r>
      <w:r>
        <w:rPr>
          <w:rFonts w:eastAsia="方正宋刻本秀楷简体" w:hint="eastAsia"/>
        </w:rPr>
        <w:t>查找以</w:t>
      </w:r>
      <w:r>
        <w:rPr>
          <w:rFonts w:eastAsia="方正宋刻本秀楷简体" w:hint="eastAsia"/>
        </w:rPr>
        <w:t>root</w:t>
      </w:r>
      <w:r>
        <w:rPr>
          <w:rFonts w:eastAsia="方正宋刻本秀楷简体" w:hint="eastAsia"/>
        </w:rPr>
        <w:t>为行首的行</w:t>
      </w:r>
      <w:r>
        <w:rPr>
          <w:rFonts w:eastAsia="方正宋刻本秀楷简体" w:hint="eastAsia"/>
        </w:rPr>
        <w:t>/root$</w:t>
      </w:r>
      <w:r>
        <w:rPr>
          <w:rFonts w:eastAsia="方正宋刻本秀楷简体" w:hint="eastAsia"/>
        </w:rPr>
        <w:t>查找以</w:t>
      </w:r>
      <w:r>
        <w:rPr>
          <w:rFonts w:eastAsia="方正宋刻本秀楷简体" w:hint="eastAsia"/>
        </w:rPr>
        <w:t>root</w:t>
      </w:r>
      <w:r>
        <w:rPr>
          <w:rFonts w:eastAsia="方正宋刻本秀楷简体" w:hint="eastAsia"/>
        </w:rPr>
        <w:t>行尾的行</w:t>
      </w:r>
    </w:p>
    <w:p w14:paraId="6C1CD255" w14:textId="77777777" w:rsidR="00ED6DF6" w:rsidRDefault="00ED6DF6">
      <w:pPr>
        <w:adjustRightInd w:val="0"/>
        <w:snapToGrid w:val="0"/>
        <w:ind w:left="1260" w:firstLine="420"/>
        <w:rPr>
          <w:rFonts w:eastAsia="方正宋刻本秀楷简体"/>
        </w:rPr>
      </w:pPr>
    </w:p>
    <w:p w14:paraId="28BDEEA8" w14:textId="77777777" w:rsidR="00ED6DF6" w:rsidRDefault="00ED6DF6">
      <w:pPr>
        <w:adjustRightInd w:val="0"/>
        <w:snapToGrid w:val="0"/>
        <w:ind w:left="1260"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替换</w:t>
      </w:r>
    </w:p>
    <w:p w14:paraId="19796C8A" w14:textId="77777777" w:rsidR="00ED6DF6" w:rsidRDefault="00ED6DF6">
      <w:pPr>
        <w:adjustRightInd w:val="0"/>
        <w:snapToGrid w:val="0"/>
        <w:ind w:left="1260"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连续替换，</w:t>
      </w:r>
      <w:r>
        <w:rPr>
          <w:rFonts w:eastAsia="方正宋刻本秀楷简体" w:hint="eastAsia"/>
        </w:rPr>
        <w:t>Esc</w:t>
      </w:r>
      <w:r>
        <w:rPr>
          <w:rFonts w:eastAsia="方正宋刻本秀楷简体" w:hint="eastAsia"/>
        </w:rPr>
        <w:t>结束</w:t>
      </w:r>
    </w:p>
    <w:p w14:paraId="6245A4E0" w14:textId="77777777" w:rsidR="00ED6DF6" w:rsidRDefault="00ED6DF6">
      <w:pPr>
        <w:adjustRightInd w:val="0"/>
        <w:snapToGrid w:val="0"/>
        <w:ind w:left="1260" w:firstLine="420"/>
        <w:rPr>
          <w:rFonts w:eastAsia="方正宋刻本秀楷简体"/>
        </w:rPr>
      </w:pPr>
    </w:p>
    <w:p w14:paraId="24D30ECD"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替换起始处，替换结束处</w:t>
      </w:r>
      <w:r>
        <w:rPr>
          <w:rFonts w:eastAsia="方正宋刻本秀楷简体" w:hint="eastAsia"/>
        </w:rPr>
        <w:t xml:space="preserve"> s/</w:t>
      </w:r>
      <w:r>
        <w:rPr>
          <w:rFonts w:eastAsia="方正宋刻本秀楷简体" w:hint="eastAsia"/>
        </w:rPr>
        <w:t>源字符串</w:t>
      </w:r>
      <w:r>
        <w:rPr>
          <w:rFonts w:eastAsia="方正宋刻本秀楷简体" w:hint="eastAsia"/>
        </w:rPr>
        <w:t>/</w:t>
      </w:r>
      <w:r>
        <w:rPr>
          <w:rFonts w:eastAsia="方正宋刻本秀楷简体" w:hint="eastAsia"/>
        </w:rPr>
        <w:t>替换的字符串</w:t>
      </w:r>
      <w:r>
        <w:rPr>
          <w:rFonts w:eastAsia="方正宋刻本秀楷简体" w:hint="eastAsia"/>
        </w:rPr>
        <w:t>/g</w:t>
      </w:r>
      <w:r>
        <w:rPr>
          <w:rFonts w:eastAsia="方正宋刻本秀楷简体" w:hint="eastAsia"/>
        </w:rPr>
        <w:tab/>
      </w:r>
      <w:r>
        <w:rPr>
          <w:rFonts w:eastAsia="方正宋刻本秀楷简体" w:hint="eastAsia"/>
        </w:rPr>
        <w:tab/>
      </w:r>
      <w:r>
        <w:rPr>
          <w:rFonts w:eastAsia="方正宋刻本秀楷简体" w:hint="eastAsia"/>
        </w:rPr>
        <w:t>替换范围内</w:t>
      </w:r>
    </w:p>
    <w:p w14:paraId="4FEB97C0" w14:textId="77777777" w:rsidR="00ED6DF6" w:rsidRDefault="00ED6DF6">
      <w:pPr>
        <w:adjustRightInd w:val="0"/>
        <w:snapToGrid w:val="0"/>
        <w:ind w:left="1680" w:firstLine="420"/>
        <w:rPr>
          <w:rFonts w:eastAsia="方正宋刻本秀楷简体"/>
        </w:rPr>
      </w:pPr>
      <w:r>
        <w:rPr>
          <w:rFonts w:eastAsia="方正宋刻本秀楷简体" w:hint="eastAsia"/>
        </w:rPr>
        <w:t>:10,20 s/</w:t>
      </w:r>
      <w:proofErr w:type="spellStart"/>
      <w:r>
        <w:rPr>
          <w:rFonts w:eastAsia="方正宋刻本秀楷简体" w:hint="eastAsia"/>
        </w:rPr>
        <w:t>roor</w:t>
      </w:r>
      <w:proofErr w:type="spellEnd"/>
      <w:r>
        <w:rPr>
          <w:rFonts w:eastAsia="方正宋刻本秀楷简体" w:hint="eastAsia"/>
        </w:rPr>
        <w:t>/aria/g</w:t>
      </w:r>
    </w:p>
    <w:p w14:paraId="1C299351" w14:textId="77777777" w:rsidR="00ED6DF6" w:rsidRDefault="00ED6DF6">
      <w:pPr>
        <w:adjustRightInd w:val="0"/>
        <w:snapToGrid w:val="0"/>
        <w:ind w:left="1260" w:firstLine="420"/>
        <w:rPr>
          <w:rFonts w:eastAsia="方正宋刻本秀楷简体"/>
        </w:rPr>
      </w:pPr>
      <w:r>
        <w:rPr>
          <w:rFonts w:eastAsia="方正宋刻本秀楷简体" w:hint="eastAsia"/>
        </w:rPr>
        <w:t>:% s/</w:t>
      </w:r>
      <w:r>
        <w:rPr>
          <w:rFonts w:eastAsia="方正宋刻本秀楷简体" w:hint="eastAsia"/>
        </w:rPr>
        <w:t>源字符串</w:t>
      </w:r>
      <w:r>
        <w:rPr>
          <w:rFonts w:eastAsia="方正宋刻本秀楷简体" w:hint="eastAsia"/>
        </w:rPr>
        <w:t>/</w:t>
      </w:r>
      <w:r>
        <w:rPr>
          <w:rFonts w:eastAsia="方正宋刻本秀楷简体" w:hint="eastAsia"/>
        </w:rPr>
        <w:t>替换的字符串</w:t>
      </w:r>
      <w:r>
        <w:rPr>
          <w:rFonts w:eastAsia="方正宋刻本秀楷简体" w:hint="eastAsia"/>
        </w:rPr>
        <w:t>/g</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替换全篇</w:t>
      </w:r>
    </w:p>
    <w:p w14:paraId="020559DB" w14:textId="77777777" w:rsidR="00ED6DF6" w:rsidRDefault="00ED6DF6">
      <w:pPr>
        <w:adjustRightInd w:val="0"/>
        <w:snapToGrid w:val="0"/>
        <w:ind w:left="1260" w:firstLine="420"/>
        <w:rPr>
          <w:rFonts w:eastAsia="方正宋刻本秀楷简体"/>
        </w:rPr>
      </w:pPr>
      <w:r>
        <w:rPr>
          <w:rFonts w:eastAsia="方正宋刻本秀楷简体" w:hint="eastAsia"/>
        </w:rPr>
        <w:t>不加</w:t>
      </w:r>
      <w:r>
        <w:rPr>
          <w:rFonts w:eastAsia="方正宋刻本秀楷简体" w:hint="eastAsia"/>
        </w:rPr>
        <w:t>g</w:t>
      </w:r>
      <w:r>
        <w:rPr>
          <w:rFonts w:eastAsia="方正宋刻本秀楷简体" w:hint="eastAsia"/>
        </w:rPr>
        <w:t>只替换每行第一个找到的字符串</w:t>
      </w:r>
    </w:p>
    <w:p w14:paraId="2254C85A" w14:textId="77777777" w:rsidR="00ED6DF6" w:rsidRDefault="00ED6DF6">
      <w:pPr>
        <w:adjustRightInd w:val="0"/>
        <w:snapToGrid w:val="0"/>
        <w:ind w:left="1260" w:firstLine="420"/>
        <w:rPr>
          <w:rFonts w:eastAsia="方正宋刻本秀楷简体"/>
        </w:rPr>
      </w:pPr>
    </w:p>
    <w:p w14:paraId="2996FB77" w14:textId="77777777" w:rsidR="00ED6DF6" w:rsidRDefault="00ED6DF6">
      <w:pPr>
        <w:adjustRightInd w:val="0"/>
        <w:snapToGrid w:val="0"/>
        <w:ind w:left="1260" w:firstLine="420"/>
        <w:rPr>
          <w:rFonts w:eastAsia="方正宋刻本秀楷简体"/>
        </w:rPr>
      </w:pPr>
      <w:r>
        <w:rPr>
          <w:rFonts w:eastAsia="方正宋刻本秀楷简体" w:hint="eastAsia"/>
        </w:rPr>
        <w:t>:w</w:t>
      </w:r>
      <w:r>
        <w:rPr>
          <w:rFonts w:eastAsia="方正宋刻本秀楷简体" w:hint="eastAsia"/>
        </w:rPr>
        <w:tab/>
      </w:r>
      <w:r>
        <w:rPr>
          <w:rFonts w:eastAsia="方正宋刻本秀楷简体" w:hint="eastAsia"/>
        </w:rPr>
        <w:tab/>
      </w:r>
      <w:r>
        <w:rPr>
          <w:rFonts w:eastAsia="方正宋刻本秀楷简体" w:hint="eastAsia"/>
        </w:rPr>
        <w:t>保存不退出</w:t>
      </w:r>
      <w:r>
        <w:rPr>
          <w:rFonts w:eastAsia="方正宋刻本秀楷简体" w:hint="eastAsia"/>
        </w:rPr>
        <w:tab/>
        <w:t>:w ~/python/test.py</w:t>
      </w:r>
    </w:p>
    <w:p w14:paraId="2039DBC0" w14:textId="77777777" w:rsidR="00ED6DF6" w:rsidRDefault="00ED6DF6">
      <w:pPr>
        <w:adjustRightInd w:val="0"/>
        <w:snapToGrid w:val="0"/>
        <w:ind w:left="1260" w:firstLine="420"/>
        <w:rPr>
          <w:rFonts w:eastAsia="方正宋刻本秀楷简体"/>
        </w:rPr>
      </w:pPr>
      <w:r>
        <w:rPr>
          <w:rFonts w:eastAsia="方正宋刻本秀楷简体" w:hint="eastAsia"/>
        </w:rPr>
        <w:t>:q</w:t>
      </w:r>
      <w:r>
        <w:rPr>
          <w:rFonts w:eastAsia="方正宋刻本秀楷简体" w:hint="eastAsia"/>
        </w:rPr>
        <w:tab/>
      </w:r>
      <w:r>
        <w:rPr>
          <w:rFonts w:eastAsia="方正宋刻本秀楷简体" w:hint="eastAsia"/>
        </w:rPr>
        <w:tab/>
      </w:r>
      <w:r>
        <w:rPr>
          <w:rFonts w:eastAsia="方正宋刻本秀楷简体" w:hint="eastAsia"/>
        </w:rPr>
        <w:t>退出不保存</w:t>
      </w:r>
    </w:p>
    <w:p w14:paraId="66B00E38"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强制性操作</w:t>
      </w:r>
    </w:p>
    <w:p w14:paraId="0B1E6066" w14:textId="77777777" w:rsidR="00ED6DF6" w:rsidRDefault="00ED6DF6">
      <w:pPr>
        <w:adjustRightInd w:val="0"/>
        <w:snapToGrid w:val="0"/>
        <w:ind w:left="1260" w:firstLine="420"/>
        <w:rPr>
          <w:rFonts w:eastAsia="方正宋刻本秀楷简体"/>
        </w:rPr>
      </w:pPr>
      <w:r>
        <w:rPr>
          <w:rFonts w:eastAsia="方正宋刻本秀楷简体" w:hint="eastAsia"/>
        </w:rPr>
        <w:t>:</w:t>
      </w:r>
      <w:proofErr w:type="spellStart"/>
      <w:r>
        <w:rPr>
          <w:rFonts w:eastAsia="方正宋刻本秀楷简体" w:hint="eastAsia"/>
        </w:rPr>
        <w:t>wq</w:t>
      </w:r>
      <w:proofErr w:type="spellEnd"/>
      <w:r>
        <w:rPr>
          <w:rFonts w:eastAsia="方正宋刻本秀楷简体" w:hint="eastAsia"/>
        </w:rPr>
        <w:tab/>
      </w:r>
      <w:r>
        <w:rPr>
          <w:rFonts w:eastAsia="方正宋刻本秀楷简体" w:hint="eastAsia"/>
        </w:rPr>
        <w:tab/>
      </w:r>
      <w:r>
        <w:rPr>
          <w:rFonts w:eastAsia="方正宋刻本秀楷简体" w:hint="eastAsia"/>
        </w:rPr>
        <w:t>保存并退出</w:t>
      </w:r>
      <w:r>
        <w:rPr>
          <w:rFonts w:eastAsia="方正宋刻本秀楷简体" w:hint="eastAsia"/>
        </w:rPr>
        <w:tab/>
        <w:t>ZZ(</w:t>
      </w:r>
      <w:r>
        <w:rPr>
          <w:rFonts w:eastAsia="方正宋刻本秀楷简体" w:hint="eastAsia"/>
        </w:rPr>
        <w:t>保存或不保存退出</w:t>
      </w:r>
      <w:r>
        <w:rPr>
          <w:rFonts w:eastAsia="方正宋刻本秀楷简体" w:hint="eastAsia"/>
        </w:rPr>
        <w:t>)</w:t>
      </w:r>
    </w:p>
    <w:p w14:paraId="2764EBAB" w14:textId="77777777" w:rsidR="00ED6DF6" w:rsidRDefault="00ED6DF6">
      <w:pPr>
        <w:adjustRightInd w:val="0"/>
        <w:snapToGrid w:val="0"/>
        <w:ind w:left="1260" w:firstLine="420"/>
        <w:rPr>
          <w:rFonts w:eastAsia="方正宋刻本秀楷简体"/>
        </w:rPr>
      </w:pPr>
      <w:proofErr w:type="gramStart"/>
      <w:r>
        <w:rPr>
          <w:rFonts w:eastAsia="方正宋刻本秀楷简体" w:hint="eastAsia"/>
        </w:rPr>
        <w:t>:q</w:t>
      </w:r>
      <w:proofErr w:type="gramEnd"/>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强制退出不保存</w:t>
      </w:r>
    </w:p>
    <w:p w14:paraId="65B1C4F4" w14:textId="77777777" w:rsidR="00ED6DF6" w:rsidRDefault="00ED6DF6">
      <w:pPr>
        <w:adjustRightInd w:val="0"/>
        <w:snapToGrid w:val="0"/>
        <w:ind w:left="1260" w:firstLine="420"/>
        <w:rPr>
          <w:rFonts w:eastAsia="方正宋刻本秀楷简体"/>
        </w:rPr>
      </w:pPr>
    </w:p>
    <w:p w14:paraId="6FDDA991" w14:textId="77777777" w:rsidR="00ED6DF6" w:rsidRDefault="00ED6DF6">
      <w:pPr>
        <w:adjustRightInd w:val="0"/>
        <w:snapToGrid w:val="0"/>
        <w:rPr>
          <w:rFonts w:eastAsia="方正宋刻本秀楷简体"/>
          <w:color w:val="7E7E7E"/>
        </w:rPr>
      </w:pPr>
      <w:r>
        <w:rPr>
          <w:rFonts w:eastAsia="方正宋刻本秀楷简体" w:hint="eastAsia"/>
          <w:b/>
          <w:bCs/>
          <w:sz w:val="24"/>
          <w:szCs w:val="32"/>
        </w:rPr>
        <w:t>配置</w:t>
      </w:r>
      <w:r>
        <w:rPr>
          <w:rFonts w:eastAsia="方正宋刻本秀楷简体" w:hint="eastAsia"/>
        </w:rPr>
        <w:tab/>
      </w:r>
      <w:r>
        <w:rPr>
          <w:rFonts w:eastAsia="方正宋刻本秀楷简体" w:hint="eastAsia"/>
          <w:color w:val="7E7E7E"/>
        </w:rPr>
        <w:t>~/.</w:t>
      </w:r>
      <w:proofErr w:type="spellStart"/>
      <w:r>
        <w:rPr>
          <w:rFonts w:eastAsia="方正宋刻本秀楷简体" w:hint="eastAsia"/>
          <w:color w:val="7E7E7E"/>
        </w:rPr>
        <w:t>vimrc</w:t>
      </w:r>
      <w:proofErr w:type="spellEnd"/>
      <w:r>
        <w:rPr>
          <w:rFonts w:eastAsia="方正宋刻本秀楷简体" w:hint="eastAsia"/>
          <w:color w:val="7E7E7E"/>
        </w:rPr>
        <w:t>中永久定义</w:t>
      </w:r>
    </w:p>
    <w:p w14:paraId="25BF1338" w14:textId="1C6571F6" w:rsidR="00ED6DF6" w:rsidRDefault="00ED6DF6">
      <w:pPr>
        <w:adjustRightInd w:val="0"/>
        <w:snapToGrid w:val="0"/>
        <w:ind w:firstLine="420"/>
        <w:rPr>
          <w:rFonts w:eastAsia="方正宋刻本秀楷简体"/>
        </w:rPr>
      </w:pPr>
      <w:r>
        <w:rPr>
          <w:rFonts w:eastAsia="方正宋刻本秀楷简体" w:hint="eastAsia"/>
        </w:rPr>
        <w:t>:set nu</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显示行号</w:t>
      </w:r>
    </w:p>
    <w:p w14:paraId="7AD1A5C8" w14:textId="61914127" w:rsidR="00BE7469" w:rsidRPr="00BE7469" w:rsidRDefault="00BE7469" w:rsidP="00BE7469">
      <w:pPr>
        <w:adjustRightInd w:val="0"/>
        <w:snapToGrid w:val="0"/>
        <w:ind w:firstLine="420"/>
        <w:rPr>
          <w:rFonts w:hint="eastAsia"/>
        </w:rPr>
      </w:pPr>
      <w:r>
        <w:rPr>
          <w:rFonts w:hint="eastAsia"/>
        </w:rPr>
        <w:t xml:space="preserve">:set </w:t>
      </w:r>
      <w:proofErr w:type="spellStart"/>
      <w:r>
        <w:rPr>
          <w:rFonts w:hint="eastAsia"/>
        </w:rPr>
        <w:t>relativenumber</w:t>
      </w:r>
      <w:proofErr w:type="spellEnd"/>
      <w:r>
        <w:rPr>
          <w:rFonts w:hint="eastAsia"/>
        </w:rPr>
        <w:tab/>
      </w:r>
      <w:r>
        <w:rPr>
          <w:rFonts w:hint="eastAsia"/>
        </w:rPr>
        <w:tab/>
        <w:t>#</w:t>
      </w:r>
      <w:r>
        <w:rPr>
          <w:rFonts w:hint="eastAsia"/>
        </w:rPr>
        <w:t>相对行号</w:t>
      </w:r>
      <w:r>
        <w:rPr>
          <w:rFonts w:hint="eastAsia"/>
          <w:b/>
          <w:bCs/>
        </w:rPr>
        <w:t>##</w:t>
      </w:r>
      <w:r>
        <w:rPr>
          <w:rFonts w:hint="eastAsia"/>
          <w:b/>
          <w:bCs/>
        </w:rPr>
        <w:t>两者都设置为混合行号</w:t>
      </w:r>
      <w:r>
        <w:rPr>
          <w:rFonts w:hint="eastAsia"/>
          <w:b/>
          <w:bCs/>
        </w:rPr>
        <w:t>##</w:t>
      </w:r>
    </w:p>
    <w:p w14:paraId="2E51026B" w14:textId="77777777" w:rsidR="00ED6DF6" w:rsidRDefault="00ED6DF6">
      <w:pPr>
        <w:adjustRightInd w:val="0"/>
        <w:snapToGrid w:val="0"/>
        <w:ind w:firstLine="420"/>
        <w:rPr>
          <w:rFonts w:eastAsia="方正宋刻本秀楷简体"/>
        </w:rPr>
      </w:pPr>
      <w:r>
        <w:rPr>
          <w:rFonts w:eastAsia="方正宋刻本秀楷简体" w:hint="eastAsia"/>
        </w:rPr>
        <w:t>:syn on</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语法检测</w:t>
      </w:r>
    </w:p>
    <w:p w14:paraId="74D689C0" w14:textId="1C7D6A0F" w:rsidR="00ED6DF6" w:rsidRDefault="00ED6DF6">
      <w:pPr>
        <w:adjustRightInd w:val="0"/>
        <w:snapToGrid w:val="0"/>
        <w:ind w:firstLine="420"/>
        <w:rPr>
          <w:rFonts w:eastAsia="方正宋刻本秀楷简体"/>
        </w:rPr>
      </w:pPr>
      <w:r>
        <w:rPr>
          <w:rFonts w:eastAsia="方正宋刻本秀楷简体" w:hint="eastAsia"/>
        </w:rPr>
        <w:t xml:space="preserve">:set </w:t>
      </w:r>
      <w:proofErr w:type="spellStart"/>
      <w:r>
        <w:rPr>
          <w:rFonts w:eastAsia="方正宋刻本秀楷简体" w:hint="eastAsia"/>
        </w:rPr>
        <w:t>hlsearch</w:t>
      </w:r>
      <w:proofErr w:type="spellEnd"/>
      <w:r>
        <w:rPr>
          <w:rFonts w:eastAsia="方正宋刻本秀楷简体" w:hint="eastAsia"/>
        </w:rPr>
        <w:tab/>
      </w:r>
      <w:r>
        <w:rPr>
          <w:rFonts w:eastAsia="方正宋刻本秀楷简体" w:hint="eastAsia"/>
        </w:rPr>
        <w:tab/>
      </w:r>
      <w:r w:rsidR="00BE7469">
        <w:rPr>
          <w:rFonts w:eastAsia="方正宋刻本秀楷简体"/>
        </w:rPr>
        <w:tab/>
      </w:r>
      <w:r>
        <w:rPr>
          <w:rFonts w:eastAsia="方正宋刻本秀楷简体" w:hint="eastAsia"/>
        </w:rPr>
        <w:t>搜索字符串高亮</w:t>
      </w:r>
    </w:p>
    <w:p w14:paraId="656F8482" w14:textId="125A82B7" w:rsidR="00ED6DF6" w:rsidRDefault="00ED6DF6">
      <w:pPr>
        <w:adjustRightInd w:val="0"/>
        <w:snapToGrid w:val="0"/>
        <w:ind w:firstLine="420"/>
        <w:rPr>
          <w:rFonts w:eastAsia="方正宋刻本秀楷简体"/>
        </w:rPr>
      </w:pPr>
      <w:r>
        <w:rPr>
          <w:rFonts w:eastAsia="方正宋刻本秀楷简体" w:hint="eastAsia"/>
        </w:rPr>
        <w:t>:set ruler</w:t>
      </w:r>
      <w:r>
        <w:rPr>
          <w:rFonts w:eastAsia="方正宋刻本秀楷简体" w:hint="eastAsia"/>
        </w:rPr>
        <w:tab/>
      </w:r>
      <w:r>
        <w:rPr>
          <w:rFonts w:eastAsia="方正宋刻本秀楷简体" w:hint="eastAsia"/>
        </w:rPr>
        <w:tab/>
      </w:r>
      <w:r>
        <w:rPr>
          <w:rFonts w:eastAsia="方正宋刻本秀楷简体" w:hint="eastAsia"/>
        </w:rPr>
        <w:tab/>
      </w:r>
      <w:r w:rsidR="00BE7469">
        <w:rPr>
          <w:rFonts w:eastAsia="方正宋刻本秀楷简体"/>
        </w:rPr>
        <w:tab/>
      </w:r>
      <w:r>
        <w:rPr>
          <w:rFonts w:eastAsia="方正宋刻本秀楷简体" w:hint="eastAsia"/>
        </w:rPr>
        <w:t>右下角状态栏</w:t>
      </w:r>
    </w:p>
    <w:p w14:paraId="023B4F83" w14:textId="77777777" w:rsidR="00ED6DF6" w:rsidRDefault="00ED6DF6">
      <w:pPr>
        <w:adjustRightInd w:val="0"/>
        <w:snapToGrid w:val="0"/>
        <w:ind w:firstLine="420"/>
        <w:rPr>
          <w:rFonts w:eastAsia="方正宋刻本秀楷简体"/>
        </w:rPr>
      </w:pPr>
      <w:r>
        <w:rPr>
          <w:rFonts w:eastAsia="方正宋刻本秀楷简体" w:hint="eastAsia"/>
        </w:rPr>
        <w:t xml:space="preserve">:set </w:t>
      </w:r>
      <w:proofErr w:type="spellStart"/>
      <w:r>
        <w:rPr>
          <w:rFonts w:eastAsia="方正宋刻本秀楷简体" w:hint="eastAsia"/>
        </w:rPr>
        <w:t>showmode</w:t>
      </w:r>
      <w:proofErr w:type="spellEnd"/>
      <w:r>
        <w:rPr>
          <w:rFonts w:eastAsia="方正宋刻本秀楷简体" w:hint="eastAsia"/>
        </w:rPr>
        <w:tab/>
      </w:r>
      <w:r>
        <w:rPr>
          <w:rFonts w:eastAsia="方正宋刻本秀楷简体" w:hint="eastAsia"/>
        </w:rPr>
        <w:tab/>
      </w:r>
      <w:r>
        <w:rPr>
          <w:rFonts w:eastAsia="方正宋刻本秀楷简体" w:hint="eastAsia"/>
        </w:rPr>
        <w:t>左下角状态栏</w:t>
      </w:r>
    </w:p>
    <w:p w14:paraId="386617BA" w14:textId="77777777" w:rsidR="00ED6DF6" w:rsidRDefault="00ED6DF6">
      <w:pPr>
        <w:adjustRightInd w:val="0"/>
        <w:snapToGrid w:val="0"/>
        <w:rPr>
          <w:rFonts w:eastAsia="方正宋刻本秀楷简体"/>
        </w:rPr>
      </w:pPr>
      <w:r>
        <w:rPr>
          <w:rFonts w:eastAsia="方正宋刻本秀楷简体" w:hint="eastAsia"/>
        </w:rPr>
        <w:t>以上为默认，</w:t>
      </w:r>
      <w:r>
        <w:rPr>
          <w:rFonts w:eastAsia="方正宋刻本秀楷简体" w:hint="eastAsia"/>
        </w:rPr>
        <w:t>:set all</w:t>
      </w:r>
      <w:r>
        <w:rPr>
          <w:rFonts w:eastAsia="方正宋刻本秀楷简体" w:hint="eastAsia"/>
        </w:rPr>
        <w:t>查看全部参数</w:t>
      </w:r>
    </w:p>
    <w:p w14:paraId="3FA90AD2" w14:textId="77777777" w:rsidR="00ED6DF6" w:rsidRDefault="00ED6DF6">
      <w:pPr>
        <w:adjustRightInd w:val="0"/>
        <w:snapToGrid w:val="0"/>
        <w:rPr>
          <w:rFonts w:eastAsia="方正宋刻本秀楷简体"/>
        </w:rPr>
      </w:pPr>
    </w:p>
    <w:p w14:paraId="5310F95F"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多窗口编辑</w:t>
      </w:r>
    </w:p>
    <w:p w14:paraId="4D3B9E9B"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sp</w:t>
      </w:r>
      <w:proofErr w:type="spellEnd"/>
      <w:r>
        <w:rPr>
          <w:rFonts w:eastAsia="方正宋刻本秀楷简体" w:hint="eastAsia"/>
        </w:rPr>
        <w:tab/>
        <w:t>file2</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水平打开</w:t>
      </w:r>
      <w:r>
        <w:rPr>
          <w:rFonts w:eastAsia="方正宋刻本秀楷简体" w:hint="eastAsia"/>
        </w:rPr>
        <w:t>(</w:t>
      </w:r>
      <w:r>
        <w:rPr>
          <w:rFonts w:eastAsia="方正宋刻本秀楷简体" w:hint="eastAsia"/>
        </w:rPr>
        <w:t>上下排列</w:t>
      </w:r>
      <w:r>
        <w:rPr>
          <w:rFonts w:eastAsia="方正宋刻本秀楷简体" w:hint="eastAsia"/>
        </w:rPr>
        <w:t>)</w:t>
      </w:r>
    </w:p>
    <w:p w14:paraId="03408C22" w14:textId="77777777" w:rsidR="00ED6DF6" w:rsidRDefault="00ED6DF6">
      <w:pPr>
        <w:adjustRightInd w:val="0"/>
        <w:snapToGrid w:val="0"/>
        <w:ind w:firstLine="420"/>
        <w:rPr>
          <w:rFonts w:eastAsia="方正宋刻本秀楷简体"/>
        </w:rPr>
      </w:pPr>
      <w:r>
        <w:rPr>
          <w:rFonts w:eastAsia="方正宋刻本秀楷简体" w:hint="eastAsia"/>
        </w:rPr>
        <w:t>:vs</w:t>
      </w:r>
      <w:r>
        <w:rPr>
          <w:rFonts w:eastAsia="方正宋刻本秀楷简体" w:hint="eastAsia"/>
        </w:rPr>
        <w:tab/>
        <w:t>file2</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垂直打开</w:t>
      </w:r>
      <w:r>
        <w:rPr>
          <w:rFonts w:eastAsia="方正宋刻本秀楷简体" w:hint="eastAsia"/>
        </w:rPr>
        <w:t>(</w:t>
      </w:r>
      <w:r>
        <w:rPr>
          <w:rFonts w:eastAsia="方正宋刻本秀楷简体" w:hint="eastAsia"/>
        </w:rPr>
        <w:t>左右排列</w:t>
      </w:r>
      <w:r>
        <w:rPr>
          <w:rFonts w:eastAsia="方正宋刻本秀楷简体" w:hint="eastAsia"/>
        </w:rPr>
        <w:t>)</w:t>
      </w:r>
    </w:p>
    <w:p w14:paraId="5E4CB670" w14:textId="77777777" w:rsidR="00ED6DF6" w:rsidRDefault="00ED6DF6">
      <w:pPr>
        <w:adjustRightInd w:val="0"/>
        <w:snapToGrid w:val="0"/>
        <w:ind w:firstLine="420"/>
        <w:rPr>
          <w:rFonts w:eastAsia="方正宋刻本秀楷简体"/>
        </w:rPr>
      </w:pPr>
      <w:r>
        <w:rPr>
          <w:rFonts w:eastAsia="方正宋刻本秀楷简体" w:hint="eastAsia"/>
        </w:rPr>
        <w:t>vim -o file1 file2</w:t>
      </w:r>
      <w:r>
        <w:rPr>
          <w:rFonts w:eastAsia="方正宋刻本秀楷简体" w:hint="eastAsia"/>
        </w:rPr>
        <w:tab/>
      </w:r>
      <w:r>
        <w:rPr>
          <w:rFonts w:eastAsia="方正宋刻本秀楷简体" w:hint="eastAsia"/>
        </w:rPr>
        <w:tab/>
      </w:r>
      <w:r>
        <w:rPr>
          <w:rFonts w:eastAsia="方正宋刻本秀楷简体" w:hint="eastAsia"/>
        </w:rPr>
        <w:t>直接水平打开</w:t>
      </w:r>
    </w:p>
    <w:p w14:paraId="3FFFC879" w14:textId="77777777" w:rsidR="00ED6DF6" w:rsidRDefault="00ED6DF6">
      <w:pPr>
        <w:adjustRightInd w:val="0"/>
        <w:snapToGrid w:val="0"/>
        <w:ind w:firstLine="420"/>
        <w:rPr>
          <w:rFonts w:eastAsia="方正宋刻本秀楷简体"/>
        </w:rPr>
      </w:pPr>
      <w:r>
        <w:rPr>
          <w:rFonts w:eastAsia="方正宋刻本秀楷简体" w:hint="eastAsia"/>
        </w:rPr>
        <w:t>Ctrl+WW</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切换窗口</w:t>
      </w:r>
    </w:p>
    <w:p w14:paraId="52BA9602"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t>file2</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读取另一文件内容</w:t>
      </w:r>
    </w:p>
    <w:p w14:paraId="5B19B293" w14:textId="77777777" w:rsidR="00ED6DF6" w:rsidRDefault="00ED6DF6">
      <w:pPr>
        <w:adjustRightInd w:val="0"/>
        <w:snapToGrid w:val="0"/>
        <w:ind w:firstLine="420"/>
        <w:rPr>
          <w:rFonts w:eastAsia="方正宋刻本秀楷简体"/>
        </w:rPr>
      </w:pPr>
    </w:p>
    <w:p w14:paraId="03E4A82B" w14:textId="77777777" w:rsidR="00ED6DF6" w:rsidRDefault="00ED6DF6">
      <w:pPr>
        <w:adjustRightInd w:val="0"/>
        <w:snapToGrid w:val="0"/>
        <w:ind w:firstLine="420"/>
        <w:rPr>
          <w:rFonts w:eastAsia="方正宋刻本秀楷简体"/>
        </w:rPr>
      </w:pPr>
    </w:p>
    <w:p w14:paraId="76142946"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lastRenderedPageBreak/>
        <w:t>区域复制</w:t>
      </w:r>
    </w:p>
    <w:p w14:paraId="7E805059" w14:textId="77777777" w:rsidR="00ED6DF6" w:rsidRDefault="00ED6DF6">
      <w:pPr>
        <w:adjustRightInd w:val="0"/>
        <w:snapToGrid w:val="0"/>
        <w:ind w:firstLine="420"/>
        <w:rPr>
          <w:rFonts w:eastAsia="方正宋刻本秀楷简体"/>
        </w:rPr>
      </w:pPr>
      <w:r>
        <w:rPr>
          <w:rFonts w:eastAsia="方正宋刻本秀楷简体" w:hint="eastAsia"/>
        </w:rPr>
        <w:t>ctrl+V</w:t>
      </w:r>
      <w:r>
        <w:rPr>
          <w:rFonts w:eastAsia="方正宋刻本秀楷简体" w:hint="eastAsia"/>
        </w:rPr>
        <w:tab/>
      </w:r>
      <w:r>
        <w:rPr>
          <w:rFonts w:eastAsia="方正宋刻本秀楷简体" w:hint="eastAsia"/>
        </w:rPr>
        <w:tab/>
      </w:r>
      <w:r>
        <w:rPr>
          <w:rFonts w:eastAsia="方正宋刻本秀楷简体" w:hint="eastAsia"/>
        </w:rPr>
        <w:t>任意选择</w:t>
      </w:r>
      <w:r>
        <w:rPr>
          <w:rFonts w:eastAsia="方正宋刻本秀楷简体" w:hint="eastAsia"/>
        </w:rPr>
        <w:tab/>
      </w:r>
      <w:r>
        <w:rPr>
          <w:rFonts w:eastAsia="方正宋刻本秀楷简体" w:hint="eastAsia"/>
        </w:rPr>
        <w:t>可视块</w:t>
      </w:r>
    </w:p>
    <w:p w14:paraId="1B975228" w14:textId="77777777" w:rsidR="00ED6DF6" w:rsidRDefault="00ED6DF6">
      <w:pPr>
        <w:adjustRightInd w:val="0"/>
        <w:snapToGrid w:val="0"/>
        <w:ind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选择一行</w:t>
      </w:r>
      <w:r>
        <w:rPr>
          <w:rFonts w:eastAsia="方正宋刻本秀楷简体" w:hint="eastAsia"/>
        </w:rPr>
        <w:tab/>
      </w:r>
      <w:r>
        <w:rPr>
          <w:rFonts w:eastAsia="方正宋刻本秀楷简体" w:hint="eastAsia"/>
        </w:rPr>
        <w:t>可视</w:t>
      </w:r>
    </w:p>
    <w:p w14:paraId="17378AB2" w14:textId="77777777" w:rsidR="00ED6DF6" w:rsidRDefault="00ED6DF6">
      <w:pPr>
        <w:adjustRightInd w:val="0"/>
        <w:snapToGrid w:val="0"/>
        <w:ind w:firstLine="420"/>
        <w:rPr>
          <w:rFonts w:eastAsia="方正宋刻本秀楷简体"/>
        </w:rPr>
      </w:pPr>
      <w:r>
        <w:rPr>
          <w:rFonts w:eastAsia="方正宋刻本秀楷简体" w:hint="eastAsia"/>
        </w:rPr>
        <w:t>然后</w:t>
      </w:r>
      <w:r>
        <w:rPr>
          <w:rFonts w:eastAsia="方正宋刻本秀楷简体" w:hint="eastAsia"/>
        </w:rPr>
        <w:t>y</w:t>
      </w:r>
      <w:r>
        <w:rPr>
          <w:rFonts w:eastAsia="方正宋刻本秀楷简体" w:hint="eastAsia"/>
        </w:rPr>
        <w:t>复制，</w:t>
      </w:r>
      <w:r>
        <w:rPr>
          <w:rFonts w:eastAsia="方正宋刻本秀楷简体" w:hint="eastAsia"/>
        </w:rPr>
        <w:t>p</w:t>
      </w:r>
      <w:r>
        <w:rPr>
          <w:rFonts w:eastAsia="方正宋刻本秀楷简体" w:hint="eastAsia"/>
        </w:rPr>
        <w:t>粘贴</w:t>
      </w:r>
    </w:p>
    <w:p w14:paraId="48D0910D" w14:textId="77777777" w:rsidR="00ED6DF6" w:rsidRDefault="00ED6DF6">
      <w:pPr>
        <w:adjustRightInd w:val="0"/>
        <w:snapToGrid w:val="0"/>
        <w:rPr>
          <w:rFonts w:eastAsia="方正宋刻本秀楷简体"/>
        </w:rPr>
      </w:pPr>
    </w:p>
    <w:p w14:paraId="04597705" w14:textId="77777777" w:rsidR="00ED6DF6" w:rsidRDefault="00ED6DF6">
      <w:pPr>
        <w:adjustRightInd w:val="0"/>
        <w:snapToGrid w:val="0"/>
        <w:rPr>
          <w:rFonts w:eastAsia="方正宋刻本秀楷简体"/>
          <w:color w:val="7E7E7E"/>
        </w:rPr>
      </w:pPr>
      <w:r>
        <w:rPr>
          <w:rFonts w:eastAsia="方正宋刻本秀楷简体" w:hint="eastAsia"/>
          <w:b/>
          <w:bCs/>
          <w:sz w:val="24"/>
          <w:szCs w:val="32"/>
        </w:rPr>
        <w:t>定义快捷键</w:t>
      </w:r>
      <w:r>
        <w:rPr>
          <w:rFonts w:eastAsia="方正宋刻本秀楷简体" w:hint="eastAsia"/>
        </w:rPr>
        <w:tab/>
      </w:r>
      <w:r>
        <w:rPr>
          <w:rFonts w:eastAsia="方正宋刻本秀楷简体" w:hint="eastAsia"/>
        </w:rPr>
        <w:tab/>
      </w:r>
      <w:r>
        <w:rPr>
          <w:rFonts w:eastAsia="方正宋刻本秀楷简体" w:hint="eastAsia"/>
          <w:color w:val="7E7E7E"/>
        </w:rPr>
        <w:t>~/.</w:t>
      </w:r>
      <w:proofErr w:type="spellStart"/>
      <w:r>
        <w:rPr>
          <w:rFonts w:eastAsia="方正宋刻本秀楷简体" w:hint="eastAsia"/>
          <w:color w:val="7E7E7E"/>
        </w:rPr>
        <w:t>vimrc</w:t>
      </w:r>
      <w:proofErr w:type="spellEnd"/>
      <w:r>
        <w:rPr>
          <w:rFonts w:eastAsia="方正宋刻本秀楷简体" w:hint="eastAsia"/>
          <w:color w:val="7E7E7E"/>
        </w:rPr>
        <w:t>中永久定义</w:t>
      </w:r>
    </w:p>
    <w:p w14:paraId="77379F61" w14:textId="77777777" w:rsidR="00ED6DF6" w:rsidRDefault="00ED6DF6">
      <w:pPr>
        <w:adjustRightInd w:val="0"/>
        <w:snapToGrid w:val="0"/>
        <w:ind w:firstLine="420"/>
        <w:rPr>
          <w:rFonts w:eastAsia="方正宋刻本秀楷简体"/>
        </w:rPr>
      </w:pPr>
      <w:r>
        <w:rPr>
          <w:rFonts w:eastAsia="方正宋刻本秀楷简体" w:hint="eastAsia"/>
        </w:rPr>
        <w:t xml:space="preserve">:map </w:t>
      </w:r>
      <w:r>
        <w:rPr>
          <w:rFonts w:eastAsia="方正宋刻本秀楷简体" w:hint="eastAsia"/>
        </w:rPr>
        <w:t>快捷键</w:t>
      </w:r>
      <w:r>
        <w:rPr>
          <w:rFonts w:eastAsia="方正宋刻本秀楷简体" w:hint="eastAsia"/>
        </w:rPr>
        <w:t xml:space="preserve"> </w:t>
      </w:r>
      <w:r>
        <w:rPr>
          <w:rFonts w:eastAsia="方正宋刻本秀楷简体" w:hint="eastAsia"/>
        </w:rPr>
        <w:t>命令</w:t>
      </w:r>
    </w:p>
    <w:p w14:paraId="2BEA3EA8" w14:textId="77777777" w:rsidR="00ED6DF6" w:rsidRDefault="00ED6DF6">
      <w:pPr>
        <w:adjustRightInd w:val="0"/>
        <w:snapToGrid w:val="0"/>
        <w:ind w:firstLine="420"/>
        <w:rPr>
          <w:rFonts w:eastAsia="方正宋刻本秀楷简体"/>
        </w:rPr>
      </w:pPr>
      <w:proofErr w:type="gramStart"/>
      <w:r>
        <w:rPr>
          <w:rFonts w:eastAsia="方正宋刻本秀楷简体" w:hint="eastAsia"/>
        </w:rPr>
        <w:t>:</w:t>
      </w:r>
      <w:proofErr w:type="spellStart"/>
      <w:r>
        <w:rPr>
          <w:rFonts w:eastAsia="方正宋刻本秀楷简体" w:hint="eastAsia"/>
        </w:rPr>
        <w:t>unmap</w:t>
      </w:r>
      <w:proofErr w:type="spellEnd"/>
      <w:proofErr w:type="gramEnd"/>
    </w:p>
    <w:p w14:paraId="54727498" w14:textId="77777777" w:rsidR="00ED6DF6" w:rsidRDefault="00ED6DF6">
      <w:pPr>
        <w:adjustRightInd w:val="0"/>
        <w:snapToGrid w:val="0"/>
        <w:ind w:firstLine="420"/>
        <w:rPr>
          <w:rFonts w:eastAsia="方正宋刻本秀楷简体"/>
        </w:rPr>
      </w:pPr>
    </w:p>
    <w:p w14:paraId="45EFC296" w14:textId="77777777" w:rsidR="00ED6DF6" w:rsidRDefault="00ED6DF6">
      <w:pPr>
        <w:adjustRightInd w:val="0"/>
        <w:snapToGrid w:val="0"/>
        <w:ind w:firstLine="420"/>
        <w:rPr>
          <w:rFonts w:eastAsia="方正宋刻本秀楷简体"/>
        </w:rPr>
      </w:pPr>
      <w:proofErr w:type="gramStart"/>
      <w:r>
        <w:rPr>
          <w:rFonts w:eastAsia="方正宋刻本秀楷简体" w:hint="eastAsia"/>
        </w:rPr>
        <w:t>:map</w:t>
      </w:r>
      <w:proofErr w:type="gramEnd"/>
      <w:r>
        <w:rPr>
          <w:rFonts w:eastAsia="方正宋刻本秀楷简体" w:hint="eastAsia"/>
        </w:rPr>
        <w:t xml:space="preserve"> ^A </w:t>
      </w:r>
      <w:proofErr w:type="spellStart"/>
      <w:r>
        <w:rPr>
          <w:rFonts w:eastAsia="方正宋刻本秀楷简体" w:hint="eastAsia"/>
        </w:rPr>
        <w:t>ggO</w:t>
      </w:r>
      <w:proofErr w:type="spellEnd"/>
      <w:r>
        <w:rPr>
          <w:rFonts w:eastAsia="方正宋刻本秀楷简体" w:hint="eastAsia"/>
        </w:rPr>
        <w:t>#!/bin/bash&lt;Esc&gt;0#&lt;Esc&gt;0</w:t>
      </w:r>
    </w:p>
    <w:p w14:paraId="1A08C664"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t>ctrl+A,</w:t>
      </w:r>
      <w:r>
        <w:rPr>
          <w:rFonts w:eastAsia="方正宋刻本秀楷简体" w:hint="eastAsia"/>
        </w:rPr>
        <w:t>需同时按</w:t>
      </w:r>
      <w:r>
        <w:rPr>
          <w:rFonts w:eastAsia="方正宋刻本秀楷简体" w:hint="eastAsia"/>
        </w:rPr>
        <w:t>ctrl+V+A</w:t>
      </w:r>
      <w:r>
        <w:rPr>
          <w:rFonts w:eastAsia="方正宋刻本秀楷简体" w:hint="eastAsia"/>
        </w:rPr>
        <w:t>，或先按</w:t>
      </w:r>
      <w:r>
        <w:rPr>
          <w:rFonts w:eastAsia="方正宋刻本秀楷简体" w:hint="eastAsia"/>
        </w:rPr>
        <w:t>ctrl+V</w:t>
      </w:r>
      <w:r>
        <w:rPr>
          <w:rFonts w:eastAsia="方正宋刻本秀楷简体" w:hint="eastAsia"/>
        </w:rPr>
        <w:t>再</w:t>
      </w:r>
      <w:r>
        <w:rPr>
          <w:rFonts w:eastAsia="方正宋刻本秀楷简体" w:hint="eastAsia"/>
        </w:rPr>
        <w:t>ctrl+A</w:t>
      </w:r>
      <w:r>
        <w:rPr>
          <w:rFonts w:eastAsia="方正宋刻本秀楷简体" w:hint="eastAsia"/>
        </w:rPr>
        <w:t>，直接输入无效</w:t>
      </w:r>
    </w:p>
    <w:p w14:paraId="5DAFB242" w14:textId="77777777" w:rsidR="00ED6DF6" w:rsidRDefault="00ED6DF6">
      <w:pPr>
        <w:adjustRightInd w:val="0"/>
        <w:snapToGrid w:val="0"/>
        <w:ind w:firstLine="420"/>
        <w:rPr>
          <w:rFonts w:eastAsia="方正宋刻本秀楷简体"/>
        </w:rPr>
      </w:pPr>
      <w:proofErr w:type="spellStart"/>
      <w:r>
        <w:rPr>
          <w:rFonts w:eastAsia="方正宋刻本秀楷简体" w:hint="eastAsia"/>
        </w:rPr>
        <w:t>ggO</w:t>
      </w:r>
      <w:proofErr w:type="spellEnd"/>
      <w:proofErr w:type="gramStart"/>
      <w:r>
        <w:rPr>
          <w:rFonts w:eastAsia="方正宋刻本秀楷简体" w:hint="eastAsia"/>
        </w:rPr>
        <w:t>#!/</w:t>
      </w:r>
      <w:proofErr w:type="gramEnd"/>
      <w:r>
        <w:rPr>
          <w:rFonts w:eastAsia="方正宋刻本秀楷简体" w:hint="eastAsia"/>
        </w:rPr>
        <w:t>bin/bash&lt;Esc&gt;o#&lt;Esc&gt;o</w:t>
      </w:r>
      <w:r>
        <w:rPr>
          <w:rFonts w:eastAsia="方正宋刻本秀楷简体" w:hint="eastAsia"/>
        </w:rPr>
        <w:tab/>
      </w:r>
    </w:p>
    <w:p w14:paraId="38567634" w14:textId="77777777" w:rsidR="00ED6DF6" w:rsidRDefault="00ED6DF6">
      <w:pPr>
        <w:adjustRightInd w:val="0"/>
        <w:snapToGrid w:val="0"/>
        <w:ind w:firstLine="420"/>
        <w:rPr>
          <w:rFonts w:eastAsia="方正宋刻本秀楷简体"/>
        </w:rPr>
      </w:pPr>
      <w:r>
        <w:rPr>
          <w:rFonts w:eastAsia="方正宋刻本秀楷简体" w:hint="eastAsia"/>
        </w:rPr>
        <w:t>在首行插入</w:t>
      </w:r>
      <w:r>
        <w:rPr>
          <w:rFonts w:eastAsia="方正宋刻本秀楷简体" w:hint="eastAsia"/>
        </w:rPr>
        <w:t>#!/bin/bash</w:t>
      </w:r>
      <w:r>
        <w:rPr>
          <w:rFonts w:eastAsia="方正宋刻本秀楷简体" w:hint="eastAsia"/>
        </w:rPr>
        <w:tab/>
      </w:r>
      <w:r>
        <w:rPr>
          <w:rFonts w:eastAsia="方正宋刻本秀楷简体" w:hint="eastAsia"/>
        </w:rPr>
        <w:t>次行插入</w:t>
      </w:r>
      <w:r>
        <w:rPr>
          <w:rFonts w:eastAsia="方正宋刻本秀楷简体" w:hint="eastAsia"/>
        </w:rPr>
        <w:t xml:space="preserve"># </w:t>
      </w:r>
      <w:r>
        <w:rPr>
          <w:rFonts w:eastAsia="方正宋刻本秀楷简体" w:hint="eastAsia"/>
        </w:rPr>
        <w:t>第三行写程序</w:t>
      </w:r>
      <w:r>
        <w:rPr>
          <w:rFonts w:eastAsia="方正宋刻本秀楷简体" w:hint="eastAsia"/>
        </w:rPr>
        <w:tab/>
      </w:r>
      <w:r>
        <w:rPr>
          <w:rFonts w:eastAsia="方正宋刻本秀楷简体" w:hint="eastAsia"/>
        </w:rPr>
        <w:tab/>
        <w:t>&lt;Esc&gt;</w:t>
      </w:r>
      <w:r>
        <w:rPr>
          <w:rFonts w:eastAsia="方正宋刻本秀楷简体" w:hint="eastAsia"/>
        </w:rPr>
        <w:t>要诸</w:t>
      </w:r>
      <w:proofErr w:type="gramStart"/>
      <w:r>
        <w:rPr>
          <w:rFonts w:eastAsia="方正宋刻本秀楷简体" w:hint="eastAsia"/>
        </w:rPr>
        <w:t>个</w:t>
      </w:r>
      <w:proofErr w:type="gramEnd"/>
      <w:r>
        <w:rPr>
          <w:rFonts w:eastAsia="方正宋刻本秀楷简体" w:hint="eastAsia"/>
        </w:rPr>
        <w:t>字符输入</w:t>
      </w:r>
    </w:p>
    <w:p w14:paraId="680175C4" w14:textId="77777777" w:rsidR="00ED6DF6" w:rsidRDefault="00ED6DF6">
      <w:pPr>
        <w:adjustRightInd w:val="0"/>
        <w:snapToGrid w:val="0"/>
        <w:ind w:firstLine="420"/>
        <w:rPr>
          <w:rFonts w:eastAsia="方正宋刻本秀楷简体"/>
        </w:rPr>
      </w:pPr>
      <w:proofErr w:type="gramStart"/>
      <w:r>
        <w:rPr>
          <w:rFonts w:eastAsia="方正宋刻本秀楷简体" w:hint="eastAsia"/>
        </w:rPr>
        <w:t>:map</w:t>
      </w:r>
      <w:proofErr w:type="gramEnd"/>
      <w:r>
        <w:rPr>
          <w:rFonts w:eastAsia="方正宋刻本秀楷简体" w:hint="eastAsia"/>
        </w:rPr>
        <w:t xml:space="preserve"> ^E </w:t>
      </w:r>
      <w:hyperlink r:id="rId11" w:history="1">
        <w:r>
          <w:rPr>
            <w:rStyle w:val="a3"/>
            <w:rFonts w:eastAsia="方正宋刻本秀楷简体" w:hint="eastAsia"/>
          </w:rPr>
          <w:t>aria@linux.com</w:t>
        </w:r>
      </w:hyperlink>
    </w:p>
    <w:p w14:paraId="1B0FC7FB" w14:textId="77777777" w:rsidR="00ED6DF6" w:rsidRDefault="00ED6DF6">
      <w:pPr>
        <w:adjustRightInd w:val="0"/>
        <w:snapToGrid w:val="0"/>
        <w:ind w:firstLine="420"/>
        <w:rPr>
          <w:rFonts w:eastAsia="方正宋刻本秀楷简体"/>
        </w:rPr>
      </w:pPr>
    </w:p>
    <w:p w14:paraId="4777B19D"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vim</w:t>
      </w:r>
      <w:r>
        <w:rPr>
          <w:rFonts w:eastAsia="方正宋刻本秀楷简体" w:hint="eastAsia"/>
          <w:b/>
          <w:bCs/>
          <w:sz w:val="24"/>
          <w:szCs w:val="32"/>
        </w:rPr>
        <w:t>中与</w:t>
      </w:r>
      <w:r>
        <w:rPr>
          <w:rFonts w:eastAsia="方正宋刻本秀楷简体" w:hint="eastAsia"/>
          <w:b/>
          <w:bCs/>
          <w:sz w:val="24"/>
          <w:szCs w:val="32"/>
        </w:rPr>
        <w:t>shell</w:t>
      </w:r>
      <w:r>
        <w:rPr>
          <w:rFonts w:eastAsia="方正宋刻本秀楷简体" w:hint="eastAsia"/>
          <w:b/>
          <w:bCs/>
          <w:sz w:val="24"/>
          <w:szCs w:val="32"/>
        </w:rPr>
        <w:t>交互</w:t>
      </w:r>
    </w:p>
    <w:p w14:paraId="55E5AE2C" w14:textId="77777777" w:rsidR="00ED6DF6" w:rsidRDefault="00ED6DF6">
      <w:pPr>
        <w:adjustRightInd w:val="0"/>
        <w:snapToGrid w:val="0"/>
        <w:ind w:firstLine="420"/>
        <w:rPr>
          <w:rFonts w:eastAsia="方正宋刻本秀楷简体"/>
        </w:rPr>
      </w:pPr>
      <w:proofErr w:type="gramStart"/>
      <w:r>
        <w:rPr>
          <w:rFonts w:eastAsia="方正宋刻本秀楷简体" w:hint="eastAsia"/>
        </w:rPr>
        <w:t>:!</w:t>
      </w:r>
      <w:proofErr w:type="gramEnd"/>
      <w:r>
        <w:rPr>
          <w:rFonts w:eastAsia="方正宋刻本秀楷简体" w:hint="eastAsia"/>
        </w:rPr>
        <w:t>命令</w:t>
      </w:r>
      <w:r>
        <w:rPr>
          <w:rFonts w:eastAsia="方正宋刻本秀楷简体" w:hint="eastAsia"/>
        </w:rPr>
        <w:tab/>
      </w:r>
      <w:r>
        <w:rPr>
          <w:rFonts w:eastAsia="方正宋刻本秀楷简体" w:hint="eastAsia"/>
        </w:rPr>
        <w:tab/>
      </w:r>
      <w:r>
        <w:rPr>
          <w:rFonts w:eastAsia="方正宋刻本秀楷简体" w:hint="eastAsia"/>
        </w:rPr>
        <w:t>执行命令</w:t>
      </w:r>
      <w:r>
        <w:rPr>
          <w:rFonts w:eastAsia="方正宋刻本秀楷简体" w:hint="eastAsia"/>
        </w:rPr>
        <w:tab/>
      </w:r>
    </w:p>
    <w:p w14:paraId="6757BB87" w14:textId="77777777" w:rsidR="00ED6DF6" w:rsidRDefault="00ED6DF6">
      <w:pPr>
        <w:adjustRightInd w:val="0"/>
        <w:snapToGrid w:val="0"/>
        <w:ind w:firstLine="420"/>
        <w:rPr>
          <w:rFonts w:eastAsia="方正宋刻本秀楷简体"/>
        </w:rPr>
      </w:pPr>
      <w:proofErr w:type="gramStart"/>
      <w:r>
        <w:rPr>
          <w:rFonts w:eastAsia="方正宋刻本秀楷简体" w:hint="eastAsia"/>
        </w:rPr>
        <w:t>:r</w:t>
      </w:r>
      <w:proofErr w:type="gramEnd"/>
      <w:r>
        <w:rPr>
          <w:rFonts w:eastAsia="方正宋刻本秀楷简体" w:hint="eastAsia"/>
        </w:rPr>
        <w:t xml:space="preserve"> !date</w:t>
      </w:r>
      <w:r>
        <w:rPr>
          <w:rFonts w:eastAsia="方正宋刻本秀楷简体" w:hint="eastAsia"/>
        </w:rPr>
        <w:tab/>
      </w:r>
      <w:r>
        <w:rPr>
          <w:rFonts w:eastAsia="方正宋刻本秀楷简体" w:hint="eastAsia"/>
        </w:rPr>
        <w:tab/>
      </w:r>
      <w:r>
        <w:rPr>
          <w:rFonts w:eastAsia="方正宋刻本秀楷简体" w:hint="eastAsia"/>
        </w:rPr>
        <w:t>将命令的结果导入文档光标处</w:t>
      </w:r>
    </w:p>
    <w:p w14:paraId="2BC21950" w14:textId="77777777" w:rsidR="00ED6DF6" w:rsidRDefault="00ED6DF6">
      <w:pPr>
        <w:adjustRightInd w:val="0"/>
        <w:snapToGrid w:val="0"/>
        <w:ind w:firstLine="420"/>
        <w:rPr>
          <w:rFonts w:eastAsia="方正宋刻本秀楷简体"/>
        </w:rPr>
      </w:pPr>
      <w:r>
        <w:rPr>
          <w:rFonts w:eastAsia="方正宋刻本秀楷简体" w:hint="eastAsia"/>
        </w:rPr>
        <w:t>文本格式转换</w:t>
      </w:r>
    </w:p>
    <w:p w14:paraId="5051E1C9" w14:textId="77777777" w:rsidR="00ED6DF6" w:rsidRDefault="00ED6DF6">
      <w:pPr>
        <w:adjustRightInd w:val="0"/>
        <w:snapToGrid w:val="0"/>
        <w:ind w:firstLine="420"/>
        <w:rPr>
          <w:rFonts w:eastAsia="方正宋刻本秀楷简体"/>
        </w:rPr>
      </w:pPr>
      <w:r>
        <w:rPr>
          <w:rFonts w:eastAsia="方正宋刻本秀楷简体" w:hint="eastAsia"/>
        </w:rPr>
        <w:t>windows</w:t>
      </w:r>
      <w:r>
        <w:rPr>
          <w:rFonts w:eastAsia="方正宋刻本秀楷简体" w:hint="eastAsia"/>
        </w:rPr>
        <w:t>文件列的结束符号有两个控制字符，归位字符</w:t>
      </w:r>
      <w:r>
        <w:rPr>
          <w:rFonts w:eastAsia="方正宋刻本秀楷简体" w:hint="eastAsia"/>
        </w:rPr>
        <w:t>^M</w:t>
      </w:r>
      <w:r>
        <w:rPr>
          <w:rFonts w:eastAsia="方正宋刻本秀楷简体" w:hint="eastAsia"/>
        </w:rPr>
        <w:t>换行字符</w:t>
      </w:r>
      <w:r>
        <w:rPr>
          <w:rFonts w:eastAsia="方正宋刻本秀楷简体" w:hint="eastAsia"/>
        </w:rPr>
        <w:t>^J</w:t>
      </w:r>
    </w:p>
    <w:p w14:paraId="704FC00C" w14:textId="77777777" w:rsidR="00ED6DF6" w:rsidRDefault="00ED6DF6">
      <w:pPr>
        <w:adjustRightInd w:val="0"/>
        <w:snapToGrid w:val="0"/>
        <w:ind w:firstLine="420"/>
        <w:rPr>
          <w:rFonts w:eastAsia="方正宋刻本秀楷简体"/>
        </w:rPr>
      </w:pPr>
      <w:r>
        <w:rPr>
          <w:rFonts w:eastAsia="方正宋刻本秀楷简体" w:hint="eastAsia"/>
        </w:rPr>
        <w:t>linux</w:t>
      </w:r>
      <w:r>
        <w:rPr>
          <w:rFonts w:eastAsia="方正宋刻本秀楷简体" w:hint="eastAsia"/>
        </w:rPr>
        <w:t>中只有一个换行字符</w:t>
      </w:r>
      <w:r>
        <w:rPr>
          <w:rFonts w:eastAsia="方正宋刻本秀楷简体" w:hint="eastAsia"/>
        </w:rPr>
        <w:t>\n</w:t>
      </w:r>
      <w:r>
        <w:rPr>
          <w:rFonts w:eastAsia="方正宋刻本秀楷简体" w:hint="eastAsia"/>
        </w:rPr>
        <w:t>功能同</w:t>
      </w:r>
      <w:r>
        <w:rPr>
          <w:rFonts w:eastAsia="方正宋刻本秀楷简体" w:hint="eastAsia"/>
        </w:rPr>
        <w:t>^J</w:t>
      </w:r>
      <w:r>
        <w:rPr>
          <w:rFonts w:eastAsia="方正宋刻本秀楷简体" w:hint="eastAsia"/>
        </w:rPr>
        <w:t>，</w:t>
      </w:r>
      <w:r>
        <w:rPr>
          <w:rFonts w:eastAsia="方正宋刻本秀楷简体" w:hint="eastAsia"/>
        </w:rPr>
        <w:t>linux</w:t>
      </w:r>
      <w:r>
        <w:rPr>
          <w:rFonts w:eastAsia="方正宋刻本秀楷简体" w:hint="eastAsia"/>
        </w:rPr>
        <w:t>文本放在</w:t>
      </w:r>
      <w:r>
        <w:rPr>
          <w:rFonts w:eastAsia="方正宋刻本秀楷简体" w:hint="eastAsia"/>
        </w:rPr>
        <w:t>win</w:t>
      </w:r>
      <w:r>
        <w:rPr>
          <w:rFonts w:eastAsia="方正宋刻本秀楷简体" w:hint="eastAsia"/>
        </w:rPr>
        <w:t>中成为首尾相连的一行</w:t>
      </w:r>
    </w:p>
    <w:p w14:paraId="3E877901" w14:textId="77777777" w:rsidR="00ED6DF6" w:rsidRDefault="00ED6DF6">
      <w:pPr>
        <w:adjustRightInd w:val="0"/>
        <w:snapToGrid w:val="0"/>
        <w:ind w:left="420" w:firstLine="420"/>
        <w:rPr>
          <w:rFonts w:eastAsia="方正宋刻本秀楷简体"/>
        </w:rPr>
      </w:pPr>
      <w:r>
        <w:rPr>
          <w:rFonts w:eastAsia="方正宋刻本秀楷简体" w:hint="eastAsia"/>
        </w:rPr>
        <w:t>unix2dos</w:t>
      </w:r>
      <w:r>
        <w:rPr>
          <w:rFonts w:eastAsia="方正宋刻本秀楷简体" w:hint="eastAsia"/>
        </w:rPr>
        <w:tab/>
      </w:r>
      <w:r>
        <w:rPr>
          <w:rFonts w:eastAsia="方正宋刻本秀楷简体" w:hint="eastAsia"/>
        </w:rPr>
        <w:t>把</w:t>
      </w:r>
      <w:r>
        <w:rPr>
          <w:rFonts w:eastAsia="方正宋刻本秀楷简体" w:hint="eastAsia"/>
        </w:rPr>
        <w:t>linux</w:t>
      </w:r>
      <w:r>
        <w:rPr>
          <w:rFonts w:eastAsia="方正宋刻本秀楷简体" w:hint="eastAsia"/>
        </w:rPr>
        <w:t>的</w:t>
      </w:r>
      <w:r>
        <w:rPr>
          <w:rFonts w:eastAsia="方正宋刻本秀楷简体" w:hint="eastAsia"/>
        </w:rPr>
        <w:t>\n</w:t>
      </w:r>
      <w:r>
        <w:rPr>
          <w:rFonts w:eastAsia="方正宋刻本秀楷简体" w:hint="eastAsia"/>
        </w:rPr>
        <w:t>转换成</w:t>
      </w:r>
      <w:r>
        <w:rPr>
          <w:rFonts w:eastAsia="方正宋刻本秀楷简体" w:hint="eastAsia"/>
        </w:rPr>
        <w:t>win</w:t>
      </w:r>
      <w:r>
        <w:rPr>
          <w:rFonts w:eastAsia="方正宋刻本秀楷简体" w:hint="eastAsia"/>
        </w:rPr>
        <w:t>中</w:t>
      </w:r>
      <w:r>
        <w:rPr>
          <w:rFonts w:eastAsia="方正宋刻本秀楷简体" w:hint="eastAsia"/>
        </w:rPr>
        <w:t>^M</w:t>
      </w:r>
      <w:r>
        <w:rPr>
          <w:rFonts w:eastAsia="方正宋刻本秀楷简体" w:hint="eastAsia"/>
        </w:rPr>
        <w:t>、</w:t>
      </w:r>
      <w:r>
        <w:rPr>
          <w:rFonts w:eastAsia="方正宋刻本秀楷简体" w:hint="eastAsia"/>
        </w:rPr>
        <w:t>^J</w:t>
      </w:r>
    </w:p>
    <w:p w14:paraId="6E3A03E3" w14:textId="77777777" w:rsidR="00ED6DF6" w:rsidRDefault="00ED6DF6">
      <w:pPr>
        <w:adjustRightInd w:val="0"/>
        <w:snapToGrid w:val="0"/>
        <w:ind w:left="420" w:firstLine="420"/>
        <w:rPr>
          <w:rFonts w:eastAsia="方正宋刻本秀楷简体"/>
        </w:rPr>
      </w:pPr>
      <w:r>
        <w:rPr>
          <w:rFonts w:eastAsia="方正宋刻本秀楷简体" w:hint="eastAsia"/>
        </w:rPr>
        <w:t>dos2unix</w:t>
      </w:r>
      <w:r>
        <w:rPr>
          <w:rFonts w:eastAsia="方正宋刻本秀楷简体" w:hint="eastAsia"/>
        </w:rPr>
        <w:tab/>
      </w:r>
      <w:r>
        <w:rPr>
          <w:rFonts w:eastAsia="方正宋刻本秀楷简体" w:hint="eastAsia"/>
        </w:rPr>
        <w:t>把</w:t>
      </w:r>
      <w:r>
        <w:rPr>
          <w:rFonts w:eastAsia="方正宋刻本秀楷简体" w:hint="eastAsia"/>
        </w:rPr>
        <w:t>win</w:t>
      </w:r>
      <w:r>
        <w:rPr>
          <w:rFonts w:eastAsia="方正宋刻本秀楷简体" w:hint="eastAsia"/>
        </w:rPr>
        <w:t>中</w:t>
      </w:r>
      <w:r>
        <w:rPr>
          <w:rFonts w:eastAsia="方正宋刻本秀楷简体" w:hint="eastAsia"/>
        </w:rPr>
        <w:t>^M</w:t>
      </w:r>
      <w:r>
        <w:rPr>
          <w:rFonts w:eastAsia="方正宋刻本秀楷简体" w:hint="eastAsia"/>
        </w:rPr>
        <w:t>、</w:t>
      </w:r>
      <w:r>
        <w:rPr>
          <w:rFonts w:eastAsia="方正宋刻本秀楷简体" w:hint="eastAsia"/>
        </w:rPr>
        <w:t>^J</w:t>
      </w:r>
      <w:r>
        <w:rPr>
          <w:rFonts w:eastAsia="方正宋刻本秀楷简体" w:hint="eastAsia"/>
        </w:rPr>
        <w:t>转换成</w:t>
      </w:r>
      <w:r>
        <w:rPr>
          <w:rFonts w:eastAsia="方正宋刻本秀楷简体" w:hint="eastAsia"/>
        </w:rPr>
        <w:t>linux</w:t>
      </w:r>
      <w:r>
        <w:rPr>
          <w:rFonts w:eastAsia="方正宋刻本秀楷简体" w:hint="eastAsia"/>
        </w:rPr>
        <w:t>的</w:t>
      </w:r>
      <w:r>
        <w:rPr>
          <w:rFonts w:eastAsia="方正宋刻本秀楷简体" w:hint="eastAsia"/>
        </w:rPr>
        <w:t>\n</w:t>
      </w:r>
    </w:p>
    <w:p w14:paraId="42B40437" w14:textId="77777777" w:rsidR="00ED6DF6" w:rsidRDefault="00ED6DF6">
      <w:pPr>
        <w:adjustRightInd w:val="0"/>
        <w:snapToGrid w:val="0"/>
        <w:ind w:left="420" w:firstLine="420"/>
        <w:rPr>
          <w:rFonts w:eastAsia="方正宋刻本秀楷简体"/>
        </w:rPr>
      </w:pPr>
    </w:p>
    <w:p w14:paraId="0F12896D"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vim</w:t>
      </w:r>
      <w:r>
        <w:rPr>
          <w:rFonts w:eastAsia="方正宋刻本秀楷简体" w:hint="eastAsia"/>
          <w:b/>
          <w:bCs/>
          <w:sz w:val="24"/>
          <w:szCs w:val="32"/>
        </w:rPr>
        <w:t>宏记录</w:t>
      </w:r>
    </w:p>
    <w:p w14:paraId="552ECD19" w14:textId="77777777" w:rsidR="00ED6DF6" w:rsidRDefault="00ED6DF6">
      <w:pPr>
        <w:adjustRightInd w:val="0"/>
        <w:snapToGrid w:val="0"/>
        <w:ind w:firstLine="420"/>
        <w:rPr>
          <w:rFonts w:eastAsia="方正宋刻本秀楷简体"/>
        </w:rPr>
      </w:pPr>
      <w:r>
        <w:rPr>
          <w:rFonts w:eastAsia="方正宋刻本秀楷简体" w:hint="eastAsia"/>
        </w:rPr>
        <w:t>q</w:t>
      </w:r>
      <w:r>
        <w:rPr>
          <w:rFonts w:eastAsia="方正宋刻本秀楷简体" w:hint="eastAsia"/>
        </w:rPr>
        <w:t>宏名字，左下角显示记录中，</w:t>
      </w:r>
      <w:r>
        <w:rPr>
          <w:rFonts w:eastAsia="方正宋刻本秀楷简体" w:hint="eastAsia"/>
        </w:rPr>
        <w:tab/>
      </w:r>
      <w:r>
        <w:rPr>
          <w:rFonts w:eastAsia="方正宋刻本秀楷简体" w:hint="eastAsia"/>
        </w:rPr>
        <w:t>然后操作</w:t>
      </w:r>
      <w:r>
        <w:rPr>
          <w:rFonts w:eastAsia="方正宋刻本秀楷简体" w:hint="eastAsia"/>
        </w:rPr>
        <w:tab/>
      </w:r>
      <w:r>
        <w:rPr>
          <w:rFonts w:eastAsia="方正宋刻本秀楷简体" w:hint="eastAsia"/>
        </w:rPr>
        <w:tab/>
        <w:t>q</w:t>
      </w:r>
      <w:r>
        <w:rPr>
          <w:rFonts w:eastAsia="方正宋刻本秀楷简体" w:hint="eastAsia"/>
        </w:rPr>
        <w:t>表示宏记录</w:t>
      </w:r>
    </w:p>
    <w:p w14:paraId="7F7F2240" w14:textId="77777777" w:rsidR="00ED6DF6" w:rsidRDefault="00ED6DF6">
      <w:pPr>
        <w:adjustRightInd w:val="0"/>
        <w:snapToGrid w:val="0"/>
        <w:ind w:firstLine="420"/>
        <w:rPr>
          <w:rFonts w:eastAsia="方正宋刻本秀楷简体"/>
        </w:rPr>
      </w:pPr>
      <w:r>
        <w:rPr>
          <w:rFonts w:eastAsia="方正宋刻本秀楷简体" w:hint="eastAsia"/>
        </w:rPr>
        <w:t>再按</w:t>
      </w:r>
      <w:r>
        <w:rPr>
          <w:rFonts w:eastAsia="方正宋刻本秀楷简体" w:hint="eastAsia"/>
        </w:rPr>
        <w:t>q</w:t>
      </w:r>
      <w:r>
        <w:rPr>
          <w:rFonts w:eastAsia="方正宋刻本秀楷简体" w:hint="eastAsia"/>
        </w:rPr>
        <w:t>退出宏记录</w:t>
      </w:r>
    </w:p>
    <w:p w14:paraId="4B520036" w14:textId="77777777" w:rsidR="00ED6DF6" w:rsidRDefault="00ED6DF6">
      <w:pPr>
        <w:adjustRightInd w:val="0"/>
        <w:snapToGrid w:val="0"/>
        <w:ind w:firstLine="420"/>
        <w:rPr>
          <w:rFonts w:eastAsia="方正宋刻本秀楷简体"/>
        </w:rPr>
      </w:pPr>
      <w:r>
        <w:rPr>
          <w:rFonts w:eastAsia="方正宋刻本秀楷简体" w:hint="eastAsia"/>
        </w:rPr>
        <w:t>在需要操作的地方运行</w:t>
      </w:r>
      <w:r>
        <w:rPr>
          <w:rFonts w:eastAsia="方正宋刻本秀楷简体" w:hint="eastAsia"/>
        </w:rPr>
        <w:t>@</w:t>
      </w:r>
      <w:r>
        <w:rPr>
          <w:rFonts w:eastAsia="方正宋刻本秀楷简体" w:hint="eastAsia"/>
        </w:rPr>
        <w:t>宏名字</w:t>
      </w:r>
      <w:r>
        <w:rPr>
          <w:rFonts w:eastAsia="方正宋刻本秀楷简体" w:hint="eastAsia"/>
        </w:rPr>
        <w:tab/>
        <w:t>n@</w:t>
      </w:r>
      <w:r>
        <w:rPr>
          <w:rFonts w:eastAsia="方正宋刻本秀楷简体" w:hint="eastAsia"/>
        </w:rPr>
        <w:t>宏名字执行</w:t>
      </w:r>
      <w:r>
        <w:rPr>
          <w:rFonts w:eastAsia="方正宋刻本秀楷简体" w:hint="eastAsia"/>
        </w:rPr>
        <w:t>n</w:t>
      </w:r>
      <w:r>
        <w:rPr>
          <w:rFonts w:eastAsia="方正宋刻本秀楷简体" w:hint="eastAsia"/>
        </w:rPr>
        <w:t>次</w:t>
      </w:r>
      <w:r>
        <w:rPr>
          <w:rFonts w:eastAsia="方正宋刻本秀楷简体" w:hint="eastAsia"/>
        </w:rPr>
        <w:tab/>
        <w:t>@@</w:t>
      </w:r>
      <w:r>
        <w:rPr>
          <w:rFonts w:eastAsia="方正宋刻本秀楷简体" w:hint="eastAsia"/>
        </w:rPr>
        <w:t>执行上次的宏</w:t>
      </w:r>
    </w:p>
    <w:p w14:paraId="23DF0756" w14:textId="77777777" w:rsidR="00ED6DF6" w:rsidRDefault="00ED6DF6">
      <w:pPr>
        <w:adjustRightInd w:val="0"/>
        <w:snapToGrid w:val="0"/>
        <w:ind w:firstLine="420"/>
        <w:rPr>
          <w:rFonts w:eastAsia="方正宋刻本秀楷简体"/>
        </w:rPr>
      </w:pPr>
    </w:p>
    <w:p w14:paraId="3E29416A"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ab</w:t>
      </w:r>
      <w:r>
        <w:rPr>
          <w:rFonts w:eastAsia="方正宋刻本秀楷简体" w:hint="eastAsia"/>
          <w:b/>
          <w:bCs/>
          <w:sz w:val="24"/>
          <w:szCs w:val="32"/>
        </w:rPr>
        <w:t>命令</w:t>
      </w:r>
    </w:p>
    <w:p w14:paraId="4FBF4ACF" w14:textId="77777777" w:rsidR="00ED6DF6" w:rsidRDefault="00ED6DF6">
      <w:pPr>
        <w:adjustRightInd w:val="0"/>
        <w:snapToGrid w:val="0"/>
        <w:ind w:firstLine="420"/>
        <w:rPr>
          <w:rFonts w:eastAsia="方正宋刻本秀楷简体"/>
        </w:rPr>
      </w:pPr>
      <w:r>
        <w:rPr>
          <w:rFonts w:eastAsia="方正宋刻本秀楷简体" w:hint="eastAsia"/>
        </w:rPr>
        <w:t xml:space="preserve">:ab </w:t>
      </w:r>
      <w:r>
        <w:rPr>
          <w:rFonts w:eastAsia="方正宋刻本秀楷简体" w:hint="eastAsia"/>
        </w:rPr>
        <w:t>替代符</w:t>
      </w:r>
      <w:r>
        <w:rPr>
          <w:rFonts w:eastAsia="方正宋刻本秀楷简体" w:hint="eastAsia"/>
        </w:rPr>
        <w:t xml:space="preserve"> </w:t>
      </w:r>
      <w:r>
        <w:rPr>
          <w:rFonts w:eastAsia="方正宋刻本秀楷简体" w:hint="eastAsia"/>
        </w:rPr>
        <w:t>原始信息</w:t>
      </w:r>
    </w:p>
    <w:p w14:paraId="78A5D617" w14:textId="77777777" w:rsidR="00ED6DF6" w:rsidRDefault="00ED6DF6">
      <w:pPr>
        <w:adjustRightInd w:val="0"/>
        <w:snapToGrid w:val="0"/>
        <w:ind w:firstLine="420"/>
        <w:rPr>
          <w:rFonts w:eastAsia="方正宋刻本秀楷简体"/>
          <w:b/>
          <w:bCs/>
          <w:sz w:val="40"/>
          <w:szCs w:val="48"/>
        </w:rPr>
      </w:pPr>
      <w:proofErr w:type="gramStart"/>
      <w:r>
        <w:rPr>
          <w:rFonts w:eastAsia="方正宋刻本秀楷简体" w:hint="eastAsia"/>
        </w:rPr>
        <w:t>:ab</w:t>
      </w:r>
      <w:proofErr w:type="gramEnd"/>
      <w:r>
        <w:rPr>
          <w:rFonts w:eastAsia="方正宋刻本秀楷简体" w:hint="eastAsia"/>
        </w:rPr>
        <w:t xml:space="preserve"> </w:t>
      </w:r>
      <w:proofErr w:type="spellStart"/>
      <w:r>
        <w:rPr>
          <w:rFonts w:eastAsia="方正宋刻本秀楷简体" w:hint="eastAsia"/>
        </w:rPr>
        <w:t>mymail</w:t>
      </w:r>
      <w:proofErr w:type="spellEnd"/>
      <w:r>
        <w:rPr>
          <w:rFonts w:eastAsia="方正宋刻本秀楷简体" w:hint="eastAsia"/>
        </w:rPr>
        <w:tab/>
      </w:r>
      <w:hyperlink r:id="rId12" w:history="1">
        <w:r>
          <w:rPr>
            <w:rStyle w:val="a3"/>
            <w:rFonts w:eastAsia="方正宋刻本秀楷简体" w:hint="eastAsia"/>
          </w:rPr>
          <w:t>aria@limux.com</w:t>
        </w:r>
        <w:r>
          <w:rPr>
            <w:rStyle w:val="a3"/>
            <w:rFonts w:eastAsia="方正宋刻本秀楷简体" w:hint="eastAsia"/>
          </w:rPr>
          <w:br w:type="page"/>
        </w:r>
      </w:hyperlink>
      <w:r>
        <w:rPr>
          <w:rFonts w:eastAsia="方正宋刻本秀楷简体" w:hint="eastAsia"/>
          <w:b/>
          <w:bCs/>
          <w:sz w:val="40"/>
          <w:szCs w:val="48"/>
        </w:rPr>
        <w:t>软件安装管理</w:t>
      </w:r>
    </w:p>
    <w:p w14:paraId="0D1329F8" w14:textId="77777777" w:rsidR="00ED6DF6" w:rsidRDefault="00ED6DF6">
      <w:pPr>
        <w:adjustRightInd w:val="0"/>
        <w:snapToGrid w:val="0"/>
        <w:ind w:firstLine="420"/>
        <w:rPr>
          <w:rFonts w:eastAsia="方正宋刻本秀楷简体"/>
          <w:b/>
          <w:bCs/>
          <w:sz w:val="40"/>
          <w:szCs w:val="48"/>
        </w:rPr>
      </w:pPr>
    </w:p>
    <w:p w14:paraId="333DBB14" w14:textId="77777777" w:rsidR="00ED6DF6" w:rsidRDefault="00ED6DF6">
      <w:pPr>
        <w:numPr>
          <w:ilvl w:val="0"/>
          <w:numId w:val="5"/>
        </w:numPr>
        <w:adjustRightInd w:val="0"/>
        <w:snapToGrid w:val="0"/>
        <w:ind w:firstLine="420"/>
        <w:rPr>
          <w:rFonts w:eastAsia="方正宋刻本秀楷简体"/>
          <w:b/>
          <w:bCs/>
          <w:sz w:val="24"/>
          <w:szCs w:val="32"/>
        </w:rPr>
      </w:pPr>
      <w:r>
        <w:rPr>
          <w:rFonts w:eastAsia="方正宋刻本秀楷简体" w:hint="eastAsia"/>
          <w:b/>
          <w:bCs/>
          <w:sz w:val="24"/>
          <w:szCs w:val="32"/>
        </w:rPr>
        <w:t>源码安装</w:t>
      </w:r>
    </w:p>
    <w:p w14:paraId="623EB9A4"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位置</w:t>
      </w:r>
    </w:p>
    <w:p w14:paraId="1B64BE71" w14:textId="77777777" w:rsidR="00ED6DF6" w:rsidRDefault="00ED6DF6">
      <w:pPr>
        <w:adjustRightInd w:val="0"/>
        <w:snapToGrid w:val="0"/>
        <w:ind w:left="420" w:firstLine="420"/>
        <w:rPr>
          <w:rFonts w:eastAsia="方正宋刻本秀楷简体"/>
        </w:rPr>
      </w:pPr>
      <w:r>
        <w:rPr>
          <w:rFonts w:eastAsia="方正宋刻本秀楷简体" w:hint="eastAsia"/>
        </w:rPr>
        <w:t>/opt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用户自定义安装软件</w:t>
      </w:r>
    </w:p>
    <w:p w14:paraId="02EAC42E" w14:textId="77777777" w:rsidR="00ED6DF6" w:rsidRDefault="00ED6DF6">
      <w:pPr>
        <w:adjustRightInd w:val="0"/>
        <w:snapToGrid w:val="0"/>
        <w:ind w:firstLine="420"/>
        <w:rPr>
          <w:rFonts w:eastAsia="方正宋刻本秀楷简体"/>
        </w:rPr>
      </w:pPr>
      <w:r>
        <w:rPr>
          <w:rFonts w:eastAsia="方正宋刻本秀楷简体" w:hint="eastAsia"/>
        </w:rPr>
        <w:t xml:space="preserve">    /usr/src</w:t>
      </w:r>
      <w:r>
        <w:rPr>
          <w:rFonts w:eastAsia="方正宋刻本秀楷简体" w:hint="eastAsia"/>
        </w:rPr>
        <w:tab/>
      </w:r>
      <w:r>
        <w:rPr>
          <w:rFonts w:eastAsia="方正宋刻本秀楷简体" w:hint="eastAsia"/>
        </w:rPr>
        <w:tab/>
      </w:r>
      <w:r>
        <w:rPr>
          <w:rFonts w:eastAsia="方正宋刻本秀楷简体" w:hint="eastAsia"/>
        </w:rPr>
        <w:t>内核源代码</w:t>
      </w:r>
    </w:p>
    <w:p w14:paraId="0374C4FF"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/local</w:t>
      </w:r>
      <w:r>
        <w:rPr>
          <w:rFonts w:eastAsia="方正宋刻本秀楷简体" w:hint="eastAsia"/>
        </w:rPr>
        <w:tab/>
      </w:r>
      <w:r>
        <w:rPr>
          <w:rFonts w:eastAsia="方正宋刻本秀楷简体" w:hint="eastAsia"/>
        </w:rPr>
        <w:tab/>
      </w:r>
      <w:r>
        <w:rPr>
          <w:rFonts w:eastAsia="方正宋刻本秀楷简体" w:hint="eastAsia"/>
        </w:rPr>
        <w:t>用户下载得源代码，如</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/local/</w:t>
      </w:r>
      <w:proofErr w:type="spellStart"/>
      <w:r>
        <w:rPr>
          <w:rFonts w:eastAsia="方正宋刻本秀楷简体" w:hint="eastAsia"/>
        </w:rPr>
        <w:t>pycharm</w:t>
      </w:r>
      <w:proofErr w:type="spellEnd"/>
    </w:p>
    <w:p w14:paraId="31B62B87" w14:textId="77777777" w:rsidR="00ED6DF6" w:rsidRDefault="00ED6DF6">
      <w:pPr>
        <w:adjustRightInd w:val="0"/>
        <w:snapToGrid w:val="0"/>
        <w:ind w:firstLine="420"/>
        <w:rPr>
          <w:rFonts w:eastAsia="方正宋刻本秀楷简体"/>
        </w:rPr>
      </w:pPr>
    </w:p>
    <w:p w14:paraId="34B0B00D"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解包</w:t>
      </w:r>
    </w:p>
    <w:p w14:paraId="795EC164" w14:textId="77777777" w:rsidR="00ED6DF6" w:rsidRDefault="00ED6DF6">
      <w:pPr>
        <w:adjustRightInd w:val="0"/>
        <w:snapToGrid w:val="0"/>
        <w:ind w:firstLine="420"/>
        <w:rPr>
          <w:rFonts w:eastAsia="方正宋刻本秀楷简体"/>
        </w:rPr>
      </w:pPr>
      <w:r>
        <w:rPr>
          <w:rFonts w:eastAsia="方正宋刻本秀楷简体" w:hint="eastAsia"/>
        </w:rPr>
        <w:t xml:space="preserve">    tar -</w:t>
      </w:r>
      <w:proofErr w:type="spellStart"/>
      <w:r>
        <w:rPr>
          <w:rFonts w:eastAsia="方正宋刻本秀楷简体" w:hint="eastAsia"/>
        </w:rPr>
        <w:t>zxvf</w:t>
      </w:r>
      <w:proofErr w:type="spellEnd"/>
      <w:r>
        <w:rPr>
          <w:rFonts w:eastAsia="方正宋刻本秀楷简体" w:hint="eastAsia"/>
        </w:rPr>
        <w:t xml:space="preserve"> </w:t>
      </w:r>
      <w:proofErr w:type="gramStart"/>
      <w:r>
        <w:rPr>
          <w:rFonts w:eastAsia="方正宋刻本秀楷简体" w:hint="eastAsia"/>
        </w:rPr>
        <w:t>pycharm.tar.gz  -</w:t>
      </w:r>
      <w:proofErr w:type="gramEnd"/>
      <w:r>
        <w:rPr>
          <w:rFonts w:eastAsia="方正宋刻本秀楷简体" w:hint="eastAsia"/>
        </w:rPr>
        <w:t>C  /</w:t>
      </w:r>
      <w:proofErr w:type="spellStart"/>
      <w:r>
        <w:rPr>
          <w:rFonts w:eastAsia="方正宋刻本秀楷简体" w:hint="eastAsia"/>
        </w:rPr>
        <w:t>usr</w:t>
      </w:r>
      <w:proofErr w:type="spellEnd"/>
      <w:r>
        <w:rPr>
          <w:rFonts w:eastAsia="方正宋刻本秀楷简体" w:hint="eastAsia"/>
        </w:rPr>
        <w:t>/local</w:t>
      </w:r>
    </w:p>
    <w:p w14:paraId="432E19A5" w14:textId="77777777" w:rsidR="00ED6DF6" w:rsidRDefault="00ED6DF6">
      <w:pPr>
        <w:adjustRightInd w:val="0"/>
        <w:snapToGrid w:val="0"/>
        <w:ind w:firstLine="420"/>
        <w:rPr>
          <w:rFonts w:eastAsia="方正宋刻本秀楷简体"/>
        </w:rPr>
      </w:pPr>
      <w:r>
        <w:rPr>
          <w:rFonts w:eastAsia="方正宋刻本秀楷简体" w:hint="eastAsia"/>
        </w:rPr>
        <w:t xml:space="preserve">    tar -</w:t>
      </w:r>
      <w:proofErr w:type="spellStart"/>
      <w:r>
        <w:rPr>
          <w:rFonts w:eastAsia="方正宋刻本秀楷简体" w:hint="eastAsia"/>
        </w:rPr>
        <w:t>jxvf</w:t>
      </w:r>
      <w:proofErr w:type="spellEnd"/>
      <w:r>
        <w:rPr>
          <w:rFonts w:eastAsia="方正宋刻本秀楷简体" w:hint="eastAsia"/>
        </w:rPr>
        <w:t xml:space="preserve"> </w:t>
      </w:r>
      <w:proofErr w:type="gramStart"/>
      <w:r>
        <w:rPr>
          <w:rFonts w:eastAsia="方正宋刻本秀楷简体" w:hint="eastAsia"/>
        </w:rPr>
        <w:t>pycharm.tar.bz2  -</w:t>
      </w:r>
      <w:proofErr w:type="gramEnd"/>
      <w:r>
        <w:rPr>
          <w:rFonts w:eastAsia="方正宋刻本秀楷简体" w:hint="eastAsia"/>
        </w:rPr>
        <w:t>C  /</w:t>
      </w:r>
      <w:proofErr w:type="spellStart"/>
      <w:r>
        <w:rPr>
          <w:rFonts w:eastAsia="方正宋刻本秀楷简体" w:hint="eastAsia"/>
        </w:rPr>
        <w:t>usr</w:t>
      </w:r>
      <w:proofErr w:type="spellEnd"/>
      <w:r>
        <w:rPr>
          <w:rFonts w:eastAsia="方正宋刻本秀楷简体" w:hint="eastAsia"/>
        </w:rPr>
        <w:t>/local</w:t>
      </w:r>
    </w:p>
    <w:p w14:paraId="5A9A97FF" w14:textId="77777777" w:rsidR="00ED6DF6" w:rsidRDefault="00ED6DF6">
      <w:pPr>
        <w:adjustRightInd w:val="0"/>
        <w:snapToGrid w:val="0"/>
        <w:ind w:firstLine="420"/>
        <w:rPr>
          <w:rFonts w:eastAsia="方正宋刻本秀楷简体"/>
        </w:rPr>
      </w:pPr>
    </w:p>
    <w:p w14:paraId="77C5EF4B"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安装源码软件</w:t>
      </w:r>
    </w:p>
    <w:p w14:paraId="7F7A1265" w14:textId="77777777" w:rsidR="00ED6DF6" w:rsidRDefault="00ED6DF6">
      <w:pPr>
        <w:adjustRightInd w:val="0"/>
        <w:snapToGrid w:val="0"/>
        <w:ind w:firstLine="420"/>
        <w:rPr>
          <w:rFonts w:eastAsia="方正宋刻本秀楷简体"/>
          <w:b/>
          <w:bCs/>
          <w:color w:val="FF0000"/>
        </w:rPr>
      </w:pPr>
      <w:r>
        <w:rPr>
          <w:rFonts w:eastAsia="方正宋刻本秀楷简体" w:hint="eastAsia"/>
          <w:b/>
          <w:bCs/>
          <w:color w:val="FF0000"/>
        </w:rPr>
        <w:t xml:space="preserve">    </w:t>
      </w:r>
      <w:proofErr w:type="gramStart"/>
      <w:r>
        <w:rPr>
          <w:rFonts w:eastAsia="方正宋刻本秀楷简体" w:hint="eastAsia"/>
          <w:b/>
          <w:bCs/>
          <w:color w:val="FF0000"/>
        </w:rPr>
        <w:t>./</w:t>
      </w:r>
      <w:proofErr w:type="gramEnd"/>
      <w:r>
        <w:rPr>
          <w:rFonts w:eastAsia="方正宋刻本秀楷简体" w:hint="eastAsia"/>
          <w:b/>
          <w:bCs/>
          <w:color w:val="FF0000"/>
        </w:rPr>
        <w:t>configure --prefix=/</w:t>
      </w:r>
      <w:proofErr w:type="spellStart"/>
      <w:r>
        <w:rPr>
          <w:rFonts w:eastAsia="方正宋刻本秀楷简体" w:hint="eastAsia"/>
          <w:b/>
          <w:bCs/>
          <w:color w:val="FF0000"/>
        </w:rPr>
        <w:t>usr</w:t>
      </w:r>
      <w:proofErr w:type="spellEnd"/>
      <w:r>
        <w:rPr>
          <w:rFonts w:eastAsia="方正宋刻本秀楷简体" w:hint="eastAsia"/>
          <w:b/>
          <w:bCs/>
          <w:color w:val="FF0000"/>
        </w:rPr>
        <w:t>/local/</w:t>
      </w:r>
      <w:proofErr w:type="spellStart"/>
      <w:r>
        <w:rPr>
          <w:rFonts w:eastAsia="方正宋刻本秀楷简体" w:hint="eastAsia"/>
          <w:b/>
          <w:bCs/>
          <w:color w:val="FF0000"/>
        </w:rPr>
        <w:t>pycharm</w:t>
      </w:r>
      <w:proofErr w:type="spellEnd"/>
      <w:r>
        <w:rPr>
          <w:rFonts w:eastAsia="方正宋刻本秀楷简体" w:hint="eastAsia"/>
          <w:b/>
          <w:bCs/>
          <w:color w:val="FF0000"/>
        </w:rPr>
        <w:t xml:space="preserve">   </w:t>
      </w:r>
    </w:p>
    <w:p w14:paraId="09209A2A"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软件配置，可以看帮助文件</w:t>
      </w:r>
      <w:r>
        <w:rPr>
          <w:rFonts w:eastAsia="方正宋刻本秀楷简体" w:hint="eastAsia"/>
        </w:rPr>
        <w:t xml:space="preserve"> ./</w:t>
      </w:r>
      <w:proofErr w:type="gramStart"/>
      <w:r>
        <w:rPr>
          <w:rFonts w:eastAsia="方正宋刻本秀楷简体" w:hint="eastAsia"/>
        </w:rPr>
        <w:t>configure</w:t>
      </w:r>
      <w:proofErr w:type="gramEnd"/>
      <w:r>
        <w:rPr>
          <w:rFonts w:eastAsia="方正宋刻本秀楷简体" w:hint="eastAsia"/>
        </w:rPr>
        <w:t xml:space="preserve"> --help |more</w:t>
      </w:r>
    </w:p>
    <w:p w14:paraId="42C6FF45" w14:textId="77777777" w:rsidR="00ED6DF6" w:rsidRDefault="00ED6DF6">
      <w:pPr>
        <w:adjustRightInd w:val="0"/>
        <w:snapToGrid w:val="0"/>
        <w:ind w:firstLine="420"/>
        <w:rPr>
          <w:rFonts w:eastAsia="方正宋刻本秀楷简体"/>
          <w:b/>
          <w:bCs/>
          <w:color w:val="FF0000"/>
        </w:rPr>
      </w:pPr>
      <w:r>
        <w:rPr>
          <w:rFonts w:eastAsia="方正宋刻本秀楷简体" w:hint="eastAsia"/>
          <w:b/>
          <w:bCs/>
          <w:color w:val="FF0000"/>
        </w:rPr>
        <w:t xml:space="preserve">    make  #</w:t>
      </w:r>
      <w:r>
        <w:rPr>
          <w:rFonts w:eastAsia="方正宋刻本秀楷简体" w:hint="eastAsia"/>
          <w:b/>
          <w:bCs/>
          <w:color w:val="FF0000"/>
        </w:rPr>
        <w:t>编译</w:t>
      </w:r>
    </w:p>
    <w:p w14:paraId="673BD4E1" w14:textId="77777777" w:rsidR="00ED6DF6" w:rsidRDefault="00ED6DF6">
      <w:pPr>
        <w:adjustRightInd w:val="0"/>
        <w:snapToGrid w:val="0"/>
        <w:ind w:firstLine="420"/>
        <w:rPr>
          <w:rFonts w:eastAsia="方正宋刻本秀楷简体"/>
          <w:b/>
          <w:bCs/>
          <w:color w:val="FF0000"/>
        </w:rPr>
      </w:pPr>
      <w:r>
        <w:rPr>
          <w:rFonts w:eastAsia="方正宋刻本秀楷简体" w:hint="eastAsia"/>
          <w:b/>
          <w:bCs/>
          <w:color w:val="FF0000"/>
        </w:rPr>
        <w:t xml:space="preserve">    make install  #</w:t>
      </w:r>
      <w:r>
        <w:rPr>
          <w:rFonts w:eastAsia="方正宋刻本秀楷简体" w:hint="eastAsia"/>
          <w:b/>
          <w:bCs/>
          <w:color w:val="FF0000"/>
        </w:rPr>
        <w:t>安装</w:t>
      </w:r>
    </w:p>
    <w:p w14:paraId="7D629B45" w14:textId="77777777" w:rsidR="00ED6DF6" w:rsidRDefault="00ED6DF6">
      <w:pPr>
        <w:adjustRightInd w:val="0"/>
        <w:snapToGrid w:val="0"/>
        <w:ind w:firstLine="420"/>
        <w:rPr>
          <w:rFonts w:eastAsia="方正宋刻本秀楷简体"/>
        </w:rPr>
      </w:pPr>
    </w:p>
    <w:p w14:paraId="4AEB969C"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升级</w:t>
      </w:r>
    </w:p>
    <w:p w14:paraId="4AFDB1EB" w14:textId="77777777" w:rsidR="00ED6DF6" w:rsidRDefault="00ED6DF6">
      <w:pPr>
        <w:adjustRightInd w:val="0"/>
        <w:snapToGrid w:val="0"/>
        <w:ind w:firstLine="420"/>
        <w:rPr>
          <w:rFonts w:eastAsia="方正宋刻本秀楷简体"/>
        </w:rPr>
      </w:pPr>
      <w:r>
        <w:rPr>
          <w:rFonts w:eastAsia="方正宋刻本秀楷简体" w:hint="eastAsia"/>
        </w:rPr>
        <w:t xml:space="preserve">    diff -</w:t>
      </w:r>
      <w:proofErr w:type="spellStart"/>
      <w:r>
        <w:rPr>
          <w:rFonts w:eastAsia="方正宋刻本秀楷简体" w:hint="eastAsia"/>
        </w:rPr>
        <w:t>Naur</w:t>
      </w:r>
      <w:proofErr w:type="spellEnd"/>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/local/</w:t>
      </w:r>
      <w:proofErr w:type="spellStart"/>
      <w:r>
        <w:rPr>
          <w:rFonts w:eastAsia="方正宋刻本秀楷简体" w:hint="eastAsia"/>
        </w:rPr>
        <w:t>pycharm</w:t>
      </w:r>
      <w:proofErr w:type="spellEnd"/>
      <w:r>
        <w:rPr>
          <w:rFonts w:eastAsia="方正宋刻本秀楷简体" w:hint="eastAsia"/>
        </w:rPr>
        <w:t>/</w:t>
      </w:r>
      <w:proofErr w:type="spellStart"/>
      <w:r>
        <w:rPr>
          <w:rFonts w:eastAsia="方正宋刻本秀楷简体" w:hint="eastAsia"/>
        </w:rPr>
        <w:t>old.file</w:t>
      </w:r>
      <w:proofErr w:type="spellEnd"/>
      <w:r>
        <w:rPr>
          <w:rFonts w:eastAsia="方正宋刻本秀楷简体" w:hint="eastAsia"/>
        </w:rPr>
        <w:t xml:space="preserve"> /</w:t>
      </w:r>
      <w:r>
        <w:rPr>
          <w:rFonts w:eastAsia="方正宋刻本秀楷简体" w:hint="eastAsia"/>
        </w:rPr>
        <w:t>下载</w:t>
      </w:r>
      <w:r>
        <w:rPr>
          <w:rFonts w:eastAsia="方正宋刻本秀楷简体" w:hint="eastAsia"/>
        </w:rPr>
        <w:t>/</w:t>
      </w:r>
      <w:proofErr w:type="spellStart"/>
      <w:r>
        <w:rPr>
          <w:rFonts w:eastAsia="方正宋刻本秀楷简体" w:hint="eastAsia"/>
        </w:rPr>
        <w:t>pycharm</w:t>
      </w:r>
      <w:proofErr w:type="spellEnd"/>
      <w:r>
        <w:rPr>
          <w:rFonts w:eastAsia="方正宋刻本秀楷简体" w:hint="eastAsia"/>
        </w:rPr>
        <w:t>/</w:t>
      </w:r>
      <w:proofErr w:type="spellStart"/>
      <w:r>
        <w:rPr>
          <w:rFonts w:eastAsia="方正宋刻本秀楷简体" w:hint="eastAsia"/>
        </w:rPr>
        <w:t>new.file</w:t>
      </w:r>
      <w:proofErr w:type="spellEnd"/>
      <w:r>
        <w:rPr>
          <w:rFonts w:eastAsia="方正宋刻本秀楷简体" w:hint="eastAsia"/>
        </w:rPr>
        <w:t xml:space="preserve"> &gt;</w:t>
      </w:r>
      <w:proofErr w:type="spellStart"/>
      <w:proofErr w:type="gramStart"/>
      <w:r>
        <w:rPr>
          <w:rFonts w:eastAsia="方正宋刻本秀楷简体" w:hint="eastAsia"/>
        </w:rPr>
        <w:t>diff.patch</w:t>
      </w:r>
      <w:proofErr w:type="spellEnd"/>
      <w:proofErr w:type="gramEnd"/>
    </w:p>
    <w:p w14:paraId="019F56A6" w14:textId="77777777" w:rsidR="00ED6DF6" w:rsidRDefault="00ED6DF6">
      <w:pPr>
        <w:adjustRightInd w:val="0"/>
        <w:snapToGrid w:val="0"/>
        <w:ind w:firstLine="420"/>
        <w:rPr>
          <w:rFonts w:eastAsia="方正宋刻本秀楷简体"/>
        </w:rPr>
      </w:pPr>
      <w:r>
        <w:rPr>
          <w:rFonts w:eastAsia="方正宋刻本秀楷简体" w:hint="eastAsia"/>
        </w:rPr>
        <w:t xml:space="preserve">    patch -</w:t>
      </w:r>
      <w:proofErr w:type="spellStart"/>
      <w:r>
        <w:rPr>
          <w:rFonts w:eastAsia="方正宋刻本秀楷简体" w:hint="eastAsia"/>
        </w:rPr>
        <w:t>pn</w:t>
      </w:r>
      <w:proofErr w:type="spellEnd"/>
      <w:r>
        <w:rPr>
          <w:rFonts w:eastAsia="方正宋刻本秀楷简体" w:hint="eastAsia"/>
        </w:rPr>
        <w:t xml:space="preserve"> &lt; </w:t>
      </w:r>
      <w:proofErr w:type="spellStart"/>
      <w:r>
        <w:rPr>
          <w:rFonts w:eastAsia="方正宋刻本秀楷简体" w:hint="eastAsia"/>
        </w:rPr>
        <w:t>diff.patch</w:t>
      </w:r>
      <w:proofErr w:type="spellEnd"/>
      <w:r>
        <w:rPr>
          <w:rFonts w:eastAsia="方正宋刻本秀楷简体" w:hint="eastAsia"/>
        </w:rPr>
        <w:t xml:space="preserve">  #-pn</w:t>
      </w:r>
      <w:r>
        <w:rPr>
          <w:rFonts w:eastAsia="方正宋刻本秀楷简体" w:hint="eastAsia"/>
        </w:rPr>
        <w:t>用来同步两个目录，补丁文件记录得目录中取消几个</w:t>
      </w:r>
      <w:r>
        <w:rPr>
          <w:rFonts w:eastAsia="方正宋刻本秀楷简体" w:hint="eastAsia"/>
        </w:rPr>
        <w:t>/</w:t>
      </w:r>
      <w:r>
        <w:rPr>
          <w:rFonts w:eastAsia="方正宋刻本秀楷简体" w:hint="eastAsia"/>
        </w:rPr>
        <w:t>，</w:t>
      </w:r>
      <w:r>
        <w:rPr>
          <w:rFonts w:eastAsia="方正宋刻本秀楷简体" w:hint="eastAsia"/>
        </w:rPr>
        <w:t>n</w:t>
      </w:r>
      <w:r>
        <w:rPr>
          <w:rFonts w:eastAsia="方正宋刻本秀楷简体" w:hint="eastAsia"/>
        </w:rPr>
        <w:t>就是几，此例为</w:t>
      </w:r>
      <w:r>
        <w:rPr>
          <w:rFonts w:eastAsia="方正宋刻本秀楷简体" w:hint="eastAsia"/>
        </w:rPr>
        <w:t>2,</w:t>
      </w:r>
      <w:r>
        <w:rPr>
          <w:rFonts w:eastAsia="方正宋刻本秀楷简体" w:hint="eastAsia"/>
        </w:rPr>
        <w:t>取消了“</w:t>
      </w:r>
      <w:r>
        <w:rPr>
          <w:rFonts w:eastAsia="方正宋刻本秀楷简体" w:hint="eastAsia"/>
        </w:rPr>
        <w:t>/</w:t>
      </w:r>
      <w:r>
        <w:rPr>
          <w:rFonts w:eastAsia="方正宋刻本秀楷简体" w:hint="eastAsia"/>
        </w:rPr>
        <w:t>”及</w:t>
      </w:r>
      <w:r>
        <w:rPr>
          <w:rFonts w:eastAsia="方正宋刻本秀楷简体" w:hint="eastAsia"/>
        </w:rPr>
        <w:t>"/</w:t>
      </w:r>
      <w:r>
        <w:rPr>
          <w:rFonts w:eastAsia="方正宋刻本秀楷简体" w:hint="eastAsia"/>
        </w:rPr>
        <w:t>下载“两个文件夹，依赖补丁文件，其中记录了文件所在；简单</w:t>
      </w:r>
      <w:proofErr w:type="gramStart"/>
      <w:r>
        <w:rPr>
          <w:rFonts w:eastAsia="方正宋刻本秀楷简体" w:hint="eastAsia"/>
        </w:rPr>
        <w:t>点直接</w:t>
      </w:r>
      <w:proofErr w:type="gramEnd"/>
      <w:r>
        <w:rPr>
          <w:rFonts w:eastAsia="方正宋刻本秀楷简体" w:hint="eastAsia"/>
        </w:rPr>
        <w:t>将补丁文件复制到需要打补丁的文件夹中，</w:t>
      </w:r>
      <w:r>
        <w:rPr>
          <w:rFonts w:eastAsia="方正宋刻本秀楷简体" w:hint="eastAsia"/>
        </w:rPr>
        <w:t>n</w:t>
      </w:r>
      <w:r>
        <w:rPr>
          <w:rFonts w:eastAsia="方正宋刻本秀楷简体" w:hint="eastAsia"/>
        </w:rPr>
        <w:t>取</w:t>
      </w:r>
      <w:r>
        <w:rPr>
          <w:rFonts w:eastAsia="方正宋刻本秀楷简体" w:hint="eastAsia"/>
        </w:rPr>
        <w:t>0.</w:t>
      </w:r>
    </w:p>
    <w:p w14:paraId="58CBBC5A" w14:textId="77777777" w:rsidR="00ED6DF6" w:rsidRDefault="00ED6DF6">
      <w:pPr>
        <w:adjustRightInd w:val="0"/>
        <w:snapToGrid w:val="0"/>
        <w:ind w:firstLine="420"/>
        <w:rPr>
          <w:rFonts w:eastAsia="方正宋刻本秀楷简体"/>
        </w:rPr>
      </w:pPr>
      <w:r>
        <w:rPr>
          <w:rFonts w:eastAsia="方正宋刻本秀楷简体" w:hint="eastAsia"/>
        </w:rPr>
        <w:t xml:space="preserve">    </w:t>
      </w:r>
      <w:r>
        <w:rPr>
          <w:rFonts w:eastAsia="方正宋刻本秀楷简体" w:hint="eastAsia"/>
        </w:rPr>
        <w:t>然后</w:t>
      </w:r>
      <w:r>
        <w:rPr>
          <w:rFonts w:eastAsia="方正宋刻本秀楷简体" w:hint="eastAsia"/>
        </w:rPr>
        <w:t xml:space="preserve"> make</w:t>
      </w:r>
      <w:r>
        <w:rPr>
          <w:rFonts w:eastAsia="方正宋刻本秀楷简体" w:hint="eastAsia"/>
        </w:rPr>
        <w:t>、</w:t>
      </w:r>
      <w:proofErr w:type="spellStart"/>
      <w:r>
        <w:rPr>
          <w:rFonts w:eastAsia="方正宋刻本秀楷简体" w:hint="eastAsia"/>
        </w:rPr>
        <w:t>mke</w:t>
      </w:r>
      <w:proofErr w:type="spellEnd"/>
      <w:r>
        <w:rPr>
          <w:rFonts w:eastAsia="方正宋刻本秀楷简体" w:hint="eastAsia"/>
        </w:rPr>
        <w:t xml:space="preserve"> install</w:t>
      </w:r>
    </w:p>
    <w:p w14:paraId="1B059C52" w14:textId="77777777" w:rsidR="00ED6DF6" w:rsidRDefault="00ED6DF6">
      <w:pPr>
        <w:adjustRightInd w:val="0"/>
        <w:snapToGrid w:val="0"/>
        <w:ind w:firstLine="420"/>
        <w:rPr>
          <w:rFonts w:eastAsia="方正宋刻本秀楷简体"/>
        </w:rPr>
      </w:pPr>
    </w:p>
    <w:p w14:paraId="414AA9A4"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取消升级</w:t>
      </w:r>
    </w:p>
    <w:p w14:paraId="685AC6BA" w14:textId="77777777" w:rsidR="00ED6DF6" w:rsidRDefault="00ED6DF6">
      <w:pPr>
        <w:adjustRightInd w:val="0"/>
        <w:snapToGrid w:val="0"/>
        <w:ind w:firstLine="420"/>
        <w:rPr>
          <w:rFonts w:eastAsia="方正宋刻本秀楷简体"/>
        </w:rPr>
      </w:pPr>
      <w:r>
        <w:rPr>
          <w:rFonts w:eastAsia="方正宋刻本秀楷简体" w:hint="eastAsia"/>
        </w:rPr>
        <w:t xml:space="preserve">    patch -R &lt; </w:t>
      </w:r>
      <w:proofErr w:type="gramStart"/>
      <w:r>
        <w:rPr>
          <w:rFonts w:eastAsia="方正宋刻本秀楷简体" w:hint="eastAsia"/>
        </w:rPr>
        <w:t>diff.patch</w:t>
      </w:r>
      <w:proofErr w:type="gramEnd"/>
    </w:p>
    <w:p w14:paraId="7D86B8B7" w14:textId="77777777" w:rsidR="00ED6DF6" w:rsidRDefault="00ED6DF6">
      <w:pPr>
        <w:adjustRightInd w:val="0"/>
        <w:snapToGrid w:val="0"/>
        <w:ind w:firstLine="420"/>
        <w:rPr>
          <w:rFonts w:eastAsia="方正宋刻本秀楷简体"/>
        </w:rPr>
      </w:pPr>
    </w:p>
    <w:p w14:paraId="34693AF1"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源码包卸载</w:t>
      </w:r>
    </w:p>
    <w:p w14:paraId="44071022" w14:textId="77777777" w:rsidR="00ED6DF6" w:rsidRDefault="00ED6DF6">
      <w:pPr>
        <w:adjustRightInd w:val="0"/>
        <w:snapToGrid w:val="0"/>
        <w:ind w:firstLine="420"/>
        <w:rPr>
          <w:rFonts w:eastAsia="方正宋刻本秀楷简体"/>
        </w:rPr>
      </w:pPr>
      <w:r>
        <w:rPr>
          <w:rFonts w:eastAsia="方正宋刻本秀楷简体" w:hint="eastAsia"/>
        </w:rPr>
        <w:t xml:space="preserve">    rm -rf /</w:t>
      </w:r>
      <w:proofErr w:type="spellStart"/>
      <w:r>
        <w:rPr>
          <w:rFonts w:eastAsia="方正宋刻本秀楷简体" w:hint="eastAsia"/>
        </w:rPr>
        <w:t>usr</w:t>
      </w:r>
      <w:proofErr w:type="spellEnd"/>
      <w:r>
        <w:rPr>
          <w:rFonts w:eastAsia="方正宋刻本秀楷简体" w:hint="eastAsia"/>
        </w:rPr>
        <w:t>/local/</w:t>
      </w:r>
      <w:proofErr w:type="spellStart"/>
      <w:r>
        <w:rPr>
          <w:rFonts w:eastAsia="方正宋刻本秀楷简体" w:hint="eastAsia"/>
        </w:rPr>
        <w:t>pycharm</w:t>
      </w:r>
      <w:proofErr w:type="spellEnd"/>
    </w:p>
    <w:p w14:paraId="5E02C75C" w14:textId="639D4019" w:rsidR="00ED6DF6" w:rsidRDefault="00ED6DF6">
      <w:pPr>
        <w:adjustRightInd w:val="0"/>
        <w:snapToGrid w:val="0"/>
        <w:rPr>
          <w:rFonts w:eastAsia="方正宋刻本秀楷简体"/>
          <w:b/>
          <w:bCs/>
          <w:sz w:val="24"/>
          <w:szCs w:val="32"/>
        </w:rPr>
      </w:pPr>
      <w:r>
        <w:rPr>
          <w:rFonts w:eastAsia="方正宋刻本秀楷简体" w:hint="eastAsia"/>
        </w:rPr>
        <w:br w:type="page"/>
      </w:r>
      <w:r>
        <w:rPr>
          <w:rFonts w:eastAsia="方正宋刻本秀楷简体" w:hint="eastAsia"/>
          <w:b/>
          <w:bCs/>
          <w:sz w:val="24"/>
          <w:szCs w:val="32"/>
        </w:rPr>
        <w:lastRenderedPageBreak/>
        <w:t>2</w:t>
      </w:r>
      <w:r>
        <w:rPr>
          <w:rFonts w:eastAsia="方正宋刻本秀楷简体" w:hint="eastAsia"/>
          <w:b/>
          <w:bCs/>
          <w:sz w:val="24"/>
          <w:szCs w:val="32"/>
        </w:rPr>
        <w:t>、包管理器</w:t>
      </w:r>
      <w:r>
        <w:rPr>
          <w:rFonts w:eastAsia="方正宋刻本秀楷简体" w:hint="eastAsia"/>
          <w:b/>
          <w:bCs/>
          <w:sz w:val="24"/>
          <w:szCs w:val="32"/>
        </w:rPr>
        <w:t xml:space="preserve"> </w:t>
      </w:r>
      <w:proofErr w:type="spellStart"/>
      <w:r w:rsidR="002255FC">
        <w:rPr>
          <w:rFonts w:eastAsia="方正宋刻本秀楷简体" w:hint="eastAsia"/>
          <w:b/>
          <w:bCs/>
          <w:sz w:val="24"/>
          <w:szCs w:val="32"/>
        </w:rPr>
        <w:t>p</w:t>
      </w:r>
      <w:r w:rsidR="002255FC">
        <w:rPr>
          <w:rFonts w:eastAsia="方正宋刻本秀楷简体"/>
          <w:b/>
          <w:bCs/>
          <w:sz w:val="24"/>
          <w:szCs w:val="32"/>
        </w:rPr>
        <w:t>acman</w:t>
      </w:r>
      <w:proofErr w:type="spellEnd"/>
      <w:r>
        <w:rPr>
          <w:rFonts w:eastAsia="方正宋刻本秀楷简体" w:hint="eastAsia"/>
          <w:b/>
          <w:bCs/>
          <w:sz w:val="24"/>
          <w:szCs w:val="32"/>
        </w:rPr>
        <w:t>、</w:t>
      </w:r>
      <w:r>
        <w:rPr>
          <w:rFonts w:eastAsia="方正宋刻本秀楷简体" w:hint="eastAsia"/>
          <w:b/>
          <w:bCs/>
          <w:sz w:val="24"/>
          <w:szCs w:val="32"/>
        </w:rPr>
        <w:t>yay</w:t>
      </w:r>
    </w:p>
    <w:p w14:paraId="2BA6FA8D" w14:textId="77777777" w:rsidR="00ED6DF6" w:rsidRPr="003A0C86" w:rsidRDefault="00ED6DF6">
      <w:pPr>
        <w:adjustRightInd w:val="0"/>
        <w:snapToGrid w:val="0"/>
        <w:ind w:firstLine="420"/>
        <w:rPr>
          <w:rFonts w:eastAsia="方正宋刻本秀楷简体"/>
          <w:b/>
          <w:color w:val="FF0000"/>
          <w:sz w:val="24"/>
          <w:szCs w:val="32"/>
        </w:rPr>
      </w:pPr>
      <w:r>
        <w:rPr>
          <w:rFonts w:eastAsia="方正宋刻本秀楷简体" w:hint="eastAsia"/>
        </w:rPr>
        <w:t xml:space="preserve">  </w:t>
      </w:r>
      <w:r w:rsidRPr="003A0C86">
        <w:rPr>
          <w:rFonts w:eastAsia="方正宋刻本秀楷简体" w:hint="eastAsia"/>
          <w:b/>
          <w:color w:val="FF0000"/>
          <w:sz w:val="24"/>
          <w:szCs w:val="32"/>
        </w:rPr>
        <w:t>常用</w:t>
      </w:r>
    </w:p>
    <w:p w14:paraId="3FE6BCCD"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Syyu</w:t>
      </w:r>
      <w:proofErr w:type="spellEnd"/>
      <w:r>
        <w:rPr>
          <w:rFonts w:eastAsia="方正宋刻本秀楷简体" w:hint="eastAsia"/>
        </w:rPr>
        <w:t xml:space="preserve">       </w:t>
      </w:r>
      <w:r>
        <w:rPr>
          <w:rFonts w:eastAsia="方正宋刻本秀楷简体" w:hint="eastAsia"/>
        </w:rPr>
        <w:t>强制升级系统，需要</w:t>
      </w:r>
      <w:r>
        <w:rPr>
          <w:rFonts w:eastAsia="方正宋刻本秀楷简体" w:hint="eastAsia"/>
        </w:rPr>
        <w:t>root</w:t>
      </w:r>
      <w:r>
        <w:rPr>
          <w:rFonts w:eastAsia="方正宋刻本秀楷简体" w:hint="eastAsia"/>
        </w:rPr>
        <w:t>权限</w:t>
      </w:r>
    </w:p>
    <w:p w14:paraId="11E5EC8D" w14:textId="77777777" w:rsidR="00ED6DF6" w:rsidRDefault="00ED6DF6">
      <w:pPr>
        <w:adjustRightInd w:val="0"/>
        <w:snapToGrid w:val="0"/>
        <w:ind w:firstLine="420"/>
        <w:rPr>
          <w:rFonts w:eastAsia="方正宋刻本秀楷简体"/>
        </w:rPr>
      </w:pPr>
      <w:r>
        <w:rPr>
          <w:rFonts w:eastAsia="方正宋刻本秀楷简体" w:hint="eastAsia"/>
        </w:rPr>
        <w:t xml:space="preserve">    -S          </w:t>
      </w:r>
      <w:r>
        <w:rPr>
          <w:rFonts w:eastAsia="方正宋刻本秀楷简体" w:hint="eastAsia"/>
        </w:rPr>
        <w:t>安装、升级软件包、包组</w:t>
      </w:r>
      <w:r>
        <w:rPr>
          <w:rFonts w:eastAsia="方正宋刻本秀楷简体" w:hint="eastAsia"/>
        </w:rPr>
        <w:t>(</w:t>
      </w:r>
      <w:r>
        <w:rPr>
          <w:rFonts w:eastAsia="方正宋刻本秀楷简体" w:hint="eastAsia"/>
        </w:rPr>
        <w:t>包含大量软件，可选择序号安装，</w:t>
      </w:r>
      <w:r>
        <w:rPr>
          <w:rFonts w:eastAsia="方正宋刻本秀楷简体" w:hint="eastAsia"/>
        </w:rPr>
        <w:t>^</w:t>
      </w:r>
      <w:r>
        <w:rPr>
          <w:rFonts w:eastAsia="方正宋刻本秀楷简体" w:hint="eastAsia"/>
        </w:rPr>
        <w:t>表示非，如</w:t>
      </w:r>
      <w:r>
        <w:rPr>
          <w:rFonts w:eastAsia="方正宋刻本秀楷简体" w:hint="eastAsia"/>
        </w:rPr>
        <w:t>^2</w:t>
      </w:r>
      <w:r>
        <w:rPr>
          <w:rFonts w:eastAsia="方正宋刻本秀楷简体" w:hint="eastAsia"/>
        </w:rPr>
        <w:t>，不安装第</w:t>
      </w:r>
      <w:r>
        <w:rPr>
          <w:rFonts w:eastAsia="方正宋刻本秀楷简体" w:hint="eastAsia"/>
        </w:rPr>
        <w:t>2</w:t>
      </w:r>
      <w:r>
        <w:rPr>
          <w:rFonts w:eastAsia="方正宋刻本秀楷简体" w:hint="eastAsia"/>
        </w:rPr>
        <w:t>个软件</w:t>
      </w:r>
      <w:r>
        <w:rPr>
          <w:rFonts w:eastAsia="方正宋刻本秀楷简体" w:hint="eastAsia"/>
        </w:rPr>
        <w:t>)</w:t>
      </w:r>
      <w:r>
        <w:rPr>
          <w:rFonts w:eastAsia="方正宋刻本秀楷简体" w:hint="eastAsia"/>
        </w:rPr>
        <w:t>，需要</w:t>
      </w:r>
      <w:r>
        <w:rPr>
          <w:rFonts w:eastAsia="方正宋刻本秀楷简体" w:hint="eastAsia"/>
        </w:rPr>
        <w:t>root</w:t>
      </w:r>
      <w:r>
        <w:rPr>
          <w:rFonts w:eastAsia="方正宋刻本秀楷简体" w:hint="eastAsia"/>
        </w:rPr>
        <w:t>权限</w:t>
      </w:r>
    </w:p>
    <w:p w14:paraId="3CB09C2A" w14:textId="63D7EE3F" w:rsidR="00ED6DF6" w:rsidRDefault="00ED6DF6">
      <w:pPr>
        <w:adjustRightInd w:val="0"/>
        <w:snapToGrid w:val="0"/>
        <w:ind w:firstLine="420"/>
        <w:rPr>
          <w:rFonts w:eastAsia="方正宋刻本秀楷简体"/>
          <w:color w:val="FF0000"/>
        </w:rPr>
      </w:pPr>
      <w:r>
        <w:rPr>
          <w:rFonts w:eastAsia="方正宋刻本秀楷简体" w:hint="eastAsia"/>
        </w:rPr>
        <w:t xml:space="preserve">   </w:t>
      </w:r>
      <w:r w:rsidRPr="006462BD">
        <w:rPr>
          <w:rFonts w:eastAsia="方正宋刻本秀楷简体" w:hint="eastAsia"/>
          <w:color w:val="FF0000"/>
        </w:rPr>
        <w:t xml:space="preserve"> -</w:t>
      </w:r>
      <w:proofErr w:type="spellStart"/>
      <w:r w:rsidRPr="006462BD">
        <w:rPr>
          <w:rFonts w:eastAsia="方正宋刻本秀楷简体" w:hint="eastAsia"/>
          <w:color w:val="FF0000"/>
        </w:rPr>
        <w:t>Rsn</w:t>
      </w:r>
      <w:proofErr w:type="spellEnd"/>
      <w:r w:rsidRPr="006462BD">
        <w:rPr>
          <w:rFonts w:eastAsia="方正宋刻本秀楷简体" w:hint="eastAsia"/>
          <w:color w:val="FF0000"/>
        </w:rPr>
        <w:t xml:space="preserve">        </w:t>
      </w:r>
      <w:r w:rsidRPr="006462BD">
        <w:rPr>
          <w:rFonts w:eastAsia="方正宋刻本秀楷简体" w:hint="eastAsia"/>
          <w:color w:val="FF0000"/>
        </w:rPr>
        <w:t>卸载软件并</w:t>
      </w:r>
      <w:r w:rsidR="003A0C86" w:rsidRPr="006462BD">
        <w:rPr>
          <w:rFonts w:eastAsia="方正宋刻本秀楷简体" w:hint="eastAsia"/>
          <w:color w:val="FF0000"/>
        </w:rPr>
        <w:t>清除</w:t>
      </w:r>
      <w:r w:rsidRPr="006462BD">
        <w:rPr>
          <w:rFonts w:eastAsia="方正宋刻本秀楷简体" w:hint="eastAsia"/>
          <w:color w:val="FF0000"/>
        </w:rPr>
        <w:t>不需要的依赖，需要</w:t>
      </w:r>
      <w:r w:rsidRPr="006462BD">
        <w:rPr>
          <w:rFonts w:eastAsia="方正宋刻本秀楷简体" w:hint="eastAsia"/>
          <w:color w:val="FF0000"/>
        </w:rPr>
        <w:t>root</w:t>
      </w:r>
      <w:r w:rsidRPr="006462BD">
        <w:rPr>
          <w:rFonts w:eastAsia="方正宋刻本秀楷简体" w:hint="eastAsia"/>
          <w:color w:val="FF0000"/>
        </w:rPr>
        <w:t>权限</w:t>
      </w:r>
    </w:p>
    <w:p w14:paraId="6DDBDE9F" w14:textId="3C7C2EB3" w:rsidR="00E82CE6" w:rsidRPr="00E82CE6" w:rsidRDefault="00E82CE6" w:rsidP="00E82CE6">
      <w:pPr>
        <w:adjustRightInd w:val="0"/>
        <w:snapToGrid w:val="0"/>
        <w:ind w:firstLine="420"/>
        <w:rPr>
          <w:rFonts w:eastAsia="方正宋刻本秀楷简体"/>
          <w:color w:val="FF0000"/>
        </w:rPr>
      </w:pPr>
      <w:r>
        <w:rPr>
          <w:rFonts w:eastAsia="方正宋刻本秀楷简体"/>
          <w:color w:val="FF0000"/>
        </w:rPr>
        <w:tab/>
      </w:r>
      <w:proofErr w:type="spellStart"/>
      <w:r w:rsidRPr="00E82CE6">
        <w:rPr>
          <w:rFonts w:eastAsia="方正宋刻本秀楷简体"/>
          <w:color w:val="FF0000"/>
        </w:rPr>
        <w:t>sudo</w:t>
      </w:r>
      <w:proofErr w:type="spellEnd"/>
      <w:r w:rsidRPr="00E82CE6">
        <w:rPr>
          <w:rFonts w:eastAsia="方正宋刻本秀楷简体"/>
          <w:color w:val="FF0000"/>
        </w:rPr>
        <w:t xml:space="preserve"> </w:t>
      </w:r>
      <w:proofErr w:type="spellStart"/>
      <w:r w:rsidRPr="00E82CE6">
        <w:rPr>
          <w:rFonts w:eastAsia="方正宋刻本秀楷简体"/>
          <w:color w:val="FF0000"/>
        </w:rPr>
        <w:t>pacman</w:t>
      </w:r>
      <w:proofErr w:type="spellEnd"/>
      <w:r w:rsidRPr="00E82CE6">
        <w:rPr>
          <w:rFonts w:eastAsia="方正宋刻本秀楷简体"/>
          <w:color w:val="FF0000"/>
        </w:rPr>
        <w:t xml:space="preserve"> -R $(</w:t>
      </w:r>
      <w:proofErr w:type="spellStart"/>
      <w:r w:rsidRPr="00E82CE6">
        <w:rPr>
          <w:rFonts w:eastAsia="方正宋刻本秀楷简体"/>
          <w:color w:val="FF0000"/>
        </w:rPr>
        <w:t>pacman</w:t>
      </w:r>
      <w:proofErr w:type="spellEnd"/>
      <w:r w:rsidRPr="00E82CE6">
        <w:rPr>
          <w:rFonts w:eastAsia="方正宋刻本秀楷简体"/>
          <w:color w:val="FF0000"/>
        </w:rPr>
        <w:t xml:space="preserve"> -</w:t>
      </w:r>
      <w:proofErr w:type="spellStart"/>
      <w:r w:rsidRPr="00E82CE6">
        <w:rPr>
          <w:rFonts w:eastAsia="方正宋刻本秀楷简体"/>
          <w:color w:val="FF0000"/>
        </w:rPr>
        <w:t>Qdtq</w:t>
      </w:r>
      <w:proofErr w:type="spellEnd"/>
      <w:r w:rsidRPr="00E82CE6">
        <w:rPr>
          <w:rFonts w:eastAsia="方正宋刻本秀楷简体"/>
          <w:color w:val="FF0000"/>
        </w:rPr>
        <w:t>)</w:t>
      </w:r>
      <w:r>
        <w:rPr>
          <w:rFonts w:eastAsia="方正宋刻本秀楷简体"/>
          <w:color w:val="FF0000"/>
        </w:rPr>
        <w:tab/>
        <w:t xml:space="preserve">  </w:t>
      </w:r>
      <w:r w:rsidRPr="00E82CE6">
        <w:rPr>
          <w:rFonts w:eastAsia="方正宋刻本秀楷简体" w:hint="eastAsia"/>
          <w:color w:val="FF0000"/>
        </w:rPr>
        <w:t>清除系统中无用的包</w:t>
      </w:r>
    </w:p>
    <w:p w14:paraId="16F2CD8D" w14:textId="32F12A9E" w:rsidR="00E82CE6" w:rsidRDefault="00ED6DF6">
      <w:pPr>
        <w:adjustRightInd w:val="0"/>
        <w:snapToGrid w:val="0"/>
        <w:ind w:firstLine="420"/>
        <w:rPr>
          <w:rFonts w:eastAsia="方正宋刻本秀楷简体"/>
          <w:color w:val="FF0000"/>
        </w:rPr>
      </w:pPr>
      <w:r w:rsidRPr="006462BD">
        <w:rPr>
          <w:rFonts w:eastAsia="方正宋刻本秀楷简体" w:hint="eastAsia"/>
          <w:color w:val="FF0000"/>
        </w:rPr>
        <w:t xml:space="preserve">    -Sc         </w:t>
      </w:r>
      <w:r w:rsidRPr="006462BD">
        <w:rPr>
          <w:rFonts w:eastAsia="方正宋刻本秀楷简体" w:hint="eastAsia"/>
          <w:color w:val="FF0000"/>
        </w:rPr>
        <w:t>清除</w:t>
      </w:r>
      <w:r w:rsidR="00E82CE6">
        <w:rPr>
          <w:rFonts w:eastAsia="方正宋刻本秀楷简体" w:hint="eastAsia"/>
          <w:color w:val="FF0000"/>
        </w:rPr>
        <w:t>未安装的</w:t>
      </w:r>
      <w:r w:rsidRPr="006462BD">
        <w:rPr>
          <w:rFonts w:eastAsia="方正宋刻本秀楷简体" w:hint="eastAsia"/>
          <w:color w:val="FF0000"/>
        </w:rPr>
        <w:t>缓存</w:t>
      </w:r>
      <w:r w:rsidR="00E82CE6" w:rsidRPr="00E82CE6">
        <w:rPr>
          <w:rFonts w:eastAsia="方正宋刻本秀楷简体"/>
          <w:color w:val="FF0000"/>
        </w:rPr>
        <w:t>和</w:t>
      </w:r>
      <w:r w:rsidR="00E82CE6">
        <w:rPr>
          <w:rFonts w:eastAsia="方正宋刻本秀楷简体" w:hint="eastAsia"/>
          <w:color w:val="FF0000"/>
        </w:rPr>
        <w:t>未</w:t>
      </w:r>
      <w:r w:rsidR="00E82CE6" w:rsidRPr="00E82CE6">
        <w:rPr>
          <w:rFonts w:eastAsia="方正宋刻本秀楷简体"/>
          <w:color w:val="FF0000"/>
        </w:rPr>
        <w:t>被使用的同步数据库</w:t>
      </w:r>
      <w:r w:rsidRPr="006462BD">
        <w:rPr>
          <w:rFonts w:eastAsia="方正宋刻本秀楷简体" w:hint="eastAsia"/>
          <w:color w:val="FF0000"/>
        </w:rPr>
        <w:t>、需要</w:t>
      </w:r>
      <w:r w:rsidRPr="006462BD">
        <w:rPr>
          <w:rFonts w:eastAsia="方正宋刻本秀楷简体" w:hint="eastAsia"/>
          <w:color w:val="FF0000"/>
        </w:rPr>
        <w:t>root</w:t>
      </w:r>
      <w:r w:rsidRPr="006462BD">
        <w:rPr>
          <w:rFonts w:eastAsia="方正宋刻本秀楷简体" w:hint="eastAsia"/>
          <w:color w:val="FF0000"/>
        </w:rPr>
        <w:t>权限</w:t>
      </w:r>
    </w:p>
    <w:p w14:paraId="68FCCE08" w14:textId="44D626D2" w:rsidR="00E82CE6" w:rsidRPr="00E82CE6" w:rsidRDefault="00E82CE6" w:rsidP="00E968FB">
      <w:pPr>
        <w:adjustRightInd w:val="0"/>
        <w:snapToGrid w:val="0"/>
        <w:ind w:left="840"/>
        <w:rPr>
          <w:rFonts w:eastAsia="方正宋刻本秀楷简体"/>
          <w:color w:val="FF0000"/>
        </w:rPr>
      </w:pPr>
      <w:r w:rsidRPr="006462BD">
        <w:rPr>
          <w:rFonts w:eastAsia="方正宋刻本秀楷简体" w:hint="eastAsia"/>
          <w:color w:val="FF0000"/>
        </w:rPr>
        <w:t>-</w:t>
      </w:r>
      <w:proofErr w:type="spellStart"/>
      <w:r w:rsidRPr="006462BD">
        <w:rPr>
          <w:rFonts w:eastAsia="方正宋刻本秀楷简体" w:hint="eastAsia"/>
          <w:color w:val="FF0000"/>
        </w:rPr>
        <w:t>Sc</w:t>
      </w:r>
      <w:r>
        <w:rPr>
          <w:rFonts w:eastAsia="方正宋刻本秀楷简体" w:hint="eastAsia"/>
          <w:color w:val="FF0000"/>
        </w:rPr>
        <w:t>c</w:t>
      </w:r>
      <w:proofErr w:type="spellEnd"/>
      <w:r w:rsidRPr="006462BD">
        <w:rPr>
          <w:rFonts w:eastAsia="方正宋刻本秀楷简体" w:hint="eastAsia"/>
          <w:color w:val="FF0000"/>
        </w:rPr>
        <w:t xml:space="preserve">        </w:t>
      </w:r>
      <w:r>
        <w:rPr>
          <w:rFonts w:eastAsia="方正宋刻本秀楷简体" w:hint="eastAsia"/>
          <w:color w:val="FF0000"/>
        </w:rPr>
        <w:t>清空</w:t>
      </w:r>
      <w:r w:rsidRPr="00E82CE6">
        <w:rPr>
          <w:rFonts w:eastAsia="方正宋刻本秀楷简体"/>
          <w:color w:val="FF0000"/>
        </w:rPr>
        <w:t>缓存</w:t>
      </w:r>
      <w:r>
        <w:rPr>
          <w:rFonts w:eastAsia="方正宋刻本秀楷简体" w:hint="eastAsia"/>
          <w:color w:val="FF0000"/>
        </w:rPr>
        <w:t>文件夹的</w:t>
      </w:r>
      <w:r w:rsidRPr="00E82CE6">
        <w:rPr>
          <w:rFonts w:eastAsia="方正宋刻本秀楷简体"/>
          <w:color w:val="FF0000"/>
        </w:rPr>
        <w:t>全部文件</w:t>
      </w:r>
      <w:r w:rsidRPr="006462BD">
        <w:rPr>
          <w:rFonts w:eastAsia="方正宋刻本秀楷简体" w:hint="eastAsia"/>
          <w:color w:val="FF0000"/>
        </w:rPr>
        <w:t>、需要</w:t>
      </w:r>
      <w:r w:rsidRPr="006462BD">
        <w:rPr>
          <w:rFonts w:eastAsia="方正宋刻本秀楷简体" w:hint="eastAsia"/>
          <w:color w:val="FF0000"/>
        </w:rPr>
        <w:t>root</w:t>
      </w:r>
      <w:r w:rsidRPr="006462BD">
        <w:rPr>
          <w:rFonts w:eastAsia="方正宋刻本秀楷简体" w:hint="eastAsia"/>
          <w:color w:val="FF0000"/>
        </w:rPr>
        <w:t>权限</w:t>
      </w:r>
      <w:r w:rsidR="00E968FB">
        <w:rPr>
          <w:rFonts w:eastAsia="方正宋刻本秀楷简体" w:hint="eastAsia"/>
          <w:color w:val="FF0000"/>
        </w:rPr>
        <w:t>，</w:t>
      </w:r>
      <w:r w:rsidR="00E968FB" w:rsidRPr="00E968FB">
        <w:rPr>
          <w:rFonts w:eastAsia="方正宋刻本秀楷简体"/>
          <w:color w:val="FF0000"/>
        </w:rPr>
        <w:t>会导致无法降级或重新安装包而</w:t>
      </w:r>
      <w:proofErr w:type="gramStart"/>
      <w:r w:rsidR="00E968FB" w:rsidRPr="00E968FB">
        <w:rPr>
          <w:rFonts w:eastAsia="方正宋刻本秀楷简体"/>
          <w:color w:val="FF0000"/>
        </w:rPr>
        <w:t>不</w:t>
      </w:r>
      <w:proofErr w:type="gramEnd"/>
      <w:r w:rsidR="00E968FB" w:rsidRPr="00E968FB">
        <w:rPr>
          <w:rFonts w:eastAsia="方正宋刻本秀楷简体"/>
          <w:color w:val="FF0000"/>
        </w:rPr>
        <w:t>再次下载他们</w:t>
      </w:r>
    </w:p>
    <w:p w14:paraId="5E63C0E9" w14:textId="503315E0" w:rsidR="00ED6DF6" w:rsidRDefault="00E968FB" w:rsidP="00E82CE6">
      <w:pPr>
        <w:adjustRightInd w:val="0"/>
        <w:snapToGrid w:val="0"/>
        <w:ind w:left="420" w:firstLine="420"/>
        <w:rPr>
          <w:rFonts w:eastAsia="方正宋刻本秀楷简体"/>
        </w:rPr>
      </w:pPr>
      <w:r>
        <w:rPr>
          <w:rFonts w:eastAsia="方正宋刻本秀楷简体" w:hint="eastAsia"/>
        </w:rPr>
        <w:t>缓存位于</w:t>
      </w:r>
      <w:r w:rsidR="00E82CE6" w:rsidRPr="00E82CE6">
        <w:rPr>
          <w:rFonts w:eastAsia="方正宋刻本秀楷简体"/>
        </w:rPr>
        <w:t>/var/cache/</w:t>
      </w:r>
      <w:proofErr w:type="spellStart"/>
      <w:r w:rsidR="00E82CE6" w:rsidRPr="00E82CE6">
        <w:rPr>
          <w:rFonts w:eastAsia="方正宋刻本秀楷简体"/>
        </w:rPr>
        <w:t>pacman</w:t>
      </w:r>
      <w:proofErr w:type="spellEnd"/>
      <w:r w:rsidR="00E82CE6" w:rsidRPr="00E82CE6">
        <w:rPr>
          <w:rFonts w:eastAsia="方正宋刻本秀楷简体"/>
        </w:rPr>
        <w:t>/pkg/ </w:t>
      </w:r>
      <w:r w:rsidR="00E82CE6" w:rsidRPr="00E82CE6">
        <w:rPr>
          <w:rFonts w:eastAsia="方正宋刻本秀楷简体"/>
        </w:rPr>
        <w:t>并且不会自动移除旧的和未安装版本的软件包</w:t>
      </w:r>
    </w:p>
    <w:p w14:paraId="58C75804" w14:textId="77777777" w:rsidR="00E82CE6" w:rsidRPr="006462BD" w:rsidRDefault="00E82CE6" w:rsidP="00E82CE6">
      <w:pPr>
        <w:adjustRightInd w:val="0"/>
        <w:snapToGrid w:val="0"/>
        <w:ind w:left="420" w:firstLine="420"/>
        <w:rPr>
          <w:rFonts w:eastAsia="方正宋刻本秀楷简体"/>
          <w:color w:val="FF0000"/>
        </w:rPr>
      </w:pPr>
    </w:p>
    <w:p w14:paraId="33EC99B0" w14:textId="6C2F443C" w:rsidR="00ED6DF6" w:rsidRDefault="00ED6DF6">
      <w:pPr>
        <w:adjustRightInd w:val="0"/>
        <w:snapToGrid w:val="0"/>
        <w:ind w:firstLine="420"/>
        <w:rPr>
          <w:rFonts w:eastAsia="方正宋刻本秀楷简体"/>
        </w:rPr>
      </w:pPr>
      <w:r>
        <w:rPr>
          <w:rFonts w:eastAsia="方正宋刻本秀楷简体" w:hint="eastAsia"/>
        </w:rPr>
        <w:t xml:space="preserve">    --needed    </w:t>
      </w:r>
      <w:r>
        <w:rPr>
          <w:rFonts w:eastAsia="方正宋刻本秀楷简体" w:hint="eastAsia"/>
        </w:rPr>
        <w:t>避免已有的包重复安装</w:t>
      </w:r>
      <w:r>
        <w:rPr>
          <w:rFonts w:eastAsia="方正宋刻本秀楷简体" w:hint="eastAsia"/>
        </w:rPr>
        <w:t xml:space="preserve">  </w:t>
      </w:r>
    </w:p>
    <w:p w14:paraId="75E38589" w14:textId="3BBEEE1F" w:rsidR="006462BD" w:rsidRPr="006462BD" w:rsidRDefault="006462BD" w:rsidP="006462BD">
      <w:pPr>
        <w:adjustRightInd w:val="0"/>
        <w:snapToGrid w:val="0"/>
        <w:ind w:firstLine="420"/>
        <w:rPr>
          <w:rFonts w:eastAsia="方正宋刻本秀楷简体"/>
        </w:rPr>
      </w:pPr>
      <w:r>
        <w:rPr>
          <w:rFonts w:eastAsia="方正宋刻本秀楷简体"/>
        </w:rPr>
        <w:tab/>
      </w:r>
      <w:r w:rsidRPr="006462BD">
        <w:rPr>
          <w:rFonts w:eastAsia="方正宋刻本秀楷简体" w:hint="eastAsia"/>
          <w:color w:val="FF0000"/>
        </w:rPr>
        <w:t xml:space="preserve">-Qi        </w:t>
      </w:r>
      <w:r w:rsidRPr="006462BD">
        <w:rPr>
          <w:rFonts w:eastAsia="方正宋刻本秀楷简体"/>
          <w:color w:val="FF0000"/>
        </w:rPr>
        <w:t xml:space="preserve"> </w:t>
      </w:r>
      <w:r w:rsidRPr="006462BD">
        <w:rPr>
          <w:rFonts w:eastAsia="方正宋刻本秀楷简体" w:hint="eastAsia"/>
          <w:color w:val="FF0000"/>
        </w:rPr>
        <w:t>查询本地已安装软件详细信息、依赖关系，需要准确软件名，可通过</w:t>
      </w:r>
      <w:proofErr w:type="spellStart"/>
      <w:r w:rsidRPr="006462BD">
        <w:rPr>
          <w:rFonts w:eastAsia="方正宋刻本秀楷简体" w:hint="eastAsia"/>
          <w:color w:val="FF0000"/>
        </w:rPr>
        <w:t>Qe</w:t>
      </w:r>
      <w:proofErr w:type="spellEnd"/>
      <w:r w:rsidRPr="006462BD">
        <w:rPr>
          <w:rFonts w:eastAsia="方正宋刻本秀楷简体" w:hint="eastAsia"/>
          <w:color w:val="FF0000"/>
        </w:rPr>
        <w:t>查询，或不接软件名</w:t>
      </w:r>
    </w:p>
    <w:p w14:paraId="4182FB6C" w14:textId="77777777" w:rsidR="006462BD" w:rsidRDefault="00ED6DF6" w:rsidP="006462BD">
      <w:pPr>
        <w:adjustRightInd w:val="0"/>
        <w:snapToGrid w:val="0"/>
        <w:ind w:firstLine="420"/>
        <w:rPr>
          <w:rFonts w:eastAsia="方正宋刻本秀楷简体"/>
        </w:rPr>
      </w:pPr>
      <w:r w:rsidRPr="006462BD">
        <w:rPr>
          <w:rFonts w:eastAsia="方正宋刻本秀楷简体" w:hint="eastAsia"/>
        </w:rPr>
        <w:t xml:space="preserve">    </w:t>
      </w:r>
      <w:r w:rsidR="006462BD" w:rsidRPr="006462BD">
        <w:rPr>
          <w:rFonts w:eastAsia="方正宋刻本秀楷简体" w:hint="eastAsia"/>
          <w:color w:val="FF0000"/>
        </w:rPr>
        <w:t>-</w:t>
      </w:r>
      <w:proofErr w:type="spellStart"/>
      <w:r w:rsidR="006462BD" w:rsidRPr="006462BD">
        <w:rPr>
          <w:rFonts w:eastAsia="方正宋刻本秀楷简体" w:hint="eastAsia"/>
          <w:color w:val="FF0000"/>
        </w:rPr>
        <w:t>Ql</w:t>
      </w:r>
      <w:proofErr w:type="spellEnd"/>
      <w:r w:rsidR="006462BD" w:rsidRPr="006462BD">
        <w:rPr>
          <w:rFonts w:eastAsia="方正宋刻本秀楷简体" w:hint="eastAsia"/>
          <w:color w:val="FF0000"/>
        </w:rPr>
        <w:t xml:space="preserve">         </w:t>
      </w:r>
      <w:r w:rsidR="006462BD" w:rsidRPr="006462BD">
        <w:rPr>
          <w:rFonts w:eastAsia="方正宋刻本秀楷简体" w:hint="eastAsia"/>
          <w:color w:val="FF0000"/>
        </w:rPr>
        <w:tab/>
      </w:r>
      <w:r w:rsidR="006462BD" w:rsidRPr="006462BD">
        <w:rPr>
          <w:rFonts w:eastAsia="方正宋刻本秀楷简体" w:hint="eastAsia"/>
          <w:color w:val="FF0000"/>
        </w:rPr>
        <w:t>查询本地</w:t>
      </w:r>
      <w:proofErr w:type="gramStart"/>
      <w:r w:rsidR="006462BD" w:rsidRPr="006462BD">
        <w:rPr>
          <w:rFonts w:eastAsia="方正宋刻本秀楷简体" w:hint="eastAsia"/>
          <w:color w:val="FF0000"/>
        </w:rPr>
        <w:t>包文件</w:t>
      </w:r>
      <w:proofErr w:type="gramEnd"/>
      <w:r w:rsidR="006462BD" w:rsidRPr="006462BD">
        <w:rPr>
          <w:rFonts w:eastAsia="方正宋刻本秀楷简体" w:hint="eastAsia"/>
          <w:color w:val="FF0000"/>
        </w:rPr>
        <w:t>列表、安装位置</w:t>
      </w:r>
      <w:r w:rsidR="006462BD" w:rsidRPr="006462BD">
        <w:rPr>
          <w:rFonts w:eastAsia="方正宋刻本秀楷简体" w:hint="eastAsia"/>
        </w:rPr>
        <w:t xml:space="preserve">  </w:t>
      </w:r>
      <w:r w:rsidR="006462BD">
        <w:rPr>
          <w:rFonts w:eastAsia="方正宋刻本秀楷简体" w:hint="eastAsia"/>
        </w:rPr>
        <w:t xml:space="preserve">      </w:t>
      </w:r>
    </w:p>
    <w:p w14:paraId="16D0D61F" w14:textId="763B5F09" w:rsidR="00ED6DF6" w:rsidRDefault="006462BD" w:rsidP="006462BD">
      <w:pPr>
        <w:adjustRightInd w:val="0"/>
        <w:snapToGrid w:val="0"/>
        <w:ind w:firstLine="420"/>
        <w:rPr>
          <w:rFonts w:eastAsia="方正宋刻本秀楷简体"/>
        </w:rPr>
      </w:pPr>
      <w:r>
        <w:rPr>
          <w:rFonts w:eastAsia="方正宋刻本秀楷简体" w:hint="eastAsia"/>
        </w:rPr>
        <w:t xml:space="preserve">    -Fl         </w:t>
      </w:r>
      <w:r>
        <w:rPr>
          <w:rFonts w:eastAsia="方正宋刻本秀楷简体" w:hint="eastAsia"/>
        </w:rPr>
        <w:tab/>
      </w:r>
      <w:r>
        <w:rPr>
          <w:rFonts w:eastAsia="方正宋刻本秀楷简体" w:hint="eastAsia"/>
        </w:rPr>
        <w:t>查询远程</w:t>
      </w:r>
      <w:proofErr w:type="gramStart"/>
      <w:r>
        <w:rPr>
          <w:rFonts w:eastAsia="方正宋刻本秀楷简体" w:hint="eastAsia"/>
        </w:rPr>
        <w:t>包文件</w:t>
      </w:r>
      <w:proofErr w:type="gramEnd"/>
      <w:r>
        <w:rPr>
          <w:rFonts w:eastAsia="方正宋刻本秀楷简体" w:hint="eastAsia"/>
        </w:rPr>
        <w:t>列表、安装位置</w:t>
      </w:r>
    </w:p>
    <w:p w14:paraId="183DA2F9" w14:textId="77777777" w:rsidR="006462BD" w:rsidRDefault="006462BD" w:rsidP="006462BD">
      <w:pPr>
        <w:adjustRightInd w:val="0"/>
        <w:snapToGrid w:val="0"/>
        <w:ind w:firstLine="420"/>
        <w:rPr>
          <w:rFonts w:eastAsia="方正宋刻本秀楷简体"/>
        </w:rPr>
      </w:pPr>
      <w:r>
        <w:rPr>
          <w:rFonts w:eastAsia="方正宋刻本秀楷简体"/>
        </w:rPr>
        <w:tab/>
      </w:r>
      <w:r>
        <w:rPr>
          <w:rFonts w:eastAsia="方正宋刻本秀楷简体" w:hint="eastAsia"/>
        </w:rPr>
        <w:t xml:space="preserve">-F         </w:t>
      </w:r>
      <w:r>
        <w:rPr>
          <w:rFonts w:eastAsia="方正宋刻本秀楷简体" w:hint="eastAsia"/>
        </w:rPr>
        <w:tab/>
      </w:r>
      <w:r>
        <w:rPr>
          <w:rFonts w:eastAsia="方正宋刻本秀楷简体" w:hint="eastAsia"/>
        </w:rPr>
        <w:t>查询包含某软件包的软件库及安装位置，记忆模糊时可用</w:t>
      </w:r>
    </w:p>
    <w:p w14:paraId="5EB9C0D2" w14:textId="38C5C04D" w:rsidR="006462BD" w:rsidRDefault="006462BD" w:rsidP="00E968FB">
      <w:pPr>
        <w:adjustRightInd w:val="0"/>
        <w:snapToGrid w:val="0"/>
        <w:ind w:left="1680" w:firstLine="420"/>
        <w:rPr>
          <w:rFonts w:eastAsia="方正宋刻本秀楷简体"/>
        </w:rPr>
      </w:pPr>
      <w:r>
        <w:rPr>
          <w:rFonts w:eastAsia="方正宋刻本秀楷简体" w:hint="eastAsia"/>
        </w:rPr>
        <w:t>如</w:t>
      </w:r>
      <w:proofErr w:type="spellStart"/>
      <w:r>
        <w:rPr>
          <w:rFonts w:eastAsia="方正宋刻本秀楷简体" w:hint="eastAsia"/>
        </w:rPr>
        <w:t>pacman</w:t>
      </w:r>
      <w:proofErr w:type="spellEnd"/>
      <w:r>
        <w:rPr>
          <w:rFonts w:eastAsia="方正宋刻本秀楷简体" w:hint="eastAsia"/>
        </w:rPr>
        <w:t xml:space="preserve"> -F </w:t>
      </w:r>
      <w:proofErr w:type="spellStart"/>
      <w:r>
        <w:rPr>
          <w:rFonts w:eastAsia="方正宋刻本秀楷简体" w:hint="eastAsia"/>
        </w:rPr>
        <w:t>pycharm</w:t>
      </w:r>
      <w:proofErr w:type="spellEnd"/>
    </w:p>
    <w:p w14:paraId="156F20F8" w14:textId="77777777" w:rsidR="006462BD" w:rsidRDefault="006462BD" w:rsidP="006462BD">
      <w:pPr>
        <w:adjustRightInd w:val="0"/>
        <w:snapToGrid w:val="0"/>
        <w:ind w:firstLine="420"/>
        <w:rPr>
          <w:rFonts w:eastAsia="方正宋刻本秀楷简体"/>
        </w:rPr>
      </w:pPr>
    </w:p>
    <w:p w14:paraId="531757C7" w14:textId="21403F36" w:rsidR="006462BD" w:rsidRDefault="006462BD" w:rsidP="006462BD">
      <w:pPr>
        <w:adjustRightInd w:val="0"/>
        <w:snapToGrid w:val="0"/>
        <w:ind w:firstLine="420"/>
        <w:rPr>
          <w:rFonts w:eastAsia="方正宋刻本秀楷简体"/>
        </w:rPr>
      </w:pPr>
      <w:r>
        <w:rPr>
          <w:rFonts w:eastAsia="方正宋刻本秀楷简体"/>
        </w:rPr>
        <w:tab/>
      </w:r>
      <w:r>
        <w:rPr>
          <w:rFonts w:eastAsia="方正宋刻本秀楷简体" w:hint="eastAsia"/>
        </w:rPr>
        <w:t xml:space="preserve">-Si         </w:t>
      </w:r>
      <w:r>
        <w:rPr>
          <w:rFonts w:eastAsia="方正宋刻本秀楷简体" w:hint="eastAsia"/>
        </w:rPr>
        <w:t>查询包详细信息，不一定是已安装的包，需要准确软件名</w:t>
      </w:r>
    </w:p>
    <w:p w14:paraId="64B32D4A" w14:textId="77777777" w:rsidR="00ED6DF6" w:rsidRPr="00525DB7" w:rsidRDefault="00ED6DF6">
      <w:pPr>
        <w:adjustRightInd w:val="0"/>
        <w:snapToGrid w:val="0"/>
        <w:ind w:firstLine="420"/>
        <w:rPr>
          <w:rFonts w:eastAsia="方正宋刻本秀楷简体"/>
          <w:color w:val="000000" w:themeColor="text1"/>
        </w:rPr>
      </w:pPr>
      <w:r>
        <w:rPr>
          <w:rFonts w:eastAsia="方正宋刻本秀楷简体" w:hint="eastAsia"/>
          <w:color w:val="FF0000"/>
        </w:rPr>
        <w:t xml:space="preserve"> </w:t>
      </w:r>
      <w:r w:rsidRPr="00525DB7">
        <w:rPr>
          <w:rFonts w:eastAsia="方正宋刻本秀楷简体" w:hint="eastAsia"/>
          <w:color w:val="000000" w:themeColor="text1"/>
        </w:rPr>
        <w:t xml:space="preserve">   -Ss         </w:t>
      </w:r>
      <w:r w:rsidRPr="00525DB7">
        <w:rPr>
          <w:rFonts w:eastAsia="方正宋刻本秀楷简体" w:hint="eastAsia"/>
          <w:color w:val="000000" w:themeColor="text1"/>
        </w:rPr>
        <w:t>查询云端软件包简略信息，不需要精确软件信息，包含是否已安装</w:t>
      </w:r>
    </w:p>
    <w:p w14:paraId="31F1A253" w14:textId="5C98D7C8" w:rsidR="00ED6DF6" w:rsidRDefault="00ED6DF6">
      <w:pPr>
        <w:adjustRightInd w:val="0"/>
        <w:snapToGrid w:val="0"/>
        <w:ind w:firstLine="420"/>
        <w:rPr>
          <w:rFonts w:eastAsia="方正宋刻本秀楷简体"/>
        </w:rPr>
      </w:pPr>
      <w:r>
        <w:rPr>
          <w:rFonts w:eastAsia="方正宋刻本秀楷简体" w:hint="eastAsia"/>
        </w:rPr>
        <w:t xml:space="preserve">    -Qs         </w:t>
      </w:r>
      <w:r>
        <w:rPr>
          <w:rFonts w:eastAsia="方正宋刻本秀楷简体" w:hint="eastAsia"/>
        </w:rPr>
        <w:t>查询本地已安装软件名字作用、依赖关系，需要准确软件名，可通过</w:t>
      </w:r>
      <w:r>
        <w:rPr>
          <w:rFonts w:eastAsia="方正宋刻本秀楷简体" w:hint="eastAsia"/>
        </w:rPr>
        <w:t>Qe</w:t>
      </w:r>
      <w:r>
        <w:rPr>
          <w:rFonts w:eastAsia="方正宋刻本秀楷简体" w:hint="eastAsia"/>
        </w:rPr>
        <w:t>查询，或不接软件名</w:t>
      </w:r>
      <w:r>
        <w:rPr>
          <w:rFonts w:eastAsia="方正宋刻本秀楷简体" w:hint="eastAsia"/>
        </w:rPr>
        <w:t xml:space="preserve"> </w:t>
      </w:r>
    </w:p>
    <w:p w14:paraId="1DED2425"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
    <w:p w14:paraId="2D9058B0" w14:textId="4ECDA627" w:rsidR="00ED6DF6" w:rsidRDefault="00ED6DF6">
      <w:pPr>
        <w:adjustRightInd w:val="0"/>
        <w:snapToGrid w:val="0"/>
        <w:ind w:firstLine="420"/>
        <w:rPr>
          <w:rFonts w:eastAsia="方正宋刻本秀楷简体"/>
        </w:rPr>
      </w:pPr>
      <w:r>
        <w:rPr>
          <w:rFonts w:eastAsia="方正宋刻本秀楷简体" w:hint="eastAsia"/>
        </w:rPr>
        <w:t xml:space="preserve">    -Q          </w:t>
      </w:r>
      <w:r w:rsidR="002255FC">
        <w:rPr>
          <w:rFonts w:eastAsia="方正宋刻本秀楷简体" w:hint="eastAsia"/>
        </w:rPr>
        <w:t>列出、</w:t>
      </w:r>
      <w:r>
        <w:rPr>
          <w:rFonts w:eastAsia="方正宋刻本秀楷简体" w:hint="eastAsia"/>
        </w:rPr>
        <w:t>查询本地已安装的软件名字</w:t>
      </w:r>
    </w:p>
    <w:p w14:paraId="15A72916" w14:textId="77777777" w:rsidR="00ED6DF6" w:rsidRDefault="00ED6DF6">
      <w:pPr>
        <w:adjustRightInd w:val="0"/>
        <w:snapToGrid w:val="0"/>
        <w:ind w:firstLine="420"/>
        <w:rPr>
          <w:rFonts w:eastAsia="方正宋刻本秀楷简体"/>
        </w:rPr>
      </w:pPr>
      <w:r>
        <w:rPr>
          <w:rFonts w:eastAsia="方正宋刻本秀楷简体" w:hint="eastAsia"/>
        </w:rPr>
        <w:t xml:space="preserve">    -Qe         </w:t>
      </w:r>
      <w:r>
        <w:rPr>
          <w:rFonts w:eastAsia="方正宋刻本秀楷简体" w:hint="eastAsia"/>
        </w:rPr>
        <w:t>所有明确安装的软件，不需要</w:t>
      </w:r>
      <w:proofErr w:type="gramStart"/>
      <w:r>
        <w:rPr>
          <w:rFonts w:eastAsia="方正宋刻本秀楷简体" w:hint="eastAsia"/>
        </w:rPr>
        <w:t>接软件名</w:t>
      </w:r>
      <w:proofErr w:type="gramEnd"/>
    </w:p>
    <w:p w14:paraId="48DFFFF7"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Qkk</w:t>
      </w:r>
      <w:proofErr w:type="spellEnd"/>
      <w:r>
        <w:rPr>
          <w:rFonts w:eastAsia="方正宋刻本秀楷简体" w:hint="eastAsia"/>
        </w:rPr>
        <w:t xml:space="preserve">        </w:t>
      </w:r>
      <w:r>
        <w:rPr>
          <w:rFonts w:eastAsia="方正宋刻本秀楷简体" w:hint="eastAsia"/>
        </w:rPr>
        <w:t>查询软件文件有无变化，</w:t>
      </w:r>
      <w:proofErr w:type="gramStart"/>
      <w:r>
        <w:rPr>
          <w:rFonts w:eastAsia="方正宋刻本秀楷简体" w:hint="eastAsia"/>
        </w:rPr>
        <w:t>”</w:t>
      </w:r>
      <w:proofErr w:type="gramEnd"/>
      <w:r>
        <w:rPr>
          <w:rFonts w:eastAsia="方正宋刻本秀楷简体" w:hint="eastAsia"/>
        </w:rPr>
        <w:t xml:space="preserve">| grep </w:t>
      </w:r>
      <w:r>
        <w:rPr>
          <w:rFonts w:eastAsia="方正宋刻本秀楷简体" w:hint="eastAsia"/>
        </w:rPr>
        <w:t>有变化</w:t>
      </w:r>
      <w:r>
        <w:rPr>
          <w:rFonts w:eastAsia="方正宋刻本秀楷简体" w:hint="eastAsia"/>
        </w:rPr>
        <w:t>"</w:t>
      </w:r>
    </w:p>
    <w:p w14:paraId="4C9482C3" w14:textId="3400EE59" w:rsidR="006462BD" w:rsidRDefault="00ED6DF6" w:rsidP="00E968FB">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Qk</w:t>
      </w:r>
      <w:proofErr w:type="spellEnd"/>
      <w:r>
        <w:rPr>
          <w:rFonts w:eastAsia="方正宋刻本秀楷简体" w:hint="eastAsia"/>
        </w:rPr>
        <w:t xml:space="preserve">         </w:t>
      </w:r>
      <w:r>
        <w:rPr>
          <w:rFonts w:eastAsia="方正宋刻本秀楷简体" w:hint="eastAsia"/>
        </w:rPr>
        <w:t>查询软件文件有无缺失</w:t>
      </w:r>
    </w:p>
    <w:p w14:paraId="786950A6" w14:textId="54AE6AA2" w:rsidR="00ED6DF6" w:rsidRDefault="00ED6DF6">
      <w:pPr>
        <w:adjustRightInd w:val="0"/>
        <w:snapToGrid w:val="0"/>
        <w:ind w:firstLine="420"/>
        <w:rPr>
          <w:rFonts w:eastAsia="方正宋刻本秀楷简体"/>
        </w:rPr>
      </w:pPr>
      <w:r>
        <w:rPr>
          <w:rFonts w:eastAsia="方正宋刻本秀楷简体" w:hint="eastAsia"/>
        </w:rPr>
        <w:t xml:space="preserve">  </w:t>
      </w:r>
    </w:p>
    <w:p w14:paraId="7B47DA06" w14:textId="77777777" w:rsidR="00ED6DF6" w:rsidRDefault="00ED6DF6">
      <w:pPr>
        <w:adjustRightInd w:val="0"/>
        <w:snapToGrid w:val="0"/>
        <w:ind w:firstLine="420"/>
        <w:rPr>
          <w:rFonts w:eastAsia="方正宋刻本秀楷简体"/>
        </w:rPr>
      </w:pPr>
      <w:r>
        <w:rPr>
          <w:rFonts w:eastAsia="方正宋刻本秀楷简体" w:hint="eastAsia"/>
        </w:rPr>
        <w:t xml:space="preserve">    -Qo       </w:t>
      </w:r>
      <w:r>
        <w:rPr>
          <w:rFonts w:eastAsia="方正宋刻本秀楷简体" w:hint="eastAsia"/>
        </w:rPr>
        <w:tab/>
      </w:r>
      <w:r>
        <w:rPr>
          <w:rFonts w:eastAsia="方正宋刻本秀楷简体" w:hint="eastAsia"/>
        </w:rPr>
        <w:t>某文件系统由某软件包所拥有</w:t>
      </w:r>
    </w:p>
    <w:p w14:paraId="0E8423C6" w14:textId="77777777" w:rsidR="00ED6DF6" w:rsidRPr="00E968FB" w:rsidRDefault="00ED6DF6">
      <w:pPr>
        <w:adjustRightInd w:val="0"/>
        <w:snapToGrid w:val="0"/>
        <w:ind w:firstLine="420"/>
        <w:rPr>
          <w:rFonts w:eastAsia="方正宋刻本秀楷简体"/>
          <w:b/>
          <w:bCs/>
        </w:rPr>
      </w:pPr>
      <w:r w:rsidRPr="00E968FB">
        <w:rPr>
          <w:rFonts w:eastAsia="方正宋刻本秀楷简体" w:hint="eastAsia"/>
          <w:b/>
          <w:bCs/>
        </w:rPr>
        <w:t xml:space="preserve">    -</w:t>
      </w:r>
      <w:proofErr w:type="spellStart"/>
      <w:r w:rsidRPr="00E968FB">
        <w:rPr>
          <w:rFonts w:eastAsia="方正宋刻本秀楷简体" w:hint="eastAsia"/>
          <w:b/>
          <w:bCs/>
        </w:rPr>
        <w:t>Qdt</w:t>
      </w:r>
      <w:proofErr w:type="spellEnd"/>
      <w:r w:rsidRPr="00E968FB">
        <w:rPr>
          <w:rFonts w:eastAsia="方正宋刻本秀楷简体" w:hint="eastAsia"/>
          <w:b/>
          <w:bCs/>
        </w:rPr>
        <w:t xml:space="preserve">        </w:t>
      </w:r>
      <w:r w:rsidRPr="00E968FB">
        <w:rPr>
          <w:rFonts w:eastAsia="方正宋刻本秀楷简体" w:hint="eastAsia"/>
          <w:b/>
          <w:bCs/>
        </w:rPr>
        <w:tab/>
      </w:r>
      <w:r w:rsidRPr="00E968FB">
        <w:rPr>
          <w:rFonts w:eastAsia="方正宋刻本秀楷简体" w:hint="eastAsia"/>
          <w:b/>
          <w:bCs/>
        </w:rPr>
        <w:t>查询所有不再作为依赖的软件包（孤儿），不需要</w:t>
      </w:r>
      <w:proofErr w:type="gramStart"/>
      <w:r w:rsidRPr="00E968FB">
        <w:rPr>
          <w:rFonts w:eastAsia="方正宋刻本秀楷简体" w:hint="eastAsia"/>
          <w:b/>
          <w:bCs/>
        </w:rPr>
        <w:t>接软件名</w:t>
      </w:r>
      <w:proofErr w:type="gramEnd"/>
    </w:p>
    <w:p w14:paraId="7E5D25B0"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Qet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查询所有明确安装且不被需要的软件包，不需要</w:t>
      </w:r>
      <w:proofErr w:type="gramStart"/>
      <w:r>
        <w:rPr>
          <w:rFonts w:eastAsia="方正宋刻本秀楷简体" w:hint="eastAsia"/>
        </w:rPr>
        <w:t>接软件名</w:t>
      </w:r>
      <w:proofErr w:type="gramEnd"/>
    </w:p>
    <w:p w14:paraId="567BCB12"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
    <w:p w14:paraId="662A4E60"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pactree</w:t>
      </w:r>
      <w:proofErr w:type="spellEnd"/>
      <w:r>
        <w:rPr>
          <w:rFonts w:eastAsia="方正宋刻本秀楷简体" w:hint="eastAsia"/>
        </w:rPr>
        <w:t xml:space="preserve">    </w:t>
      </w:r>
      <w:r>
        <w:rPr>
          <w:rFonts w:eastAsia="方正宋刻本秀楷简体" w:hint="eastAsia"/>
        </w:rPr>
        <w:tab/>
        <w:t xml:space="preserve"> </w:t>
      </w:r>
      <w:r>
        <w:rPr>
          <w:rFonts w:eastAsia="方正宋刻本秀楷简体" w:hint="eastAsia"/>
        </w:rPr>
        <w:t>依赖树</w:t>
      </w:r>
    </w:p>
    <w:p w14:paraId="240FE4AA" w14:textId="728878DA" w:rsidR="00ED6DF6" w:rsidRDefault="00ED6DF6" w:rsidP="00E82CE6">
      <w:pPr>
        <w:adjustRightInd w:val="0"/>
        <w:snapToGrid w:val="0"/>
        <w:ind w:firstLine="420"/>
        <w:rPr>
          <w:rFonts w:eastAsia="方正宋刻本秀楷简体"/>
        </w:rPr>
      </w:pPr>
      <w:r>
        <w:rPr>
          <w:rFonts w:eastAsia="方正宋刻本秀楷简体" w:hint="eastAsia"/>
        </w:rPr>
        <w:t xml:space="preserve">    -r         </w:t>
      </w:r>
      <w:r>
        <w:rPr>
          <w:rFonts w:eastAsia="方正宋刻本秀楷简体" w:hint="eastAsia"/>
        </w:rPr>
        <w:tab/>
      </w:r>
      <w:r>
        <w:rPr>
          <w:rFonts w:eastAsia="方正宋刻本秀楷简体" w:hint="eastAsia"/>
        </w:rPr>
        <w:t>一个安装的软件包被那些包依赖</w:t>
      </w:r>
      <w:r>
        <w:rPr>
          <w:rFonts w:eastAsia="方正宋刻本秀楷简体" w:hint="eastAsia"/>
        </w:rPr>
        <w:t xml:space="preserve">   </w:t>
      </w:r>
    </w:p>
    <w:p w14:paraId="10C4049C" w14:textId="77777777" w:rsidR="00ED6DF6" w:rsidRDefault="00ED6DF6">
      <w:pPr>
        <w:adjustRightInd w:val="0"/>
        <w:snapToGrid w:val="0"/>
        <w:ind w:firstLine="420"/>
        <w:rPr>
          <w:rFonts w:eastAsia="方正宋刻本秀楷简体"/>
        </w:rPr>
      </w:pPr>
    </w:p>
    <w:p w14:paraId="4AF19449" w14:textId="77777777" w:rsidR="00ED6DF6" w:rsidRDefault="00ED6DF6">
      <w:pPr>
        <w:adjustRightInd w:val="0"/>
        <w:snapToGrid w:val="0"/>
        <w:ind w:firstLine="420"/>
        <w:rPr>
          <w:rFonts w:eastAsia="方正宋刻本秀楷简体"/>
        </w:rPr>
        <w:sectPr w:rsidR="00ED6DF6">
          <w:type w:val="continuous"/>
          <w:pgSz w:w="11906" w:h="16838"/>
          <w:pgMar w:top="1440" w:right="1800" w:bottom="1440" w:left="1800" w:header="851" w:footer="992" w:gutter="0"/>
          <w:cols w:space="720"/>
          <w:docGrid w:type="lines" w:linePitch="312"/>
        </w:sectPr>
      </w:pPr>
    </w:p>
    <w:p w14:paraId="30D29687" w14:textId="77777777" w:rsidR="00ED6DF6" w:rsidRDefault="00ED6DF6">
      <w:pPr>
        <w:adjustRightInd w:val="0"/>
        <w:snapToGrid w:val="0"/>
        <w:ind w:firstLine="420"/>
        <w:rPr>
          <w:rFonts w:eastAsia="方正宋刻本秀楷简体"/>
        </w:rPr>
      </w:pPr>
      <w:r>
        <w:rPr>
          <w:rFonts w:eastAsia="方正宋刻本秀楷简体" w:hint="eastAsia"/>
        </w:rPr>
        <w:t xml:space="preserve">  </w:t>
      </w:r>
      <w:r>
        <w:rPr>
          <w:rFonts w:eastAsia="方正宋刻本秀楷简体" w:hint="eastAsia"/>
        </w:rPr>
        <w:t>参数</w:t>
      </w:r>
    </w:p>
    <w:p w14:paraId="19E58300" w14:textId="77777777" w:rsidR="00ED6DF6" w:rsidRDefault="00ED6DF6">
      <w:pPr>
        <w:adjustRightInd w:val="0"/>
        <w:snapToGrid w:val="0"/>
        <w:ind w:firstLine="420"/>
        <w:rPr>
          <w:rFonts w:eastAsia="方正宋刻本秀楷简体"/>
        </w:rPr>
      </w:pPr>
      <w:r>
        <w:rPr>
          <w:rFonts w:eastAsia="方正宋刻本秀楷简体" w:hint="eastAsia"/>
        </w:rPr>
        <w:t xml:space="preserve">   -S           sync</w:t>
      </w:r>
      <w:r>
        <w:rPr>
          <w:rFonts w:eastAsia="方正宋刻本秀楷简体" w:hint="eastAsia"/>
        </w:rPr>
        <w:t>同步</w:t>
      </w:r>
    </w:p>
    <w:p w14:paraId="14DF5532" w14:textId="77777777" w:rsidR="00ED6DF6" w:rsidRDefault="00ED6DF6">
      <w:pPr>
        <w:adjustRightInd w:val="0"/>
        <w:snapToGrid w:val="0"/>
        <w:ind w:firstLine="420"/>
        <w:rPr>
          <w:rFonts w:eastAsia="方正宋刻本秀楷简体"/>
        </w:rPr>
      </w:pPr>
      <w:r>
        <w:rPr>
          <w:rFonts w:eastAsia="方正宋刻本秀楷简体" w:hint="eastAsia"/>
        </w:rPr>
        <w:t xml:space="preserve">   -R           remove</w:t>
      </w:r>
      <w:r>
        <w:rPr>
          <w:rFonts w:eastAsia="方正宋刻本秀楷简体" w:hint="eastAsia"/>
        </w:rPr>
        <w:t>删除</w:t>
      </w:r>
    </w:p>
    <w:p w14:paraId="56D4097F" w14:textId="77777777" w:rsidR="00ED6DF6" w:rsidRDefault="00ED6DF6">
      <w:pPr>
        <w:adjustRightInd w:val="0"/>
        <w:snapToGrid w:val="0"/>
        <w:ind w:firstLine="420"/>
        <w:rPr>
          <w:rFonts w:eastAsia="方正宋刻本秀楷简体"/>
        </w:rPr>
      </w:pPr>
      <w:r>
        <w:rPr>
          <w:rFonts w:eastAsia="方正宋刻本秀楷简体" w:hint="eastAsia"/>
        </w:rPr>
        <w:t xml:space="preserve">   -Q           query</w:t>
      </w:r>
      <w:r>
        <w:rPr>
          <w:rFonts w:eastAsia="方正宋刻本秀楷简体" w:hint="eastAsia"/>
        </w:rPr>
        <w:t>查询</w:t>
      </w:r>
    </w:p>
    <w:p w14:paraId="1F7D3F08" w14:textId="77777777" w:rsidR="00ED6DF6" w:rsidRDefault="00ED6DF6">
      <w:pPr>
        <w:adjustRightInd w:val="0"/>
        <w:snapToGrid w:val="0"/>
        <w:ind w:firstLine="420"/>
        <w:rPr>
          <w:rFonts w:eastAsia="方正宋刻本秀楷简体"/>
        </w:rPr>
      </w:pPr>
      <w:r>
        <w:rPr>
          <w:rFonts w:eastAsia="方正宋刻本秀楷简体" w:hint="eastAsia"/>
        </w:rPr>
        <w:t xml:space="preserve">   -U           upgrade</w:t>
      </w:r>
      <w:r>
        <w:rPr>
          <w:rFonts w:eastAsia="方正宋刻本秀楷简体" w:hint="eastAsia"/>
        </w:rPr>
        <w:t>升级</w:t>
      </w:r>
      <w:r>
        <w:rPr>
          <w:rFonts w:eastAsia="方正宋刻本秀楷简体" w:hint="eastAsia"/>
        </w:rPr>
        <w:t>,</w:t>
      </w:r>
      <w:r>
        <w:rPr>
          <w:rFonts w:eastAsia="方正宋刻本秀楷简体" w:hint="eastAsia"/>
        </w:rPr>
        <w:t>可安装</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本地包</w:t>
      </w:r>
    </w:p>
    <w:p w14:paraId="22E7CCFB" w14:textId="77777777" w:rsidR="00ED6DF6" w:rsidRDefault="00ED6DF6">
      <w:pPr>
        <w:adjustRightInd w:val="0"/>
        <w:snapToGrid w:val="0"/>
        <w:ind w:firstLine="420"/>
        <w:rPr>
          <w:rFonts w:eastAsia="方正宋刻本秀楷简体"/>
        </w:rPr>
      </w:pPr>
      <w:r>
        <w:rPr>
          <w:rFonts w:eastAsia="方正宋刻本秀楷简体" w:hint="eastAsia"/>
        </w:rPr>
        <w:t xml:space="preserve">   -F           file</w:t>
      </w:r>
      <w:r>
        <w:rPr>
          <w:rFonts w:eastAsia="方正宋刻本秀楷简体" w:hint="eastAsia"/>
        </w:rPr>
        <w:t>查询文件数据库</w:t>
      </w:r>
    </w:p>
    <w:p w14:paraId="31AF8011" w14:textId="77777777" w:rsidR="00ED6DF6" w:rsidRDefault="00ED6DF6">
      <w:pPr>
        <w:adjustRightInd w:val="0"/>
        <w:snapToGrid w:val="0"/>
        <w:ind w:firstLine="420"/>
        <w:rPr>
          <w:rFonts w:eastAsia="方正宋刻本秀楷简体"/>
        </w:rPr>
      </w:pPr>
      <w:r>
        <w:rPr>
          <w:rFonts w:eastAsia="方正宋刻本秀楷简体" w:hint="eastAsia"/>
        </w:rPr>
        <w:t xml:space="preserve">   -Sw         </w:t>
      </w:r>
      <w:proofErr w:type="gramStart"/>
      <w:r>
        <w:rPr>
          <w:rFonts w:eastAsia="方正宋刻本秀楷简体" w:hint="eastAsia"/>
        </w:rPr>
        <w:t>下载包但不</w:t>
      </w:r>
      <w:proofErr w:type="gramEnd"/>
      <w:r>
        <w:rPr>
          <w:rFonts w:eastAsia="方正宋刻本秀楷简体" w:hint="eastAsia"/>
        </w:rPr>
        <w:t>安装</w:t>
      </w:r>
    </w:p>
    <w:p w14:paraId="34D0DF92" w14:textId="77777777" w:rsidR="00ED6DF6" w:rsidRPr="006462BD" w:rsidRDefault="00ED6DF6">
      <w:pPr>
        <w:adjustRightInd w:val="0"/>
        <w:snapToGrid w:val="0"/>
        <w:ind w:firstLine="420"/>
        <w:rPr>
          <w:rFonts w:eastAsia="方正宋刻本秀楷简体"/>
          <w:color w:val="FF0000"/>
        </w:rPr>
      </w:pPr>
      <w:r>
        <w:rPr>
          <w:rFonts w:eastAsia="方正宋刻本秀楷简体" w:hint="eastAsia"/>
        </w:rPr>
        <w:t xml:space="preserve">   </w:t>
      </w:r>
      <w:r w:rsidRPr="006462BD">
        <w:rPr>
          <w:rFonts w:eastAsia="方正宋刻本秀楷简体" w:hint="eastAsia"/>
          <w:color w:val="FF0000"/>
        </w:rPr>
        <w:t xml:space="preserve">-Fy          </w:t>
      </w:r>
      <w:r w:rsidRPr="006462BD">
        <w:rPr>
          <w:rFonts w:eastAsia="方正宋刻本秀楷简体" w:hint="eastAsia"/>
          <w:color w:val="FF0000"/>
        </w:rPr>
        <w:t>同步文件数据库</w:t>
      </w:r>
    </w:p>
    <w:p w14:paraId="4C1DC43F" w14:textId="77777777" w:rsidR="00ED6DF6" w:rsidRDefault="00ED6DF6">
      <w:pPr>
        <w:adjustRightInd w:val="0"/>
        <w:snapToGrid w:val="0"/>
        <w:ind w:firstLine="420"/>
        <w:rPr>
          <w:rFonts w:eastAsia="方正宋刻本秀楷简体"/>
        </w:rPr>
      </w:pPr>
      <w:r>
        <w:rPr>
          <w:rFonts w:eastAsia="方正宋刻本秀楷简体" w:hint="eastAsia"/>
        </w:rPr>
        <w:t xml:space="preserve">    -c          clean</w:t>
      </w:r>
    </w:p>
    <w:p w14:paraId="2CFE876B" w14:textId="77777777" w:rsidR="00ED6DF6" w:rsidRDefault="00ED6DF6">
      <w:pPr>
        <w:adjustRightInd w:val="0"/>
        <w:snapToGrid w:val="0"/>
        <w:ind w:firstLine="420"/>
        <w:rPr>
          <w:rFonts w:eastAsia="方正宋刻本秀楷简体"/>
        </w:rPr>
      </w:pPr>
      <w:r>
        <w:rPr>
          <w:rFonts w:eastAsia="方正宋刻本秀楷简体" w:hint="eastAsia"/>
        </w:rPr>
        <w:t xml:space="preserve">  -Q</w:t>
      </w:r>
      <w:r>
        <w:rPr>
          <w:rFonts w:eastAsia="方正宋刻本秀楷简体" w:hint="eastAsia"/>
        </w:rPr>
        <w:t>的参数</w:t>
      </w:r>
    </w:p>
    <w:p w14:paraId="3B9DE83E" w14:textId="77777777" w:rsidR="00ED6DF6" w:rsidRDefault="00ED6DF6">
      <w:pPr>
        <w:adjustRightInd w:val="0"/>
        <w:snapToGrid w:val="0"/>
        <w:ind w:firstLine="420"/>
        <w:rPr>
          <w:rFonts w:eastAsia="方正宋刻本秀楷简体"/>
        </w:rPr>
      </w:pPr>
      <w:r>
        <w:rPr>
          <w:rFonts w:eastAsia="方正宋刻本秀楷简体" w:hint="eastAsia"/>
        </w:rPr>
        <w:t xml:space="preserve">    -y           refresh</w:t>
      </w:r>
    </w:p>
    <w:p w14:paraId="33E35A3B" w14:textId="77777777" w:rsidR="00ED6DF6" w:rsidRDefault="00ED6DF6">
      <w:pPr>
        <w:adjustRightInd w:val="0"/>
        <w:snapToGrid w:val="0"/>
        <w:ind w:firstLine="420"/>
        <w:rPr>
          <w:rFonts w:eastAsia="方正宋刻本秀楷简体"/>
        </w:rPr>
      </w:pPr>
      <w:r>
        <w:rPr>
          <w:rFonts w:eastAsia="方正宋刻本秀楷简体" w:hint="eastAsia"/>
        </w:rPr>
        <w:t xml:space="preserve">    -k           check</w:t>
      </w:r>
    </w:p>
    <w:p w14:paraId="34095CC1" w14:textId="77777777" w:rsidR="00ED6DF6" w:rsidRDefault="00ED6DF6">
      <w:pPr>
        <w:adjustRightInd w:val="0"/>
        <w:snapToGrid w:val="0"/>
        <w:ind w:firstLine="420"/>
        <w:rPr>
          <w:rFonts w:eastAsia="方正宋刻本秀楷简体"/>
        </w:rPr>
      </w:pPr>
      <w:r>
        <w:rPr>
          <w:rFonts w:eastAsia="方正宋刻本秀楷简体" w:hint="eastAsia"/>
        </w:rPr>
        <w:t xml:space="preserve">    -o           owner</w:t>
      </w:r>
    </w:p>
    <w:p w14:paraId="6638315A" w14:textId="77777777" w:rsidR="00ED6DF6" w:rsidRDefault="00ED6DF6">
      <w:pPr>
        <w:adjustRightInd w:val="0"/>
        <w:snapToGrid w:val="0"/>
        <w:ind w:firstLine="420"/>
        <w:rPr>
          <w:rFonts w:eastAsia="方正宋刻本秀楷简体"/>
        </w:rPr>
      </w:pPr>
      <w:r>
        <w:rPr>
          <w:rFonts w:eastAsia="方正宋刻本秀楷简体" w:hint="eastAsia"/>
        </w:rPr>
        <w:t xml:space="preserve">    -i           info</w:t>
      </w:r>
    </w:p>
    <w:p w14:paraId="14CA305A" w14:textId="77777777" w:rsidR="00ED6DF6" w:rsidRDefault="00ED6DF6">
      <w:pPr>
        <w:adjustRightInd w:val="0"/>
        <w:snapToGrid w:val="0"/>
        <w:ind w:firstLine="420"/>
        <w:rPr>
          <w:rFonts w:eastAsia="方正宋刻本秀楷简体"/>
        </w:rPr>
      </w:pPr>
      <w:r>
        <w:rPr>
          <w:rFonts w:eastAsia="方正宋刻本秀楷简体" w:hint="eastAsia"/>
        </w:rPr>
        <w:t xml:space="preserve">    -l           list</w:t>
      </w:r>
    </w:p>
    <w:p w14:paraId="2BAD9A54" w14:textId="77777777" w:rsidR="00ED6DF6" w:rsidRDefault="00ED6DF6">
      <w:pPr>
        <w:adjustRightInd w:val="0"/>
        <w:snapToGrid w:val="0"/>
        <w:ind w:firstLine="420"/>
        <w:rPr>
          <w:rFonts w:eastAsia="方正宋刻本秀楷简体"/>
        </w:rPr>
      </w:pPr>
      <w:r>
        <w:rPr>
          <w:rFonts w:eastAsia="方正宋刻本秀楷简体" w:hint="eastAsia"/>
        </w:rPr>
        <w:t xml:space="preserve">    -s           search</w:t>
      </w:r>
    </w:p>
    <w:p w14:paraId="3E0653BE" w14:textId="77777777" w:rsidR="00ED6DF6" w:rsidRDefault="00ED6DF6">
      <w:pPr>
        <w:adjustRightInd w:val="0"/>
        <w:snapToGrid w:val="0"/>
        <w:ind w:firstLine="420"/>
        <w:rPr>
          <w:rFonts w:eastAsia="方正宋刻本秀楷简体"/>
        </w:rPr>
      </w:pPr>
      <w:r>
        <w:rPr>
          <w:rFonts w:eastAsia="方正宋刻本秀楷简体" w:hint="eastAsia"/>
        </w:rPr>
        <w:t xml:space="preserve">    -e           explicit</w:t>
      </w:r>
      <w:r>
        <w:rPr>
          <w:rFonts w:eastAsia="方正宋刻本秀楷简体" w:hint="eastAsia"/>
        </w:rPr>
        <w:t>明确的</w:t>
      </w:r>
    </w:p>
    <w:p w14:paraId="13C787F4" w14:textId="77777777" w:rsidR="00ED6DF6" w:rsidRDefault="00ED6DF6">
      <w:pPr>
        <w:adjustRightInd w:val="0"/>
        <w:snapToGrid w:val="0"/>
        <w:ind w:firstLine="420"/>
        <w:rPr>
          <w:rFonts w:eastAsia="方正宋刻本秀楷简体"/>
        </w:rPr>
      </w:pPr>
      <w:r>
        <w:rPr>
          <w:rFonts w:eastAsia="方正宋刻本秀楷简体" w:hint="eastAsia"/>
        </w:rPr>
        <w:t xml:space="preserve">    -d           dependent</w:t>
      </w:r>
    </w:p>
    <w:p w14:paraId="68B74CA4" w14:textId="77777777" w:rsidR="00ED6DF6" w:rsidRDefault="00ED6DF6">
      <w:pPr>
        <w:adjustRightInd w:val="0"/>
        <w:snapToGrid w:val="0"/>
        <w:ind w:firstLine="420"/>
        <w:rPr>
          <w:rFonts w:eastAsia="方正宋刻本秀楷简体"/>
        </w:rPr>
      </w:pPr>
      <w:r>
        <w:rPr>
          <w:rFonts w:eastAsia="方正宋刻本秀楷简体" w:hint="eastAsia"/>
        </w:rPr>
        <w:t xml:space="preserve">    -t           unrequired</w:t>
      </w:r>
    </w:p>
    <w:p w14:paraId="5B0427D6" w14:textId="77777777" w:rsidR="00ED6DF6" w:rsidRDefault="00ED6DF6">
      <w:pPr>
        <w:adjustRightInd w:val="0"/>
        <w:snapToGrid w:val="0"/>
        <w:ind w:firstLine="420"/>
        <w:rPr>
          <w:rFonts w:eastAsia="方正宋刻本秀楷简体"/>
        </w:rPr>
      </w:pPr>
      <w:r>
        <w:rPr>
          <w:rFonts w:eastAsia="方正宋刻本秀楷简体" w:hint="eastAsia"/>
        </w:rPr>
        <w:t xml:space="preserve">    -c           </w:t>
      </w:r>
      <w:proofErr w:type="spellStart"/>
      <w:r>
        <w:rPr>
          <w:rFonts w:eastAsia="方正宋刻本秀楷简体" w:hint="eastAsia"/>
        </w:rPr>
        <w:t>changlog</w:t>
      </w:r>
      <w:proofErr w:type="spellEnd"/>
      <w:r>
        <w:rPr>
          <w:rFonts w:eastAsia="方正宋刻本秀楷简体" w:hint="eastAsia"/>
        </w:rPr>
        <w:t xml:space="preserve">    </w:t>
      </w:r>
    </w:p>
    <w:p w14:paraId="49792B09" w14:textId="77777777" w:rsidR="00ED6DF6" w:rsidRDefault="00ED6DF6">
      <w:pPr>
        <w:adjustRightInd w:val="0"/>
        <w:snapToGrid w:val="0"/>
        <w:rPr>
          <w:rFonts w:eastAsia="方正宋刻本秀楷简体"/>
        </w:rPr>
        <w:sectPr w:rsidR="00ED6DF6">
          <w:type w:val="continuous"/>
          <w:pgSz w:w="11906" w:h="16838"/>
          <w:pgMar w:top="1440" w:right="1800" w:bottom="1440" w:left="1800" w:header="851" w:footer="992" w:gutter="0"/>
          <w:cols w:num="2" w:space="425" w:equalWidth="0">
            <w:col w:w="3940" w:space="425"/>
            <w:col w:w="3940"/>
          </w:cols>
          <w:docGrid w:type="lines" w:linePitch="312"/>
        </w:sectPr>
      </w:pPr>
    </w:p>
    <w:p w14:paraId="28B4F956" w14:textId="15141851" w:rsidR="00E968FB" w:rsidRPr="00E968FB" w:rsidRDefault="00ED6DF6" w:rsidP="00E968FB">
      <w:pPr>
        <w:adjustRightInd w:val="0"/>
        <w:snapToGrid w:val="0"/>
        <w:rPr>
          <w:rFonts w:eastAsia="方正宋刻本秀楷简体"/>
          <w:b/>
          <w:bCs/>
        </w:rPr>
      </w:pPr>
      <w:r>
        <w:rPr>
          <w:rFonts w:eastAsia="方正宋刻本秀楷简体" w:hint="eastAsia"/>
        </w:rPr>
        <w:br w:type="page"/>
      </w:r>
      <w:r w:rsidR="00E968FB" w:rsidRPr="00E968FB">
        <w:rPr>
          <w:rStyle w:val="mw-headline"/>
          <w:rFonts w:ascii="Arial" w:hAnsi="Arial" w:cs="Arial"/>
          <w:b/>
          <w:bCs/>
          <w:color w:val="222222"/>
          <w:sz w:val="29"/>
          <w:szCs w:val="29"/>
        </w:rPr>
        <w:lastRenderedPageBreak/>
        <w:t>安装</w:t>
      </w:r>
      <w:r w:rsidR="00E968FB" w:rsidRPr="00E968FB">
        <w:rPr>
          <w:rStyle w:val="mw-headline"/>
          <w:rFonts w:ascii="Arial" w:hAnsi="Arial" w:cs="Arial"/>
          <w:b/>
          <w:bCs/>
          <w:color w:val="222222"/>
          <w:sz w:val="29"/>
          <w:szCs w:val="29"/>
        </w:rPr>
        <w:t>/</w:t>
      </w:r>
      <w:r w:rsidR="00E968FB" w:rsidRPr="00E968FB">
        <w:rPr>
          <w:rStyle w:val="mw-headline"/>
          <w:rFonts w:ascii="Arial" w:hAnsi="Arial" w:cs="Arial"/>
          <w:b/>
          <w:bCs/>
          <w:color w:val="222222"/>
          <w:sz w:val="29"/>
          <w:szCs w:val="29"/>
        </w:rPr>
        <w:t>更新</w:t>
      </w:r>
      <w:r w:rsidR="00E968FB" w:rsidRPr="00E968FB">
        <w:rPr>
          <w:rStyle w:val="mw-headline"/>
          <w:rFonts w:ascii="Arial" w:hAnsi="Arial" w:cs="Arial"/>
          <w:b/>
          <w:bCs/>
          <w:color w:val="222222"/>
          <w:sz w:val="29"/>
          <w:szCs w:val="29"/>
        </w:rPr>
        <w:t>/</w:t>
      </w:r>
      <w:r w:rsidR="00E968FB" w:rsidRPr="00E968FB">
        <w:rPr>
          <w:rStyle w:val="mw-headline"/>
          <w:rFonts w:ascii="Arial" w:hAnsi="Arial" w:cs="Arial"/>
          <w:b/>
          <w:bCs/>
          <w:color w:val="222222"/>
          <w:sz w:val="29"/>
          <w:szCs w:val="29"/>
        </w:rPr>
        <w:t>删除</w:t>
      </w:r>
      <w:r w:rsidR="00E968FB" w:rsidRPr="00E968FB">
        <w:rPr>
          <w:rStyle w:val="mw-headline"/>
          <w:rFonts w:ascii="Arial" w:hAnsi="Arial" w:cs="Arial"/>
          <w:b/>
          <w:bCs/>
          <w:color w:val="222222"/>
          <w:sz w:val="29"/>
          <w:szCs w:val="29"/>
        </w:rPr>
        <w:t xml:space="preserve"> </w:t>
      </w:r>
      <w:r w:rsidR="00E968FB" w:rsidRPr="00E968FB">
        <w:rPr>
          <w:rStyle w:val="mw-headline"/>
          <w:rFonts w:ascii="Arial" w:hAnsi="Arial" w:cs="Arial"/>
          <w:b/>
          <w:bCs/>
          <w:color w:val="222222"/>
          <w:sz w:val="29"/>
          <w:szCs w:val="29"/>
        </w:rPr>
        <w:t>软件包时发生了什么</w:t>
      </w:r>
    </w:p>
    <w:p w14:paraId="41CE30CF" w14:textId="77777777" w:rsidR="00E968FB" w:rsidRDefault="00E968FB" w:rsidP="00E968FB">
      <w:pPr>
        <w:pStyle w:val="ac"/>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动作成功执行时，事务包含五大步骤和事务钩子程序</w:t>
      </w:r>
      <w:r>
        <w:rPr>
          <w:rFonts w:ascii="Arial" w:hAnsi="Arial" w:cs="Arial"/>
          <w:color w:val="202122"/>
          <w:sz w:val="21"/>
          <w:szCs w:val="21"/>
        </w:rPr>
        <w:t>:</w:t>
      </w:r>
    </w:p>
    <w:p w14:paraId="1E334380" w14:textId="77777777" w:rsidR="00E968FB" w:rsidRDefault="00E968FB" w:rsidP="00E968FB">
      <w:pPr>
        <w:widowControl/>
        <w:numPr>
          <w:ilvl w:val="0"/>
          <w:numId w:val="11"/>
        </w:numPr>
        <w:shd w:val="clear" w:color="auto" w:fill="FFFFFF"/>
        <w:spacing w:before="100" w:beforeAutospacing="1" w:after="24"/>
        <w:ind w:left="1488"/>
        <w:jc w:val="left"/>
        <w:rPr>
          <w:rFonts w:ascii="Arial" w:hAnsi="Arial" w:cs="Arial"/>
          <w:color w:val="202122"/>
          <w:szCs w:val="21"/>
        </w:rPr>
      </w:pPr>
      <w:r>
        <w:rPr>
          <w:rFonts w:ascii="Arial" w:hAnsi="Arial" w:cs="Arial"/>
          <w:color w:val="202122"/>
          <w:szCs w:val="21"/>
        </w:rPr>
        <w:t>如果数据库未被锁定，初始化事务</w:t>
      </w:r>
    </w:p>
    <w:p w14:paraId="2FB15839" w14:textId="77777777" w:rsidR="00E968FB" w:rsidRDefault="00E968FB" w:rsidP="00E968FB">
      <w:pPr>
        <w:widowControl/>
        <w:numPr>
          <w:ilvl w:val="0"/>
          <w:numId w:val="11"/>
        </w:numPr>
        <w:shd w:val="clear" w:color="auto" w:fill="FFFFFF"/>
        <w:spacing w:before="100" w:beforeAutospacing="1" w:after="24"/>
        <w:ind w:left="1488"/>
        <w:jc w:val="left"/>
        <w:rPr>
          <w:rFonts w:ascii="Arial" w:hAnsi="Arial" w:cs="Arial"/>
          <w:color w:val="202122"/>
          <w:szCs w:val="21"/>
        </w:rPr>
      </w:pPr>
      <w:r>
        <w:rPr>
          <w:rFonts w:ascii="Arial" w:hAnsi="Arial" w:cs="Arial"/>
          <w:color w:val="202122"/>
          <w:szCs w:val="21"/>
        </w:rPr>
        <w:t>确认事务中要添加或删除的软件包</w:t>
      </w:r>
    </w:p>
    <w:p w14:paraId="41924A90" w14:textId="77777777" w:rsidR="00E968FB" w:rsidRDefault="00E968FB" w:rsidP="00E968FB">
      <w:pPr>
        <w:widowControl/>
        <w:numPr>
          <w:ilvl w:val="0"/>
          <w:numId w:val="11"/>
        </w:numPr>
        <w:shd w:val="clear" w:color="auto" w:fill="FFFFFF"/>
        <w:spacing w:before="100" w:beforeAutospacing="1" w:after="24"/>
        <w:ind w:left="1488"/>
        <w:jc w:val="left"/>
        <w:rPr>
          <w:rFonts w:ascii="Arial" w:hAnsi="Arial" w:cs="Arial"/>
          <w:color w:val="202122"/>
          <w:szCs w:val="21"/>
        </w:rPr>
      </w:pPr>
      <w:r>
        <w:rPr>
          <w:rFonts w:ascii="Arial" w:hAnsi="Arial" w:cs="Arial"/>
          <w:color w:val="202122"/>
          <w:szCs w:val="21"/>
        </w:rPr>
        <w:t>准备事务，根据参数，对同步数据库、软件包和依赖关系进行校验</w:t>
      </w:r>
    </w:p>
    <w:p w14:paraId="24435792" w14:textId="77777777" w:rsidR="00E968FB" w:rsidRDefault="00E968FB" w:rsidP="00E968FB">
      <w:pPr>
        <w:widowControl/>
        <w:numPr>
          <w:ilvl w:val="0"/>
          <w:numId w:val="11"/>
        </w:numPr>
        <w:shd w:val="clear" w:color="auto" w:fill="FFFFFF"/>
        <w:spacing w:before="100" w:beforeAutospacing="1" w:after="24"/>
        <w:ind w:left="1488"/>
        <w:jc w:val="left"/>
        <w:rPr>
          <w:rFonts w:ascii="Arial" w:hAnsi="Arial" w:cs="Arial"/>
          <w:color w:val="202122"/>
          <w:szCs w:val="21"/>
        </w:rPr>
      </w:pPr>
      <w:r>
        <w:rPr>
          <w:rFonts w:ascii="Arial" w:hAnsi="Arial" w:cs="Arial"/>
          <w:color w:val="202122"/>
          <w:szCs w:val="21"/>
        </w:rPr>
        <w:t>提交事务</w:t>
      </w:r>
      <w:r>
        <w:rPr>
          <w:rFonts w:ascii="Arial" w:hAnsi="Arial" w:cs="Arial"/>
          <w:color w:val="202122"/>
          <w:szCs w:val="21"/>
        </w:rPr>
        <w:t>:</w:t>
      </w:r>
    </w:p>
    <w:p w14:paraId="46834D09" w14:textId="77777777" w:rsidR="00E968FB" w:rsidRDefault="00E968FB" w:rsidP="00E968FB">
      <w:pPr>
        <w:widowControl/>
        <w:numPr>
          <w:ilvl w:val="1"/>
          <w:numId w:val="11"/>
        </w:numPr>
        <w:shd w:val="clear" w:color="auto" w:fill="FFFFFF"/>
        <w:spacing w:before="100" w:beforeAutospacing="1" w:after="24"/>
        <w:ind w:left="2976"/>
        <w:jc w:val="left"/>
        <w:rPr>
          <w:rFonts w:ascii="Arial" w:hAnsi="Arial" w:cs="Arial"/>
          <w:color w:val="202122"/>
          <w:szCs w:val="21"/>
        </w:rPr>
      </w:pPr>
      <w:r>
        <w:rPr>
          <w:rFonts w:ascii="Arial" w:hAnsi="Arial" w:cs="Arial"/>
          <w:color w:val="202122"/>
          <w:szCs w:val="21"/>
        </w:rPr>
        <w:t>如果需要，下载软件包</w:t>
      </w:r>
      <w:r>
        <w:rPr>
          <w:rFonts w:ascii="Arial" w:hAnsi="Arial" w:cs="Arial"/>
          <w:color w:val="202122"/>
          <w:szCs w:val="21"/>
        </w:rPr>
        <w:t xml:space="preserve"> (</w:t>
      </w:r>
      <w:r>
        <w:rPr>
          <w:rStyle w:val="HTML"/>
          <w:rFonts w:ascii="Courier New" w:hAnsi="Courier New" w:cs="Courier New"/>
          <w:color w:val="222222"/>
          <w:bdr w:val="single" w:sz="2" w:space="0" w:color="EAECF0" w:frame="1"/>
          <w:shd w:val="clear" w:color="auto" w:fill="EBF1F5"/>
        </w:rPr>
        <w:t>_</w:t>
      </w:r>
      <w:proofErr w:type="spellStart"/>
      <w:r>
        <w:rPr>
          <w:rStyle w:val="HTML"/>
          <w:rFonts w:ascii="Courier New" w:hAnsi="Courier New" w:cs="Courier New"/>
          <w:color w:val="222222"/>
          <w:bdr w:val="single" w:sz="2" w:space="0" w:color="EAECF0" w:frame="1"/>
          <w:shd w:val="clear" w:color="auto" w:fill="EBF1F5"/>
        </w:rPr>
        <w:t>alpm_sync_load</w:t>
      </w:r>
      <w:proofErr w:type="spellEnd"/>
      <w:r>
        <w:rPr>
          <w:rFonts w:ascii="Arial" w:hAnsi="Arial" w:cs="Arial"/>
          <w:color w:val="202122"/>
          <w:szCs w:val="21"/>
        </w:rPr>
        <w:t>)</w:t>
      </w:r>
    </w:p>
    <w:p w14:paraId="362F39AC" w14:textId="77777777" w:rsidR="00E968FB" w:rsidRDefault="00E968FB" w:rsidP="00E968FB">
      <w:pPr>
        <w:widowControl/>
        <w:numPr>
          <w:ilvl w:val="1"/>
          <w:numId w:val="11"/>
        </w:numPr>
        <w:shd w:val="clear" w:color="auto" w:fill="FFFFFF"/>
        <w:spacing w:before="100" w:beforeAutospacing="1" w:after="24"/>
        <w:ind w:left="2976"/>
        <w:jc w:val="left"/>
        <w:rPr>
          <w:rFonts w:ascii="Arial" w:hAnsi="Arial" w:cs="Arial"/>
          <w:color w:val="202122"/>
          <w:szCs w:val="21"/>
        </w:rPr>
      </w:pPr>
      <w:r>
        <w:rPr>
          <w:rFonts w:ascii="Arial" w:hAnsi="Arial" w:cs="Arial"/>
          <w:color w:val="202122"/>
          <w:szCs w:val="21"/>
        </w:rPr>
        <w:t>如果有可以执行的</w:t>
      </w:r>
      <w:r>
        <w:rPr>
          <w:rFonts w:ascii="Arial" w:hAnsi="Arial" w:cs="Arial"/>
          <w:color w:val="202122"/>
          <w:szCs w:val="21"/>
        </w:rPr>
        <w:t> </w:t>
      </w:r>
      <w:proofErr w:type="spellStart"/>
      <w:r>
        <w:rPr>
          <w:rFonts w:ascii="Arial" w:hAnsi="Arial" w:cs="Arial"/>
          <w:i/>
          <w:iCs/>
          <w:color w:val="202122"/>
          <w:szCs w:val="21"/>
        </w:rPr>
        <w:t>pacman</w:t>
      </w:r>
      <w:proofErr w:type="spellEnd"/>
      <w:r>
        <w:rPr>
          <w:rFonts w:ascii="Arial" w:hAnsi="Arial" w:cs="Arial"/>
          <w:color w:val="202122"/>
          <w:szCs w:val="21"/>
        </w:rPr>
        <w:t> </w:t>
      </w:r>
      <w:proofErr w:type="spellStart"/>
      <w:r>
        <w:rPr>
          <w:rStyle w:val="HTML"/>
          <w:rFonts w:ascii="Courier New" w:hAnsi="Courier New" w:cs="Courier New"/>
          <w:color w:val="222222"/>
          <w:bdr w:val="single" w:sz="2" w:space="0" w:color="EAECF0" w:frame="1"/>
          <w:shd w:val="clear" w:color="auto" w:fill="EBF1F5"/>
        </w:rPr>
        <w:t>PreTransaction</w:t>
      </w:r>
      <w:proofErr w:type="spellEnd"/>
      <w:r>
        <w:rPr>
          <w:rFonts w:ascii="Arial" w:hAnsi="Arial" w:cs="Arial"/>
          <w:color w:val="202122"/>
          <w:szCs w:val="21"/>
        </w:rPr>
        <w:t> </w:t>
      </w:r>
      <w:r>
        <w:rPr>
          <w:rFonts w:ascii="Arial" w:hAnsi="Arial" w:cs="Arial"/>
          <w:color w:val="202122"/>
          <w:szCs w:val="21"/>
        </w:rPr>
        <w:t>钩子，执行这些钩子</w:t>
      </w:r>
      <w:r>
        <w:rPr>
          <w:rFonts w:ascii="Arial" w:hAnsi="Arial" w:cs="Arial"/>
          <w:color w:val="202122"/>
          <w:szCs w:val="21"/>
        </w:rPr>
        <w:t>.</w:t>
      </w:r>
    </w:p>
    <w:p w14:paraId="4CC4486F" w14:textId="77777777" w:rsidR="00E968FB" w:rsidRDefault="00E968FB" w:rsidP="00E968FB">
      <w:pPr>
        <w:widowControl/>
        <w:numPr>
          <w:ilvl w:val="1"/>
          <w:numId w:val="11"/>
        </w:numPr>
        <w:shd w:val="clear" w:color="auto" w:fill="FFFFFF"/>
        <w:spacing w:before="100" w:beforeAutospacing="1" w:after="24"/>
        <w:ind w:left="2976"/>
        <w:jc w:val="left"/>
        <w:rPr>
          <w:rFonts w:ascii="Arial" w:hAnsi="Arial" w:cs="Arial"/>
          <w:color w:val="202122"/>
          <w:szCs w:val="21"/>
        </w:rPr>
      </w:pPr>
      <w:r>
        <w:rPr>
          <w:rFonts w:ascii="Arial" w:hAnsi="Arial" w:cs="Arial"/>
          <w:color w:val="202122"/>
          <w:szCs w:val="21"/>
        </w:rPr>
        <w:t>被替换、出现冲突或被指定删除的软件包将会被删除</w:t>
      </w:r>
    </w:p>
    <w:p w14:paraId="211BB912" w14:textId="77777777" w:rsidR="00E968FB" w:rsidRDefault="00E968FB" w:rsidP="00E968FB">
      <w:pPr>
        <w:widowControl/>
        <w:numPr>
          <w:ilvl w:val="1"/>
          <w:numId w:val="11"/>
        </w:numPr>
        <w:shd w:val="clear" w:color="auto" w:fill="FFFFFF"/>
        <w:spacing w:before="100" w:beforeAutospacing="1" w:after="24"/>
        <w:ind w:left="2976"/>
        <w:jc w:val="left"/>
        <w:rPr>
          <w:rFonts w:ascii="Arial" w:hAnsi="Arial" w:cs="Arial"/>
          <w:color w:val="202122"/>
          <w:szCs w:val="21"/>
        </w:rPr>
      </w:pPr>
      <w:r>
        <w:rPr>
          <w:rFonts w:ascii="Arial" w:hAnsi="Arial" w:cs="Arial"/>
          <w:color w:val="202122"/>
          <w:szCs w:val="21"/>
        </w:rPr>
        <w:t>如果需要添加软件包，每个软件包都会执行提交</w:t>
      </w:r>
    </w:p>
    <w:p w14:paraId="3F97ACD9" w14:textId="77777777" w:rsidR="00E968FB" w:rsidRDefault="00E968FB" w:rsidP="00E968FB">
      <w:pPr>
        <w:widowControl/>
        <w:numPr>
          <w:ilvl w:val="2"/>
          <w:numId w:val="11"/>
        </w:numPr>
        <w:shd w:val="clear" w:color="auto" w:fill="FFFFFF"/>
        <w:spacing w:before="100" w:beforeAutospacing="1" w:after="24"/>
        <w:ind w:left="4464"/>
        <w:jc w:val="left"/>
        <w:rPr>
          <w:rFonts w:ascii="Arial" w:hAnsi="Arial" w:cs="Arial"/>
          <w:color w:val="202122"/>
          <w:szCs w:val="21"/>
        </w:rPr>
      </w:pPr>
      <w:r>
        <w:rPr>
          <w:rFonts w:ascii="Arial" w:hAnsi="Arial" w:cs="Arial"/>
          <w:color w:val="202122"/>
          <w:szCs w:val="21"/>
        </w:rPr>
        <w:t>如果有安装脚本，执行</w:t>
      </w:r>
      <w:r>
        <w:rPr>
          <w:rFonts w:ascii="Arial" w:hAnsi="Arial" w:cs="Arial"/>
          <w:color w:val="202122"/>
          <w:szCs w:val="21"/>
        </w:rPr>
        <w:t> </w:t>
      </w:r>
      <w:proofErr w:type="spellStart"/>
      <w:r>
        <w:rPr>
          <w:rStyle w:val="HTML"/>
          <w:rFonts w:ascii="Courier New" w:hAnsi="Courier New" w:cs="Courier New"/>
          <w:color w:val="222222"/>
          <w:bdr w:val="single" w:sz="2" w:space="0" w:color="EAECF0" w:frame="1"/>
          <w:shd w:val="clear" w:color="auto" w:fill="EBF1F5"/>
        </w:rPr>
        <w:t>pre_install</w:t>
      </w:r>
      <w:proofErr w:type="spellEnd"/>
      <w:r>
        <w:rPr>
          <w:rFonts w:ascii="Arial" w:hAnsi="Arial" w:cs="Arial"/>
          <w:color w:val="202122"/>
          <w:szCs w:val="21"/>
        </w:rPr>
        <w:t> </w:t>
      </w:r>
      <w:r>
        <w:rPr>
          <w:rFonts w:ascii="Arial" w:hAnsi="Arial" w:cs="Arial"/>
          <w:color w:val="202122"/>
          <w:szCs w:val="21"/>
        </w:rPr>
        <w:t>函数</w:t>
      </w:r>
      <w:r>
        <w:rPr>
          <w:rFonts w:ascii="Arial" w:hAnsi="Arial" w:cs="Arial"/>
          <w:color w:val="202122"/>
          <w:szCs w:val="21"/>
        </w:rPr>
        <w:t>(</w:t>
      </w:r>
      <w:r>
        <w:rPr>
          <w:rFonts w:ascii="Arial" w:hAnsi="Arial" w:cs="Arial"/>
          <w:color w:val="202122"/>
          <w:szCs w:val="21"/>
        </w:rPr>
        <w:t>更新时执行</w:t>
      </w:r>
      <w:r>
        <w:rPr>
          <w:rFonts w:ascii="Arial" w:hAnsi="Arial" w:cs="Arial"/>
          <w:color w:val="202122"/>
          <w:szCs w:val="21"/>
        </w:rPr>
        <w:t> </w:t>
      </w:r>
      <w:proofErr w:type="spellStart"/>
      <w:r>
        <w:rPr>
          <w:rStyle w:val="HTML"/>
          <w:rFonts w:ascii="Courier New" w:hAnsi="Courier New" w:cs="Courier New"/>
          <w:color w:val="222222"/>
          <w:bdr w:val="single" w:sz="2" w:space="0" w:color="EAECF0" w:frame="1"/>
          <w:shd w:val="clear" w:color="auto" w:fill="EBF1F5"/>
        </w:rPr>
        <w:t>pre_upgrade</w:t>
      </w:r>
      <w:proofErr w:type="spellEnd"/>
      <w:r>
        <w:rPr>
          <w:rFonts w:ascii="Arial" w:hAnsi="Arial" w:cs="Arial"/>
          <w:color w:val="202122"/>
          <w:szCs w:val="21"/>
        </w:rPr>
        <w:t>，删除时执行</w:t>
      </w:r>
      <w:r>
        <w:rPr>
          <w:rFonts w:ascii="Arial" w:hAnsi="Arial" w:cs="Arial"/>
          <w:color w:val="202122"/>
          <w:szCs w:val="21"/>
        </w:rPr>
        <w:t> </w:t>
      </w:r>
      <w:proofErr w:type="spellStart"/>
      <w:r>
        <w:rPr>
          <w:rStyle w:val="HTML"/>
          <w:rFonts w:ascii="Courier New" w:hAnsi="Courier New" w:cs="Courier New"/>
          <w:color w:val="222222"/>
          <w:bdr w:val="single" w:sz="2" w:space="0" w:color="EAECF0" w:frame="1"/>
          <w:shd w:val="clear" w:color="auto" w:fill="EBF1F5"/>
        </w:rPr>
        <w:t>pre_remove</w:t>
      </w:r>
      <w:proofErr w:type="spellEnd"/>
      <w:r>
        <w:rPr>
          <w:rFonts w:ascii="Arial" w:hAnsi="Arial" w:cs="Arial"/>
          <w:color w:val="202122"/>
          <w:szCs w:val="21"/>
        </w:rPr>
        <w:t>).</w:t>
      </w:r>
    </w:p>
    <w:p w14:paraId="38CEDB59" w14:textId="77777777" w:rsidR="00E968FB" w:rsidRDefault="00E968FB" w:rsidP="00E968FB">
      <w:pPr>
        <w:widowControl/>
        <w:numPr>
          <w:ilvl w:val="2"/>
          <w:numId w:val="11"/>
        </w:numPr>
        <w:shd w:val="clear" w:color="auto" w:fill="FFFFFF"/>
        <w:spacing w:before="100" w:beforeAutospacing="1" w:after="24"/>
        <w:ind w:left="4464"/>
        <w:jc w:val="left"/>
        <w:rPr>
          <w:rFonts w:ascii="Arial" w:hAnsi="Arial" w:cs="Arial"/>
          <w:color w:val="202122"/>
          <w:szCs w:val="21"/>
        </w:rPr>
      </w:pPr>
      <w:proofErr w:type="spellStart"/>
      <w:r>
        <w:rPr>
          <w:rFonts w:ascii="Arial" w:hAnsi="Arial" w:cs="Arial"/>
          <w:i/>
          <w:iCs/>
          <w:color w:val="202122"/>
          <w:szCs w:val="21"/>
        </w:rPr>
        <w:t>pacman</w:t>
      </w:r>
      <w:proofErr w:type="spellEnd"/>
      <w:r>
        <w:rPr>
          <w:rFonts w:ascii="Arial" w:hAnsi="Arial" w:cs="Arial"/>
          <w:color w:val="202122"/>
          <w:szCs w:val="21"/>
        </w:rPr>
        <w:t> </w:t>
      </w:r>
      <w:r>
        <w:rPr>
          <w:rFonts w:ascii="Arial" w:hAnsi="Arial" w:cs="Arial"/>
          <w:color w:val="202122"/>
          <w:szCs w:val="21"/>
        </w:rPr>
        <w:t>删除软件包之前版本的所有文件</w:t>
      </w:r>
      <w:r>
        <w:rPr>
          <w:rFonts w:ascii="Arial" w:hAnsi="Arial" w:cs="Arial"/>
          <w:color w:val="202122"/>
          <w:szCs w:val="21"/>
        </w:rPr>
        <w:t xml:space="preserve"> (</w:t>
      </w:r>
      <w:r>
        <w:rPr>
          <w:rFonts w:ascii="Arial" w:hAnsi="Arial" w:cs="Arial"/>
          <w:color w:val="202122"/>
          <w:szCs w:val="21"/>
        </w:rPr>
        <w:t>在更新或删除软件包时</w:t>
      </w:r>
      <w:r>
        <w:rPr>
          <w:rFonts w:ascii="Arial" w:hAnsi="Arial" w:cs="Arial"/>
          <w:color w:val="202122"/>
          <w:szCs w:val="21"/>
        </w:rPr>
        <w:t>)</w:t>
      </w:r>
      <w:r>
        <w:rPr>
          <w:rFonts w:ascii="Arial" w:hAnsi="Arial" w:cs="Arial"/>
          <w:color w:val="202122"/>
          <w:szCs w:val="21"/>
        </w:rPr>
        <w:t>。配置文件将会被保留</w:t>
      </w:r>
      <w:r>
        <w:rPr>
          <w:rFonts w:ascii="Arial" w:hAnsi="Arial" w:cs="Arial"/>
          <w:color w:val="202122"/>
          <w:szCs w:val="21"/>
        </w:rPr>
        <w:t xml:space="preserve"> (</w:t>
      </w:r>
      <w:r>
        <w:rPr>
          <w:rFonts w:ascii="Arial" w:hAnsi="Arial" w:cs="Arial"/>
          <w:color w:val="202122"/>
          <w:szCs w:val="21"/>
        </w:rPr>
        <w:t>请参阅</w:t>
      </w:r>
      <w:r>
        <w:rPr>
          <w:rFonts w:ascii="Arial" w:hAnsi="Arial" w:cs="Arial"/>
          <w:color w:val="202122"/>
          <w:szCs w:val="21"/>
        </w:rPr>
        <w:t> </w:t>
      </w:r>
      <w:hyperlink r:id="rId13" w:tooltip="Pacman (简体中文)/Pacnew and Pacsave (简体中文)" w:history="1">
        <w:r>
          <w:rPr>
            <w:rStyle w:val="a3"/>
            <w:rFonts w:ascii="Arial" w:hAnsi="Arial" w:cs="Arial"/>
            <w:b/>
            <w:bCs/>
            <w:color w:val="666666"/>
            <w:szCs w:val="21"/>
          </w:rPr>
          <w:t>Pacman (</w:t>
        </w:r>
        <w:r>
          <w:rPr>
            <w:rStyle w:val="a3"/>
            <w:rFonts w:ascii="Arial" w:hAnsi="Arial" w:cs="Arial"/>
            <w:b/>
            <w:bCs/>
            <w:color w:val="666666"/>
            <w:szCs w:val="21"/>
          </w:rPr>
          <w:t>简体中文</w:t>
        </w:r>
        <w:r>
          <w:rPr>
            <w:rStyle w:val="a3"/>
            <w:rFonts w:ascii="Arial" w:hAnsi="Arial" w:cs="Arial"/>
            <w:b/>
            <w:bCs/>
            <w:color w:val="666666"/>
            <w:szCs w:val="21"/>
          </w:rPr>
          <w:t>)/Pacnew and Pacsave (</w:t>
        </w:r>
        <w:r>
          <w:rPr>
            <w:rStyle w:val="a3"/>
            <w:rFonts w:ascii="Arial" w:hAnsi="Arial" w:cs="Arial"/>
            <w:b/>
            <w:bCs/>
            <w:color w:val="666666"/>
            <w:szCs w:val="21"/>
          </w:rPr>
          <w:t>简体中文</w:t>
        </w:r>
        <w:r>
          <w:rPr>
            <w:rStyle w:val="a3"/>
            <w:rFonts w:ascii="Arial" w:hAnsi="Arial" w:cs="Arial"/>
            <w:b/>
            <w:bCs/>
            <w:color w:val="666666"/>
            <w:szCs w:val="21"/>
          </w:rPr>
          <w:t>)</w:t>
        </w:r>
      </w:hyperlink>
      <w:r>
        <w:rPr>
          <w:rFonts w:ascii="Arial" w:hAnsi="Arial" w:cs="Arial"/>
          <w:color w:val="202122"/>
          <w:szCs w:val="21"/>
        </w:rPr>
        <w:t>).</w:t>
      </w:r>
    </w:p>
    <w:p w14:paraId="72C1A8FD" w14:textId="77777777" w:rsidR="00E968FB" w:rsidRDefault="00E968FB" w:rsidP="00E968FB">
      <w:pPr>
        <w:widowControl/>
        <w:numPr>
          <w:ilvl w:val="2"/>
          <w:numId w:val="11"/>
        </w:numPr>
        <w:shd w:val="clear" w:color="auto" w:fill="FFFFFF"/>
        <w:spacing w:before="100" w:beforeAutospacing="1" w:after="24"/>
        <w:ind w:left="4464"/>
        <w:jc w:val="left"/>
        <w:rPr>
          <w:rFonts w:ascii="Arial" w:hAnsi="Arial" w:cs="Arial"/>
          <w:color w:val="202122"/>
          <w:szCs w:val="21"/>
        </w:rPr>
      </w:pPr>
      <w:proofErr w:type="spellStart"/>
      <w:r>
        <w:rPr>
          <w:rFonts w:ascii="Arial" w:hAnsi="Arial" w:cs="Arial"/>
          <w:i/>
          <w:iCs/>
          <w:color w:val="202122"/>
          <w:szCs w:val="21"/>
        </w:rPr>
        <w:t>pacman</w:t>
      </w:r>
      <w:proofErr w:type="spellEnd"/>
      <w:r>
        <w:rPr>
          <w:rFonts w:ascii="Arial" w:hAnsi="Arial" w:cs="Arial"/>
          <w:color w:val="202122"/>
          <w:szCs w:val="21"/>
        </w:rPr>
        <w:t> </w:t>
      </w:r>
      <w:r>
        <w:rPr>
          <w:rFonts w:ascii="Arial" w:hAnsi="Arial" w:cs="Arial"/>
          <w:color w:val="202122"/>
          <w:szCs w:val="21"/>
        </w:rPr>
        <w:t>将软件包文件解压到系统</w:t>
      </w:r>
      <w:r>
        <w:rPr>
          <w:rFonts w:ascii="Arial" w:hAnsi="Arial" w:cs="Arial"/>
          <w:color w:val="202122"/>
          <w:szCs w:val="21"/>
        </w:rPr>
        <w:t>(</w:t>
      </w:r>
      <w:r>
        <w:rPr>
          <w:rFonts w:ascii="Arial" w:hAnsi="Arial" w:cs="Arial"/>
          <w:color w:val="202122"/>
          <w:szCs w:val="21"/>
        </w:rPr>
        <w:t>安装或升级软件包时</w:t>
      </w:r>
      <w:r>
        <w:rPr>
          <w:rFonts w:ascii="Arial" w:hAnsi="Arial" w:cs="Arial"/>
          <w:color w:val="202122"/>
          <w:szCs w:val="21"/>
        </w:rPr>
        <w:t xml:space="preserve">). </w:t>
      </w:r>
      <w:r>
        <w:rPr>
          <w:rFonts w:ascii="Arial" w:hAnsi="Arial" w:cs="Arial"/>
          <w:color w:val="202122"/>
          <w:szCs w:val="21"/>
        </w:rPr>
        <w:t>会覆盖旧的已被手动修改的配置文件时，配置文件会命名为</w:t>
      </w:r>
      <w:r>
        <w:rPr>
          <w:rFonts w:ascii="Arial" w:hAnsi="Arial" w:cs="Arial"/>
          <w:color w:val="202122"/>
          <w:szCs w:val="21"/>
        </w:rPr>
        <w:t xml:space="preserve"> (.</w:t>
      </w:r>
      <w:proofErr w:type="spellStart"/>
      <w:r>
        <w:rPr>
          <w:rFonts w:ascii="Arial" w:hAnsi="Arial" w:cs="Arial"/>
          <w:color w:val="202122"/>
          <w:szCs w:val="21"/>
        </w:rPr>
        <w:t>pacnew</w:t>
      </w:r>
      <w:proofErr w:type="spellEnd"/>
      <w:r>
        <w:rPr>
          <w:rFonts w:ascii="Arial" w:hAnsi="Arial" w:cs="Arial"/>
          <w:color w:val="202122"/>
          <w:szCs w:val="21"/>
        </w:rPr>
        <w:t>).</w:t>
      </w:r>
    </w:p>
    <w:p w14:paraId="0A7CF2F1" w14:textId="77777777" w:rsidR="00E968FB" w:rsidRDefault="00E968FB" w:rsidP="00E968FB">
      <w:pPr>
        <w:widowControl/>
        <w:numPr>
          <w:ilvl w:val="2"/>
          <w:numId w:val="11"/>
        </w:numPr>
        <w:shd w:val="clear" w:color="auto" w:fill="FFFFFF"/>
        <w:spacing w:before="100" w:beforeAutospacing="1" w:after="24"/>
        <w:ind w:left="4464"/>
        <w:jc w:val="left"/>
        <w:rPr>
          <w:rFonts w:ascii="Arial" w:hAnsi="Arial" w:cs="Arial"/>
          <w:color w:val="202122"/>
          <w:szCs w:val="21"/>
        </w:rPr>
      </w:pPr>
      <w:r>
        <w:rPr>
          <w:rFonts w:ascii="Arial" w:hAnsi="Arial" w:cs="Arial"/>
          <w:color w:val="202122"/>
          <w:szCs w:val="21"/>
        </w:rPr>
        <w:t>如果软件包有安装脚本，执行</w:t>
      </w:r>
      <w:r>
        <w:rPr>
          <w:rFonts w:ascii="Arial" w:hAnsi="Arial" w:cs="Arial"/>
          <w:color w:val="202122"/>
          <w:szCs w:val="21"/>
        </w:rPr>
        <w:t> </w:t>
      </w:r>
      <w:proofErr w:type="spellStart"/>
      <w:r>
        <w:rPr>
          <w:rStyle w:val="HTML"/>
          <w:rFonts w:ascii="Courier New" w:hAnsi="Courier New" w:cs="Courier New"/>
          <w:color w:val="222222"/>
          <w:bdr w:val="single" w:sz="2" w:space="0" w:color="EAECF0" w:frame="1"/>
          <w:shd w:val="clear" w:color="auto" w:fill="EBF1F5"/>
        </w:rPr>
        <w:t>post_install</w:t>
      </w:r>
      <w:proofErr w:type="spellEnd"/>
      <w:r>
        <w:rPr>
          <w:rFonts w:ascii="Arial" w:hAnsi="Arial" w:cs="Arial"/>
          <w:color w:val="202122"/>
          <w:szCs w:val="21"/>
        </w:rPr>
        <w:t> </w:t>
      </w:r>
      <w:r>
        <w:rPr>
          <w:rFonts w:ascii="Arial" w:hAnsi="Arial" w:cs="Arial"/>
          <w:color w:val="202122"/>
          <w:szCs w:val="21"/>
        </w:rPr>
        <w:t>函数</w:t>
      </w:r>
      <w:r>
        <w:rPr>
          <w:rFonts w:ascii="Arial" w:hAnsi="Arial" w:cs="Arial"/>
          <w:color w:val="202122"/>
          <w:szCs w:val="21"/>
        </w:rPr>
        <w:t>(</w:t>
      </w:r>
      <w:r>
        <w:rPr>
          <w:rFonts w:ascii="Arial" w:hAnsi="Arial" w:cs="Arial"/>
          <w:color w:val="202122"/>
          <w:szCs w:val="21"/>
        </w:rPr>
        <w:t>更新时执行</w:t>
      </w:r>
      <w:r>
        <w:rPr>
          <w:rFonts w:ascii="Arial" w:hAnsi="Arial" w:cs="Arial"/>
          <w:color w:val="202122"/>
          <w:szCs w:val="21"/>
        </w:rPr>
        <w:t> </w:t>
      </w:r>
      <w:proofErr w:type="spellStart"/>
      <w:r>
        <w:rPr>
          <w:rStyle w:val="HTML"/>
          <w:rFonts w:ascii="Courier New" w:hAnsi="Courier New" w:cs="Courier New"/>
          <w:color w:val="222222"/>
          <w:bdr w:val="single" w:sz="2" w:space="0" w:color="EAECF0" w:frame="1"/>
          <w:shd w:val="clear" w:color="auto" w:fill="EBF1F5"/>
        </w:rPr>
        <w:t>post_upgrade</w:t>
      </w:r>
      <w:proofErr w:type="spellEnd"/>
      <w:r>
        <w:rPr>
          <w:rFonts w:ascii="Arial" w:hAnsi="Arial" w:cs="Arial"/>
          <w:color w:val="202122"/>
          <w:szCs w:val="21"/>
        </w:rPr>
        <w:t>，删除时执行</w:t>
      </w:r>
      <w:r>
        <w:rPr>
          <w:rFonts w:ascii="Arial" w:hAnsi="Arial" w:cs="Arial"/>
          <w:color w:val="202122"/>
          <w:szCs w:val="21"/>
        </w:rPr>
        <w:t> </w:t>
      </w:r>
      <w:proofErr w:type="spellStart"/>
      <w:r>
        <w:rPr>
          <w:rStyle w:val="HTML"/>
          <w:rFonts w:ascii="Courier New" w:hAnsi="Courier New" w:cs="Courier New"/>
          <w:color w:val="222222"/>
          <w:bdr w:val="single" w:sz="2" w:space="0" w:color="EAECF0" w:frame="1"/>
          <w:shd w:val="clear" w:color="auto" w:fill="EBF1F5"/>
        </w:rPr>
        <w:t>post_remove</w:t>
      </w:r>
      <w:proofErr w:type="spellEnd"/>
      <w:r>
        <w:rPr>
          <w:rFonts w:ascii="Arial" w:hAnsi="Arial" w:cs="Arial"/>
          <w:color w:val="202122"/>
          <w:szCs w:val="21"/>
        </w:rPr>
        <w:t>).</w:t>
      </w:r>
    </w:p>
    <w:p w14:paraId="7680B2EE" w14:textId="77777777" w:rsidR="00E968FB" w:rsidRDefault="00E968FB" w:rsidP="00E968FB">
      <w:pPr>
        <w:widowControl/>
        <w:numPr>
          <w:ilvl w:val="1"/>
          <w:numId w:val="11"/>
        </w:numPr>
        <w:shd w:val="clear" w:color="auto" w:fill="FFFFFF"/>
        <w:spacing w:before="100" w:beforeAutospacing="1" w:after="24"/>
        <w:ind w:left="2976"/>
        <w:jc w:val="left"/>
        <w:rPr>
          <w:rFonts w:ascii="Arial" w:hAnsi="Arial" w:cs="Arial"/>
          <w:color w:val="202122"/>
          <w:szCs w:val="21"/>
        </w:rPr>
      </w:pPr>
      <w:r>
        <w:rPr>
          <w:rFonts w:ascii="Arial" w:hAnsi="Arial" w:cs="Arial"/>
          <w:color w:val="202122"/>
          <w:szCs w:val="21"/>
        </w:rPr>
        <w:t>如果</w:t>
      </w:r>
      <w:proofErr w:type="spellStart"/>
      <w:r>
        <w:rPr>
          <w:rFonts w:ascii="Arial" w:hAnsi="Arial" w:cs="Arial"/>
          <w:i/>
          <w:iCs/>
          <w:color w:val="202122"/>
          <w:szCs w:val="21"/>
        </w:rPr>
        <w:t>pacman</w:t>
      </w:r>
      <w:proofErr w:type="spellEnd"/>
      <w:r>
        <w:rPr>
          <w:rFonts w:ascii="Arial" w:hAnsi="Arial" w:cs="Arial"/>
          <w:color w:val="202122"/>
          <w:szCs w:val="21"/>
        </w:rPr>
        <w:t> </w:t>
      </w:r>
      <w:proofErr w:type="spellStart"/>
      <w:r>
        <w:rPr>
          <w:rStyle w:val="HTML"/>
          <w:rFonts w:ascii="Courier New" w:hAnsi="Courier New" w:cs="Courier New"/>
          <w:color w:val="222222"/>
          <w:bdr w:val="single" w:sz="2" w:space="0" w:color="EAECF0" w:frame="1"/>
          <w:shd w:val="clear" w:color="auto" w:fill="EBF1F5"/>
        </w:rPr>
        <w:t>PostTransaction</w:t>
      </w:r>
      <w:proofErr w:type="spellEnd"/>
      <w:r>
        <w:rPr>
          <w:rFonts w:ascii="Arial" w:hAnsi="Arial" w:cs="Arial"/>
          <w:color w:val="202122"/>
          <w:szCs w:val="21"/>
        </w:rPr>
        <w:t> </w:t>
      </w:r>
      <w:r>
        <w:rPr>
          <w:rFonts w:ascii="Arial" w:hAnsi="Arial" w:cs="Arial"/>
          <w:color w:val="202122"/>
          <w:szCs w:val="21"/>
        </w:rPr>
        <w:t>钩子可执行，执行这些钩子</w:t>
      </w:r>
      <w:r>
        <w:rPr>
          <w:rFonts w:ascii="Arial" w:hAnsi="Arial" w:cs="Arial"/>
          <w:color w:val="202122"/>
          <w:szCs w:val="21"/>
        </w:rPr>
        <w:t>.</w:t>
      </w:r>
    </w:p>
    <w:p w14:paraId="425D5B2F" w14:textId="7FD2588D" w:rsidR="00E968FB" w:rsidRDefault="00E968FB" w:rsidP="001A4571">
      <w:pPr>
        <w:widowControl/>
        <w:numPr>
          <w:ilvl w:val="0"/>
          <w:numId w:val="11"/>
        </w:numPr>
        <w:shd w:val="clear" w:color="auto" w:fill="FFFFFF"/>
        <w:spacing w:before="100" w:beforeAutospacing="1" w:after="24"/>
        <w:ind w:left="1488"/>
        <w:jc w:val="left"/>
        <w:rPr>
          <w:rFonts w:ascii="Arial" w:hAnsi="Arial" w:cs="Arial"/>
          <w:color w:val="202122"/>
          <w:szCs w:val="21"/>
        </w:rPr>
      </w:pPr>
      <w:r>
        <w:rPr>
          <w:rFonts w:ascii="Arial" w:hAnsi="Arial" w:cs="Arial"/>
          <w:color w:val="202122"/>
          <w:szCs w:val="21"/>
        </w:rPr>
        <w:t>释放事务及事务资源</w:t>
      </w:r>
      <w:r>
        <w:rPr>
          <w:rFonts w:ascii="Arial" w:hAnsi="Arial" w:cs="Arial"/>
          <w:color w:val="202122"/>
          <w:szCs w:val="21"/>
        </w:rPr>
        <w:t xml:space="preserve"> (</w:t>
      </w:r>
      <w:r>
        <w:rPr>
          <w:rFonts w:ascii="Arial" w:hAnsi="Arial" w:cs="Arial"/>
          <w:color w:val="202122"/>
          <w:szCs w:val="21"/>
        </w:rPr>
        <w:t>例如，数据库锁</w:t>
      </w:r>
      <w:r>
        <w:rPr>
          <w:rFonts w:ascii="Arial" w:hAnsi="Arial" w:cs="Arial"/>
          <w:color w:val="202122"/>
          <w:szCs w:val="21"/>
        </w:rPr>
        <w:t>)</w:t>
      </w:r>
    </w:p>
    <w:p w14:paraId="439C07F7" w14:textId="77777777" w:rsidR="001A4571" w:rsidRDefault="001A4571" w:rsidP="001A4571">
      <w:pPr>
        <w:widowControl/>
        <w:numPr>
          <w:ilvl w:val="0"/>
          <w:numId w:val="11"/>
        </w:numPr>
        <w:shd w:val="clear" w:color="auto" w:fill="FFFFFF"/>
        <w:spacing w:before="100" w:beforeAutospacing="1" w:after="24"/>
        <w:ind w:left="1488"/>
        <w:jc w:val="left"/>
        <w:rPr>
          <w:rFonts w:ascii="Arial" w:hAnsi="Arial" w:cs="Arial"/>
          <w:color w:val="202122"/>
          <w:szCs w:val="21"/>
        </w:rPr>
      </w:pPr>
    </w:p>
    <w:p w14:paraId="6532F8EC" w14:textId="77777777" w:rsidR="001A4571" w:rsidRDefault="001A4571" w:rsidP="00E968FB">
      <w:pPr>
        <w:adjustRightInd w:val="0"/>
        <w:snapToGrid w:val="0"/>
        <w:rPr>
          <w:rFonts w:ascii="Arial" w:hAnsi="Arial" w:cs="Arial"/>
          <w:color w:val="202122"/>
          <w:szCs w:val="21"/>
        </w:rPr>
      </w:pPr>
    </w:p>
    <w:p w14:paraId="07CA5CCB" w14:textId="2A7B3798" w:rsidR="00E968FB" w:rsidRDefault="001A4571" w:rsidP="00E968FB">
      <w:pPr>
        <w:adjustRightInd w:val="0"/>
        <w:snapToGrid w:val="0"/>
        <w:rPr>
          <w:rFonts w:eastAsia="方正宋刻本秀楷简体"/>
          <w:b/>
          <w:bCs/>
          <w:sz w:val="40"/>
          <w:szCs w:val="48"/>
        </w:rPr>
      </w:pPr>
      <w:proofErr w:type="spellStart"/>
      <w:r>
        <w:rPr>
          <w:rFonts w:ascii="Arial" w:hAnsi="Arial" w:cs="Arial"/>
          <w:i/>
          <w:iCs/>
          <w:color w:val="202122"/>
          <w:szCs w:val="21"/>
          <w:shd w:val="clear" w:color="auto" w:fill="FFFFFF"/>
        </w:rPr>
        <w:t>pacman</w:t>
      </w:r>
      <w:proofErr w:type="spellEnd"/>
      <w:r>
        <w:rPr>
          <w:rFonts w:ascii="Arial" w:hAnsi="Arial" w:cs="Arial"/>
          <w:color w:val="202122"/>
          <w:szCs w:val="21"/>
          <w:shd w:val="clear" w:color="auto" w:fill="FFFFFF"/>
        </w:rPr>
        <w:t> </w:t>
      </w:r>
      <w:r>
        <w:rPr>
          <w:rFonts w:ascii="Arial" w:hAnsi="Arial" w:cs="Arial"/>
          <w:color w:val="202122"/>
          <w:szCs w:val="21"/>
          <w:shd w:val="clear" w:color="auto" w:fill="FFFFFF"/>
        </w:rPr>
        <w:t>的配置文件位于</w:t>
      </w:r>
      <w:r>
        <w:rPr>
          <w:rStyle w:val="HTML"/>
          <w:rFonts w:ascii="Courier New" w:hAnsi="Courier New" w:cs="Courier New"/>
          <w:color w:val="222222"/>
          <w:szCs w:val="21"/>
          <w:bdr w:val="single" w:sz="2" w:space="0" w:color="EAECF0" w:frame="1"/>
          <w:shd w:val="clear" w:color="auto" w:fill="EBF1F5"/>
        </w:rPr>
        <w:t>/</w:t>
      </w:r>
      <w:proofErr w:type="spellStart"/>
      <w:r>
        <w:rPr>
          <w:rStyle w:val="HTML"/>
          <w:rFonts w:ascii="Courier New" w:hAnsi="Courier New" w:cs="Courier New"/>
          <w:color w:val="222222"/>
          <w:szCs w:val="21"/>
          <w:bdr w:val="single" w:sz="2" w:space="0" w:color="EAECF0" w:frame="1"/>
          <w:shd w:val="clear" w:color="auto" w:fill="EBF1F5"/>
        </w:rPr>
        <w:t>etc</w:t>
      </w:r>
      <w:proofErr w:type="spellEnd"/>
      <w:r>
        <w:rPr>
          <w:rStyle w:val="HTML"/>
          <w:rFonts w:ascii="Courier New" w:hAnsi="Courier New" w:cs="Courier New"/>
          <w:color w:val="222222"/>
          <w:szCs w:val="21"/>
          <w:bdr w:val="single" w:sz="2" w:space="0" w:color="EAECF0" w:frame="1"/>
          <w:shd w:val="clear" w:color="auto" w:fill="EBF1F5"/>
        </w:rPr>
        <w:t>/</w:t>
      </w:r>
      <w:proofErr w:type="spellStart"/>
      <w:r>
        <w:rPr>
          <w:rStyle w:val="HTML"/>
          <w:rFonts w:ascii="Courier New" w:hAnsi="Courier New" w:cs="Courier New"/>
          <w:color w:val="222222"/>
          <w:szCs w:val="21"/>
          <w:bdr w:val="single" w:sz="2" w:space="0" w:color="EAECF0" w:frame="1"/>
          <w:shd w:val="clear" w:color="auto" w:fill="EBF1F5"/>
        </w:rPr>
        <w:t>pacman.conf</w:t>
      </w:r>
      <w:proofErr w:type="spellEnd"/>
      <w:r>
        <w:rPr>
          <w:rFonts w:ascii="Arial" w:hAnsi="Arial" w:cs="Arial"/>
          <w:color w:val="202122"/>
          <w:szCs w:val="21"/>
          <w:shd w:val="clear" w:color="auto" w:fill="FFFFFF"/>
        </w:rPr>
        <w:t>。</w:t>
      </w:r>
      <w:r>
        <w:rPr>
          <w:rFonts w:ascii="Arial" w:hAnsi="Arial" w:cs="Arial"/>
          <w:color w:val="202122"/>
          <w:szCs w:val="21"/>
          <w:shd w:val="clear" w:color="auto" w:fill="FFFFFF"/>
        </w:rPr>
        <w:t> </w:t>
      </w:r>
      <w:hyperlink r:id="rId14" w:history="1">
        <w:r>
          <w:rPr>
            <w:rStyle w:val="a3"/>
            <w:rFonts w:ascii="Arial" w:hAnsi="Arial" w:cs="Arial"/>
            <w:b/>
            <w:bCs/>
            <w:color w:val="666666"/>
            <w:szCs w:val="21"/>
            <w:shd w:val="clear" w:color="auto" w:fill="FFFFFF"/>
          </w:rPr>
          <w:t>man pacman.conf</w:t>
        </w:r>
      </w:hyperlink>
      <w:r>
        <w:rPr>
          <w:rFonts w:ascii="Arial" w:hAnsi="Arial" w:cs="Arial"/>
          <w:color w:val="202122"/>
          <w:szCs w:val="21"/>
          <w:shd w:val="clear" w:color="auto" w:fill="FFFFFF"/>
        </w:rPr>
        <w:t> </w:t>
      </w:r>
      <w:r>
        <w:rPr>
          <w:rFonts w:ascii="Arial" w:hAnsi="Arial" w:cs="Arial"/>
          <w:color w:val="202122"/>
          <w:szCs w:val="21"/>
          <w:shd w:val="clear" w:color="auto" w:fill="FFFFFF"/>
        </w:rPr>
        <w:t>可以查看配置文件的进一步信息</w:t>
      </w:r>
      <w:r w:rsidR="00E968FB">
        <w:rPr>
          <w:rFonts w:ascii="Arial" w:hAnsi="Arial" w:cs="Arial"/>
          <w:color w:val="202122"/>
          <w:szCs w:val="21"/>
        </w:rPr>
        <w:br w:type="page"/>
      </w:r>
      <w:r w:rsidR="00E968FB">
        <w:rPr>
          <w:rFonts w:eastAsia="方正宋刻本秀楷简体" w:hint="eastAsia"/>
          <w:b/>
          <w:bCs/>
          <w:sz w:val="40"/>
          <w:szCs w:val="48"/>
        </w:rPr>
        <w:lastRenderedPageBreak/>
        <w:t>用户和用户组</w:t>
      </w:r>
    </w:p>
    <w:p w14:paraId="795690C3" w14:textId="77777777" w:rsidR="00E968FB" w:rsidRDefault="00E968FB" w:rsidP="00E968FB">
      <w:pPr>
        <w:adjustRightInd w:val="0"/>
        <w:snapToGrid w:val="0"/>
        <w:ind w:firstLine="420"/>
        <w:rPr>
          <w:rFonts w:eastAsia="方正宋刻本秀楷简体"/>
          <w:b/>
          <w:bCs/>
          <w:sz w:val="28"/>
          <w:szCs w:val="36"/>
        </w:rPr>
      </w:pPr>
      <w:r>
        <w:rPr>
          <w:rFonts w:eastAsia="方正宋刻本秀楷简体" w:hint="eastAsia"/>
          <w:b/>
          <w:bCs/>
          <w:sz w:val="28"/>
          <w:szCs w:val="36"/>
        </w:rPr>
        <w:t>配置文件</w:t>
      </w:r>
    </w:p>
    <w:p w14:paraId="08FC91D0" w14:textId="77777777" w:rsidR="00E968FB" w:rsidRDefault="00E968FB" w:rsidP="00E968FB">
      <w:pPr>
        <w:adjustRightInd w:val="0"/>
        <w:snapToGrid w:val="0"/>
        <w:ind w:left="420" w:firstLine="420"/>
        <w:rPr>
          <w:rFonts w:eastAsia="方正宋刻本秀楷简体"/>
          <w:color w:val="FF0000"/>
        </w:rPr>
      </w:pPr>
      <w:r>
        <w:rPr>
          <w:rFonts w:eastAsia="方正宋刻本秀楷简体" w:hint="eastAsia"/>
          <w:color w:val="FF0000"/>
        </w:rPr>
        <w:t>/</w:t>
      </w:r>
      <w:proofErr w:type="spellStart"/>
      <w:r>
        <w:rPr>
          <w:rFonts w:eastAsia="方正宋刻本秀楷简体" w:hint="eastAsia"/>
          <w:color w:val="FF0000"/>
        </w:rPr>
        <w:t>etc</w:t>
      </w:r>
      <w:proofErr w:type="spellEnd"/>
      <w:r>
        <w:rPr>
          <w:rFonts w:eastAsia="方正宋刻本秀楷简体" w:hint="eastAsia"/>
          <w:color w:val="FF0000"/>
        </w:rPr>
        <w:t>/passwd</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用户信息</w:t>
      </w:r>
    </w:p>
    <w:p w14:paraId="5C728D89" w14:textId="77777777" w:rsidR="00E968FB" w:rsidRDefault="00E968FB" w:rsidP="00E968FB">
      <w:pPr>
        <w:adjustRightInd w:val="0"/>
        <w:snapToGrid w:val="0"/>
        <w:rPr>
          <w:rFonts w:eastAsia="方正宋刻本秀楷简体"/>
          <w:sz w:val="15"/>
          <w:szCs w:val="18"/>
        </w:rPr>
      </w:pPr>
      <w:r>
        <w:rPr>
          <w:rFonts w:eastAsia="方正宋刻本秀楷简体" w:hint="eastAsia"/>
          <w:sz w:val="15"/>
          <w:szCs w:val="18"/>
        </w:rPr>
        <w:t>用户名称</w:t>
      </w:r>
      <w:r>
        <w:rPr>
          <w:rFonts w:eastAsia="方正宋刻本秀楷简体" w:hint="eastAsia"/>
          <w:sz w:val="15"/>
          <w:szCs w:val="18"/>
        </w:rPr>
        <w:t>(</w:t>
      </w:r>
      <w:r>
        <w:rPr>
          <w:rFonts w:eastAsia="方正宋刻本秀楷简体" w:hint="eastAsia"/>
          <w:sz w:val="15"/>
          <w:szCs w:val="18"/>
        </w:rPr>
        <w:t>记忆</w:t>
      </w:r>
      <w:r>
        <w:rPr>
          <w:rFonts w:eastAsia="方正宋刻本秀楷简体" w:hint="eastAsia"/>
          <w:sz w:val="15"/>
          <w:szCs w:val="18"/>
        </w:rPr>
        <w:t>):</w:t>
      </w:r>
      <w:r>
        <w:rPr>
          <w:rFonts w:eastAsia="方正宋刻本秀楷简体" w:hint="eastAsia"/>
          <w:sz w:val="15"/>
          <w:szCs w:val="18"/>
        </w:rPr>
        <w:t>密码标志</w:t>
      </w:r>
      <w:r>
        <w:rPr>
          <w:rFonts w:eastAsia="方正宋刻本秀楷简体" w:hint="eastAsia"/>
          <w:sz w:val="15"/>
          <w:szCs w:val="18"/>
        </w:rPr>
        <w:t>(x,</w:t>
      </w:r>
      <w:r>
        <w:rPr>
          <w:rFonts w:eastAsia="方正宋刻本秀楷简体" w:hint="eastAsia"/>
          <w:sz w:val="15"/>
          <w:szCs w:val="18"/>
        </w:rPr>
        <w:t>删除后则无密码</w:t>
      </w:r>
      <w:r>
        <w:rPr>
          <w:rFonts w:eastAsia="方正宋刻本秀楷简体" w:hint="eastAsia"/>
          <w:sz w:val="15"/>
          <w:szCs w:val="18"/>
        </w:rPr>
        <w:t>):UID(</w:t>
      </w:r>
      <w:r>
        <w:rPr>
          <w:rFonts w:eastAsia="方正宋刻本秀楷简体" w:hint="eastAsia"/>
          <w:sz w:val="15"/>
          <w:szCs w:val="18"/>
        </w:rPr>
        <w:t>通过此识别用户分配权限</w:t>
      </w:r>
      <w:r>
        <w:rPr>
          <w:rFonts w:eastAsia="方正宋刻本秀楷简体" w:hint="eastAsia"/>
          <w:sz w:val="15"/>
          <w:szCs w:val="18"/>
        </w:rPr>
        <w:t>)</w:t>
      </w:r>
      <w:r>
        <w:rPr>
          <w:rFonts w:eastAsia="方正宋刻本秀楷简体" w:hint="eastAsia"/>
          <w:sz w:val="15"/>
          <w:szCs w:val="18"/>
        </w:rPr>
        <w:t>：</w:t>
      </w:r>
      <w:r>
        <w:rPr>
          <w:rFonts w:eastAsia="方正宋刻本秀楷简体" w:hint="eastAsia"/>
          <w:sz w:val="15"/>
          <w:szCs w:val="18"/>
        </w:rPr>
        <w:t>GID(</w:t>
      </w:r>
      <w:proofErr w:type="gramStart"/>
      <w:r>
        <w:rPr>
          <w:rFonts w:eastAsia="方正宋刻本秀楷简体" w:hint="eastAsia"/>
          <w:sz w:val="15"/>
          <w:szCs w:val="18"/>
        </w:rPr>
        <w:t>初始组</w:t>
      </w:r>
      <w:proofErr w:type="gramEnd"/>
      <w:r>
        <w:rPr>
          <w:rFonts w:eastAsia="方正宋刻本秀楷简体" w:hint="eastAsia"/>
          <w:sz w:val="15"/>
          <w:szCs w:val="18"/>
        </w:rPr>
        <w:t>)</w:t>
      </w:r>
      <w:r>
        <w:rPr>
          <w:rFonts w:eastAsia="方正宋刻本秀楷简体" w:hint="eastAsia"/>
          <w:sz w:val="15"/>
          <w:szCs w:val="18"/>
        </w:rPr>
        <w:t>：用户说明</w:t>
      </w:r>
      <w:r>
        <w:rPr>
          <w:rFonts w:eastAsia="方正宋刻本秀楷简体" w:hint="eastAsia"/>
          <w:sz w:val="15"/>
          <w:szCs w:val="18"/>
        </w:rPr>
        <w:t>:</w:t>
      </w:r>
      <w:r>
        <w:rPr>
          <w:rFonts w:eastAsia="方正宋刻本秀楷简体" w:hint="eastAsia"/>
          <w:sz w:val="15"/>
          <w:szCs w:val="18"/>
        </w:rPr>
        <w:t>家目录：登录后的</w:t>
      </w:r>
      <w:r>
        <w:rPr>
          <w:rFonts w:eastAsia="方正宋刻本秀楷简体" w:hint="eastAsia"/>
          <w:sz w:val="15"/>
          <w:szCs w:val="18"/>
        </w:rPr>
        <w:t>shell</w:t>
      </w:r>
    </w:p>
    <w:p w14:paraId="31ACAAB8" w14:textId="77777777" w:rsidR="00E968FB" w:rsidRDefault="00E968FB" w:rsidP="00E968FB">
      <w:pPr>
        <w:adjustRightInd w:val="0"/>
        <w:snapToGrid w:val="0"/>
        <w:ind w:firstLine="420"/>
        <w:rPr>
          <w:rFonts w:eastAsia="方正宋刻本秀楷简体"/>
          <w:sz w:val="15"/>
          <w:szCs w:val="18"/>
        </w:rPr>
      </w:pPr>
      <w:r>
        <w:rPr>
          <w:rFonts w:eastAsia="方正宋刻本秀楷简体" w:hint="eastAsia"/>
          <w:sz w:val="15"/>
          <w:szCs w:val="18"/>
        </w:rPr>
        <w:t>忘记密码进入单用户模式</w:t>
      </w:r>
      <w:proofErr w:type="gramStart"/>
      <w:r>
        <w:rPr>
          <w:rFonts w:eastAsia="方正宋刻本秀楷简体" w:hint="eastAsia"/>
          <w:sz w:val="15"/>
          <w:szCs w:val="18"/>
        </w:rPr>
        <w:t>删除此</w:t>
      </w:r>
      <w:proofErr w:type="gramEnd"/>
      <w:r>
        <w:rPr>
          <w:rFonts w:eastAsia="方正宋刻本秀楷简体" w:hint="eastAsia"/>
          <w:sz w:val="15"/>
          <w:szCs w:val="18"/>
        </w:rPr>
        <w:t>文件的密码标志清空密码</w:t>
      </w:r>
    </w:p>
    <w:p w14:paraId="481E288A" w14:textId="77777777" w:rsidR="00E968FB" w:rsidRDefault="00E968FB" w:rsidP="00E968FB">
      <w:pPr>
        <w:adjustRightInd w:val="0"/>
        <w:snapToGrid w:val="0"/>
        <w:ind w:left="420" w:firstLine="420"/>
        <w:rPr>
          <w:rFonts w:eastAsia="方正宋刻本秀楷简体"/>
          <w:color w:val="FF0000"/>
        </w:rPr>
      </w:pPr>
      <w:r>
        <w:rPr>
          <w:rFonts w:eastAsia="方正宋刻本秀楷简体" w:hint="eastAsia"/>
          <w:color w:val="FF0000"/>
        </w:rPr>
        <w:t>/</w:t>
      </w:r>
      <w:proofErr w:type="spellStart"/>
      <w:r>
        <w:rPr>
          <w:rFonts w:eastAsia="方正宋刻本秀楷简体" w:hint="eastAsia"/>
          <w:color w:val="FF0000"/>
        </w:rPr>
        <w:t>etc</w:t>
      </w:r>
      <w:proofErr w:type="spellEnd"/>
      <w:r>
        <w:rPr>
          <w:rFonts w:eastAsia="方正宋刻本秀楷简体" w:hint="eastAsia"/>
          <w:color w:val="FF0000"/>
        </w:rPr>
        <w:t>/shadow</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影子文件</w:t>
      </w:r>
      <w:r>
        <w:rPr>
          <w:rFonts w:eastAsia="方正宋刻本秀楷简体" w:hint="eastAsia"/>
          <w:color w:val="FF0000"/>
        </w:rPr>
        <w:tab/>
      </w:r>
      <w:r>
        <w:rPr>
          <w:rFonts w:eastAsia="方正宋刻本秀楷简体" w:hint="eastAsia"/>
          <w:color w:val="FF0000"/>
        </w:rPr>
        <w:t>实际加密密码、密码有效期</w:t>
      </w:r>
    </w:p>
    <w:p w14:paraId="48060BDA" w14:textId="77777777" w:rsidR="00E968FB" w:rsidRDefault="00E968FB" w:rsidP="00E968FB">
      <w:pPr>
        <w:adjustRightInd w:val="0"/>
        <w:snapToGrid w:val="0"/>
        <w:rPr>
          <w:rFonts w:eastAsia="方正宋刻本秀楷简体"/>
          <w:color w:val="A4A4A4"/>
          <w:sz w:val="15"/>
          <w:szCs w:val="18"/>
        </w:rPr>
      </w:pPr>
      <w:r>
        <w:rPr>
          <w:rFonts w:eastAsia="方正宋刻本秀楷简体" w:hint="eastAsia"/>
          <w:sz w:val="15"/>
          <w:szCs w:val="18"/>
        </w:rPr>
        <w:t>用户名称</w:t>
      </w:r>
      <w:r>
        <w:rPr>
          <w:rFonts w:eastAsia="方正宋刻本秀楷简体" w:hint="eastAsia"/>
          <w:sz w:val="15"/>
          <w:szCs w:val="18"/>
        </w:rPr>
        <w:t>:</w:t>
      </w:r>
      <w:r>
        <w:rPr>
          <w:rFonts w:eastAsia="方正宋刻本秀楷简体" w:hint="eastAsia"/>
          <w:sz w:val="15"/>
          <w:szCs w:val="18"/>
        </w:rPr>
        <w:t>真正加密密码</w:t>
      </w:r>
      <w:r>
        <w:rPr>
          <w:rFonts w:eastAsia="方正宋刻本秀楷简体" w:hint="eastAsia"/>
          <w:sz w:val="15"/>
          <w:szCs w:val="18"/>
        </w:rPr>
        <w:t>(</w:t>
      </w:r>
      <w:r>
        <w:rPr>
          <w:rFonts w:eastAsia="方正宋刻本秀楷简体" w:hint="eastAsia"/>
          <w:sz w:val="15"/>
          <w:szCs w:val="18"/>
        </w:rPr>
        <w:t>加</w:t>
      </w:r>
      <w:r>
        <w:rPr>
          <w:rFonts w:eastAsia="方正宋刻本秀楷简体" w:hint="eastAsia"/>
          <w:sz w:val="15"/>
          <w:szCs w:val="18"/>
        </w:rPr>
        <w:t>!!</w:t>
      </w:r>
      <w:r>
        <w:rPr>
          <w:rFonts w:ascii="微软雅黑" w:eastAsia="微软雅黑" w:hAnsi="微软雅黑" w:cs="微软雅黑" w:hint="eastAsia"/>
          <w:sz w:val="15"/>
          <w:szCs w:val="18"/>
        </w:rPr>
        <w:t>､</w:t>
      </w:r>
      <w:r>
        <w:rPr>
          <w:rFonts w:eastAsia="方正宋刻本秀楷简体" w:hint="eastAsia"/>
          <w:sz w:val="15"/>
          <w:szCs w:val="18"/>
        </w:rPr>
        <w:t>*</w:t>
      </w:r>
      <w:r>
        <w:rPr>
          <w:rFonts w:eastAsia="方正宋刻本秀楷简体" w:hint="eastAsia"/>
          <w:sz w:val="15"/>
          <w:szCs w:val="18"/>
        </w:rPr>
        <w:t>使密码临时失效</w:t>
      </w:r>
      <w:r>
        <w:rPr>
          <w:rFonts w:eastAsia="方正宋刻本秀楷简体" w:hint="eastAsia"/>
          <w:sz w:val="15"/>
          <w:szCs w:val="18"/>
        </w:rPr>
        <w:t>):</w:t>
      </w:r>
      <w:r>
        <w:rPr>
          <w:rFonts w:eastAsia="方正宋刻本秀楷简体" w:hint="eastAsia"/>
          <w:sz w:val="15"/>
          <w:szCs w:val="18"/>
        </w:rPr>
        <w:t>最后一次修改时间</w:t>
      </w:r>
      <w:r>
        <w:rPr>
          <w:rFonts w:eastAsia="方正宋刻本秀楷简体" w:hint="eastAsia"/>
          <w:sz w:val="15"/>
          <w:szCs w:val="18"/>
        </w:rPr>
        <w:t>:</w:t>
      </w:r>
      <w:r>
        <w:rPr>
          <w:rFonts w:eastAsia="方正宋刻本秀楷简体" w:hint="eastAsia"/>
          <w:color w:val="7E7E7E"/>
          <w:sz w:val="15"/>
          <w:szCs w:val="18"/>
        </w:rPr>
        <w:t>两次修改间隔时间</w:t>
      </w:r>
      <w:r>
        <w:rPr>
          <w:rFonts w:eastAsia="方正宋刻本秀楷简体" w:hint="eastAsia"/>
          <w:color w:val="7E7E7E"/>
          <w:sz w:val="15"/>
          <w:szCs w:val="18"/>
        </w:rPr>
        <w:t>:</w:t>
      </w:r>
      <w:r>
        <w:rPr>
          <w:rFonts w:eastAsia="方正宋刻本秀楷简体" w:hint="eastAsia"/>
          <w:color w:val="7E7E7E"/>
          <w:sz w:val="15"/>
          <w:szCs w:val="18"/>
        </w:rPr>
        <w:t>有效期</w:t>
      </w:r>
      <w:r>
        <w:rPr>
          <w:rFonts w:eastAsia="方正宋刻本秀楷简体" w:hint="eastAsia"/>
          <w:color w:val="7E7E7E"/>
          <w:sz w:val="15"/>
          <w:szCs w:val="18"/>
        </w:rPr>
        <w:t>:</w:t>
      </w:r>
      <w:r>
        <w:rPr>
          <w:rFonts w:eastAsia="方正宋刻本秀楷简体" w:hint="eastAsia"/>
          <w:color w:val="7E7E7E"/>
          <w:sz w:val="15"/>
          <w:szCs w:val="18"/>
        </w:rPr>
        <w:t>到期前警告天数：过期后宽限天数</w:t>
      </w:r>
      <w:r>
        <w:rPr>
          <w:rFonts w:eastAsia="方正宋刻本秀楷简体" w:hint="eastAsia"/>
          <w:color w:val="A4A4A4"/>
          <w:sz w:val="15"/>
          <w:szCs w:val="18"/>
        </w:rPr>
        <w:t>:</w:t>
      </w:r>
      <w:r>
        <w:rPr>
          <w:rFonts w:eastAsia="方正宋刻本秀楷简体" w:hint="eastAsia"/>
          <w:color w:val="A4A4A4"/>
          <w:sz w:val="15"/>
          <w:szCs w:val="18"/>
        </w:rPr>
        <w:t>账号失效时间</w:t>
      </w:r>
      <w:r>
        <w:rPr>
          <w:rFonts w:eastAsia="方正宋刻本秀楷简体" w:hint="eastAsia"/>
          <w:color w:val="A4A4A4"/>
          <w:sz w:val="15"/>
          <w:szCs w:val="18"/>
        </w:rPr>
        <w:t>:</w:t>
      </w:r>
      <w:r>
        <w:rPr>
          <w:rFonts w:eastAsia="方正宋刻本秀楷简体" w:hint="eastAsia"/>
          <w:color w:val="A4A4A4"/>
          <w:sz w:val="15"/>
          <w:szCs w:val="18"/>
        </w:rPr>
        <w:t>保留</w:t>
      </w:r>
    </w:p>
    <w:p w14:paraId="2B017C3E" w14:textId="77777777" w:rsidR="00E968FB" w:rsidRDefault="00E968FB" w:rsidP="00E968FB">
      <w:pPr>
        <w:adjustRightInd w:val="0"/>
        <w:snapToGrid w:val="0"/>
        <w:ind w:left="420" w:firstLine="420"/>
        <w:rPr>
          <w:rFonts w:eastAsia="方正宋刻本秀楷简体"/>
        </w:rPr>
      </w:pP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/group</w:t>
      </w:r>
      <w:r>
        <w:rPr>
          <w:rFonts w:eastAsia="方正宋刻本秀楷简体" w:hint="eastAsia"/>
        </w:rPr>
        <w:tab/>
      </w:r>
      <w:r>
        <w:rPr>
          <w:rFonts w:eastAsia="方正宋刻本秀楷简体" w:hint="eastAsia"/>
        </w:rPr>
        <w:tab/>
      </w:r>
      <w:r>
        <w:rPr>
          <w:rFonts w:eastAsia="方正宋刻本秀楷简体" w:hint="eastAsia"/>
        </w:rPr>
        <w:t>组名</w:t>
      </w:r>
      <w:r>
        <w:rPr>
          <w:rFonts w:eastAsia="方正宋刻本秀楷简体" w:hint="eastAsia"/>
        </w:rPr>
        <w:t>:</w:t>
      </w:r>
      <w:r>
        <w:rPr>
          <w:rFonts w:eastAsia="方正宋刻本秀楷简体" w:hint="eastAsia"/>
        </w:rPr>
        <w:t>组密码标志</w:t>
      </w:r>
      <w:r>
        <w:rPr>
          <w:rFonts w:eastAsia="方正宋刻本秀楷简体" w:hint="eastAsia"/>
        </w:rPr>
        <w:t>:GID:</w:t>
      </w:r>
      <w:r>
        <w:rPr>
          <w:rFonts w:eastAsia="方正宋刻本秀楷简体" w:hint="eastAsia"/>
        </w:rPr>
        <w:t>组中的用户（附加用户）</w:t>
      </w:r>
    </w:p>
    <w:p w14:paraId="73082C63" w14:textId="77777777" w:rsidR="00E968FB" w:rsidRDefault="00E968FB" w:rsidP="00E968FB">
      <w:pPr>
        <w:adjustRightInd w:val="0"/>
        <w:snapToGrid w:val="0"/>
        <w:rPr>
          <w:rFonts w:eastAsia="方正宋刻本秀楷简体"/>
          <w:sz w:val="15"/>
          <w:szCs w:val="18"/>
        </w:rPr>
      </w:pPr>
      <w:r>
        <w:rPr>
          <w:rFonts w:eastAsia="方正宋刻本秀楷简体" w:hint="eastAsia"/>
          <w:sz w:val="15"/>
          <w:szCs w:val="18"/>
        </w:rPr>
        <w:t>先在</w:t>
      </w:r>
      <w:r>
        <w:rPr>
          <w:rFonts w:eastAsia="方正宋刻本秀楷简体" w:hint="eastAsia"/>
          <w:sz w:val="15"/>
          <w:szCs w:val="18"/>
        </w:rPr>
        <w:t>group</w:t>
      </w:r>
      <w:r>
        <w:rPr>
          <w:rFonts w:eastAsia="方正宋刻本秀楷简体" w:hint="eastAsia"/>
          <w:sz w:val="15"/>
          <w:szCs w:val="18"/>
        </w:rPr>
        <w:t>中查询用户组的</w:t>
      </w:r>
      <w:r>
        <w:rPr>
          <w:rFonts w:eastAsia="方正宋刻本秀楷简体" w:hint="eastAsia"/>
          <w:sz w:val="15"/>
          <w:szCs w:val="18"/>
        </w:rPr>
        <w:t>GID</w:t>
      </w:r>
      <w:r>
        <w:rPr>
          <w:rFonts w:eastAsia="方正宋刻本秀楷简体" w:hint="eastAsia"/>
          <w:sz w:val="15"/>
          <w:szCs w:val="18"/>
        </w:rPr>
        <w:t>和组名</w:t>
      </w:r>
    </w:p>
    <w:p w14:paraId="1B9BD850" w14:textId="77777777" w:rsidR="00E968FB" w:rsidRDefault="00E968FB" w:rsidP="00E968FB">
      <w:pPr>
        <w:adjustRightInd w:val="0"/>
        <w:snapToGrid w:val="0"/>
        <w:rPr>
          <w:rFonts w:eastAsia="方正宋刻本秀楷简体"/>
          <w:sz w:val="15"/>
          <w:szCs w:val="18"/>
        </w:rPr>
      </w:pPr>
      <w:r>
        <w:rPr>
          <w:rFonts w:eastAsia="方正宋刻本秀楷简体" w:hint="eastAsia"/>
          <w:sz w:val="15"/>
          <w:szCs w:val="18"/>
        </w:rPr>
        <w:t>再在</w:t>
      </w:r>
      <w:r>
        <w:rPr>
          <w:rFonts w:eastAsia="方正宋刻本秀楷简体" w:hint="eastAsia"/>
          <w:sz w:val="15"/>
          <w:szCs w:val="18"/>
        </w:rPr>
        <w:t>passwd</w:t>
      </w:r>
      <w:r>
        <w:rPr>
          <w:rFonts w:eastAsia="方正宋刻本秀楷简体" w:hint="eastAsia"/>
          <w:sz w:val="15"/>
          <w:szCs w:val="18"/>
        </w:rPr>
        <w:t>中查找该</w:t>
      </w:r>
      <w:r>
        <w:rPr>
          <w:rFonts w:eastAsia="方正宋刻本秀楷简体" w:hint="eastAsia"/>
          <w:sz w:val="15"/>
          <w:szCs w:val="18"/>
        </w:rPr>
        <w:t>GID</w:t>
      </w:r>
      <w:r>
        <w:rPr>
          <w:rFonts w:eastAsia="方正宋刻本秀楷简体" w:hint="eastAsia"/>
          <w:sz w:val="15"/>
          <w:szCs w:val="18"/>
        </w:rPr>
        <w:t>是哪个用户的初始组，同时提取该用户的用户名和</w:t>
      </w:r>
      <w:r>
        <w:rPr>
          <w:rFonts w:eastAsia="方正宋刻本秀楷简体" w:hint="eastAsia"/>
          <w:sz w:val="15"/>
          <w:szCs w:val="18"/>
        </w:rPr>
        <w:t>UID</w:t>
      </w:r>
    </w:p>
    <w:p w14:paraId="44C642C3" w14:textId="77777777" w:rsidR="00E968FB" w:rsidRDefault="00E968FB" w:rsidP="00E968FB">
      <w:pPr>
        <w:adjustRightInd w:val="0"/>
        <w:snapToGrid w:val="0"/>
        <w:rPr>
          <w:rFonts w:eastAsia="方正宋刻本秀楷简体"/>
          <w:sz w:val="15"/>
          <w:szCs w:val="18"/>
        </w:rPr>
      </w:pPr>
      <w:r>
        <w:rPr>
          <w:rFonts w:eastAsia="方正宋刻本秀楷简体" w:hint="eastAsia"/>
          <w:sz w:val="15"/>
          <w:szCs w:val="18"/>
        </w:rPr>
        <w:t>最后</w:t>
      </w:r>
      <w:r>
        <w:rPr>
          <w:rFonts w:eastAsia="方正宋刻本秀楷简体" w:hint="eastAsia"/>
          <w:sz w:val="15"/>
          <w:szCs w:val="18"/>
        </w:rPr>
        <w:t>shadow</w:t>
      </w:r>
      <w:r>
        <w:rPr>
          <w:rFonts w:eastAsia="方正宋刻本秀楷简体" w:hint="eastAsia"/>
          <w:sz w:val="15"/>
          <w:szCs w:val="18"/>
        </w:rPr>
        <w:t>中提取和这个用户匹配的密码</w:t>
      </w:r>
    </w:p>
    <w:p w14:paraId="04FC1A8B" w14:textId="77777777" w:rsidR="00E968FB" w:rsidRDefault="00E968FB" w:rsidP="00E968FB">
      <w:pPr>
        <w:adjustRightInd w:val="0"/>
        <w:snapToGrid w:val="0"/>
        <w:ind w:left="420" w:firstLine="420"/>
        <w:rPr>
          <w:rFonts w:eastAsia="方正宋刻本秀楷简体"/>
          <w:sz w:val="15"/>
          <w:szCs w:val="18"/>
        </w:rPr>
      </w:pP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gshadow</w:t>
      </w:r>
      <w:proofErr w:type="spellEnd"/>
      <w:r>
        <w:rPr>
          <w:rFonts w:eastAsia="方正宋刻本秀楷简体" w:hint="eastAsia"/>
        </w:rPr>
        <w:tab/>
      </w:r>
      <w:r>
        <w:rPr>
          <w:rFonts w:eastAsia="方正宋刻本秀楷简体" w:hint="eastAsia"/>
          <w:color w:val="7E7E7E"/>
          <w:sz w:val="15"/>
          <w:szCs w:val="18"/>
        </w:rPr>
        <w:t>如果给用户组设定了组管理员并设定了组密码，那么组密码在此</w:t>
      </w:r>
    </w:p>
    <w:p w14:paraId="569308F5" w14:textId="77777777" w:rsidR="00E968FB" w:rsidRDefault="00E968FB" w:rsidP="00E968FB">
      <w:pPr>
        <w:adjustRightInd w:val="0"/>
        <w:snapToGrid w:val="0"/>
        <w:rPr>
          <w:rFonts w:eastAsia="方正宋刻本秀楷简体"/>
        </w:rPr>
      </w:pPr>
      <w:r>
        <w:rPr>
          <w:rFonts w:eastAsia="方正宋刻本秀楷简体" w:hint="eastAsia"/>
        </w:rPr>
        <w:t>组名</w:t>
      </w:r>
      <w:r>
        <w:rPr>
          <w:rFonts w:eastAsia="方正宋刻本秀楷简体" w:hint="eastAsia"/>
        </w:rPr>
        <w:t>:</w:t>
      </w:r>
      <w:r>
        <w:rPr>
          <w:rFonts w:eastAsia="方正宋刻本秀楷简体" w:hint="eastAsia"/>
        </w:rPr>
        <w:t>组密码</w:t>
      </w:r>
      <w:r>
        <w:rPr>
          <w:rFonts w:eastAsia="方正宋刻本秀楷简体" w:hint="eastAsia"/>
        </w:rPr>
        <w:t>:</w:t>
      </w:r>
      <w:r>
        <w:rPr>
          <w:rFonts w:eastAsia="方正宋刻本秀楷简体" w:hint="eastAsia"/>
        </w:rPr>
        <w:t>组管理员用户名</w:t>
      </w:r>
      <w:r>
        <w:rPr>
          <w:rFonts w:eastAsia="方正宋刻本秀楷简体" w:hint="eastAsia"/>
        </w:rPr>
        <w:t>:</w:t>
      </w:r>
      <w:r>
        <w:rPr>
          <w:rFonts w:eastAsia="方正宋刻本秀楷简体" w:hint="eastAsia"/>
        </w:rPr>
        <w:t>组中的附加用户</w:t>
      </w:r>
    </w:p>
    <w:p w14:paraId="61CB7D43" w14:textId="77777777" w:rsidR="00E968FB" w:rsidRDefault="00E968FB" w:rsidP="00E968FB">
      <w:pPr>
        <w:adjustRightInd w:val="0"/>
        <w:snapToGrid w:val="0"/>
        <w:rPr>
          <w:rFonts w:eastAsia="方正宋刻本秀楷简体"/>
          <w:b/>
          <w:bCs/>
        </w:rPr>
      </w:pPr>
      <w:r>
        <w:rPr>
          <w:rFonts w:eastAsia="方正宋刻本秀楷简体" w:hint="eastAsia"/>
          <w:b/>
          <w:bCs/>
        </w:rPr>
        <w:t>用户管理相关文件</w:t>
      </w:r>
    </w:p>
    <w:p w14:paraId="56916082" w14:textId="77777777" w:rsidR="00E968FB" w:rsidRDefault="00E968FB" w:rsidP="00E968FB">
      <w:pPr>
        <w:adjustRightInd w:val="0"/>
        <w:snapToGrid w:val="0"/>
        <w:ind w:left="420" w:firstLine="420"/>
        <w:rPr>
          <w:rFonts w:eastAsia="方正宋刻本秀楷简体"/>
        </w:rPr>
      </w:pPr>
      <w:r>
        <w:rPr>
          <w:rFonts w:eastAsia="方正宋刻本秀楷简体" w:hint="eastAsia"/>
        </w:rPr>
        <w:t>/home/user</w:t>
      </w:r>
    </w:p>
    <w:p w14:paraId="22304E05" w14:textId="77777777" w:rsidR="00E968FB" w:rsidRDefault="00E968FB" w:rsidP="00E968FB">
      <w:pPr>
        <w:adjustRightInd w:val="0"/>
        <w:snapToGrid w:val="0"/>
        <w:ind w:left="420" w:firstLine="420"/>
        <w:rPr>
          <w:rFonts w:eastAsia="方正宋刻本秀楷简体"/>
        </w:rPr>
      </w:pPr>
      <w:r>
        <w:rPr>
          <w:rFonts w:eastAsia="方正宋刻本秀楷简体" w:hint="eastAsia"/>
        </w:rPr>
        <w:t>/var/spool/mail/user</w:t>
      </w:r>
    </w:p>
    <w:p w14:paraId="322DD3C9" w14:textId="77777777" w:rsidR="00E968FB" w:rsidRDefault="00E968FB" w:rsidP="00E968FB">
      <w:pPr>
        <w:adjustRightInd w:val="0"/>
        <w:snapToGrid w:val="0"/>
        <w:ind w:left="420" w:firstLine="420"/>
        <w:rPr>
          <w:rFonts w:eastAsia="方正宋刻本秀楷简体"/>
        </w:rPr>
      </w:pP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skel</w:t>
      </w:r>
      <w:proofErr w:type="spellEnd"/>
      <w:r>
        <w:rPr>
          <w:rFonts w:eastAsia="方正宋刻本秀楷简体" w:hint="eastAsia"/>
        </w:rPr>
        <w:tab/>
      </w:r>
      <w:r>
        <w:rPr>
          <w:rFonts w:eastAsia="方正宋刻本秀楷简体" w:hint="eastAsia"/>
        </w:rPr>
        <w:t>让每个用户家目录都有某个文件或文件夹</w:t>
      </w:r>
    </w:p>
    <w:p w14:paraId="232281D0" w14:textId="77777777" w:rsidR="00E968FB" w:rsidRDefault="00E968FB" w:rsidP="00E968FB">
      <w:pPr>
        <w:adjustRightInd w:val="0"/>
        <w:snapToGrid w:val="0"/>
        <w:rPr>
          <w:rFonts w:eastAsia="方正宋刻本秀楷简体"/>
          <w:color w:val="FF0000"/>
        </w:rPr>
      </w:pPr>
      <w:r>
        <w:rPr>
          <w:rFonts w:eastAsia="方正宋刻本秀楷简体" w:hint="eastAsia"/>
          <w:color w:val="FF0000"/>
        </w:rPr>
        <w:t>修改信息推荐用以上文件，也可以用以下命令，其实也是通过更改以上文件改变信息的</w:t>
      </w:r>
    </w:p>
    <w:p w14:paraId="7DDAE073" w14:textId="77777777" w:rsidR="00E968FB" w:rsidRDefault="00E968FB" w:rsidP="00E968FB">
      <w:pPr>
        <w:adjustRightInd w:val="0"/>
        <w:snapToGrid w:val="0"/>
        <w:rPr>
          <w:rFonts w:eastAsia="方正宋刻本秀楷简体"/>
          <w:color w:val="FF0000"/>
        </w:rPr>
      </w:pPr>
    </w:p>
    <w:p w14:paraId="50E19E74" w14:textId="77777777" w:rsidR="00E968FB" w:rsidRDefault="00E968FB" w:rsidP="00E968FB">
      <w:pPr>
        <w:adjustRightInd w:val="0"/>
        <w:snapToGrid w:val="0"/>
        <w:ind w:firstLine="420"/>
        <w:rPr>
          <w:rFonts w:eastAsia="方正宋刻本秀楷简体"/>
          <w:b/>
          <w:bCs/>
          <w:sz w:val="28"/>
          <w:szCs w:val="36"/>
        </w:rPr>
      </w:pPr>
      <w:r>
        <w:rPr>
          <w:rFonts w:eastAsia="方正宋刻本秀楷简体" w:hint="eastAsia"/>
          <w:b/>
          <w:bCs/>
          <w:sz w:val="28"/>
          <w:szCs w:val="36"/>
        </w:rPr>
        <w:t>用户</w:t>
      </w:r>
    </w:p>
    <w:p w14:paraId="7A889996" w14:textId="77777777" w:rsidR="00E968FB" w:rsidRDefault="00E968FB" w:rsidP="00E968FB">
      <w:pPr>
        <w:adjustRightInd w:val="0"/>
        <w:snapToGrid w:val="0"/>
        <w:ind w:left="420" w:firstLine="420"/>
        <w:rPr>
          <w:rFonts w:eastAsia="方正宋刻本秀楷简体"/>
        </w:rPr>
      </w:pPr>
      <w:proofErr w:type="spellStart"/>
      <w:r>
        <w:rPr>
          <w:rFonts w:eastAsia="方正宋刻本秀楷简体" w:hint="eastAsia"/>
          <w:b/>
          <w:bCs/>
        </w:rPr>
        <w:t>useradd</w:t>
      </w:r>
      <w:proofErr w:type="spellEnd"/>
      <w:r>
        <w:rPr>
          <w:rFonts w:eastAsia="方正宋刻本秀楷简体" w:hint="eastAsia"/>
        </w:rPr>
        <w:tab/>
      </w:r>
      <w:r>
        <w:rPr>
          <w:rFonts w:eastAsia="方正宋刻本秀楷简体"/>
        </w:rPr>
        <w:tab/>
      </w:r>
      <w:r>
        <w:rPr>
          <w:rFonts w:eastAsia="方正宋刻本秀楷简体" w:hint="eastAsia"/>
        </w:rPr>
        <w:t>一般使用默认设置即可，默认添加用户目录及用户组</w:t>
      </w:r>
    </w:p>
    <w:p w14:paraId="6578FA57" w14:textId="77777777" w:rsidR="00E968FB" w:rsidRDefault="00E968FB" w:rsidP="00E968FB">
      <w:pPr>
        <w:adjustRightInd w:val="0"/>
        <w:snapToGrid w:val="0"/>
        <w:ind w:left="1680" w:firstLine="420"/>
        <w:rPr>
          <w:rFonts w:eastAsia="方正宋刻本秀楷简体"/>
        </w:rPr>
      </w:pP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/default/</w:t>
      </w:r>
      <w:proofErr w:type="spellStart"/>
      <w:r>
        <w:rPr>
          <w:rFonts w:eastAsia="方正宋刻本秀楷简体" w:hint="eastAsia"/>
        </w:rPr>
        <w:t>useradd</w:t>
      </w:r>
      <w:proofErr w:type="spellEnd"/>
      <w:r>
        <w:rPr>
          <w:rFonts w:eastAsia="方正宋刻本秀楷简体" w:hint="eastAsia"/>
        </w:rPr>
        <w:t>(</w:t>
      </w:r>
      <w:r>
        <w:rPr>
          <w:rFonts w:eastAsia="方正宋刻本秀楷简体" w:hint="eastAsia"/>
        </w:rPr>
        <w:t>或命令</w:t>
      </w:r>
      <w:proofErr w:type="spellStart"/>
      <w:r>
        <w:rPr>
          <w:rFonts w:eastAsia="方正宋刻本秀楷简体" w:hint="eastAsia"/>
        </w:rPr>
        <w:t>useradd</w:t>
      </w:r>
      <w:proofErr w:type="spellEnd"/>
      <w:r>
        <w:rPr>
          <w:rFonts w:eastAsia="方正宋刻本秀楷简体" w:hint="eastAsia"/>
        </w:rPr>
        <w:t xml:space="preserve"> -D)</w:t>
      </w:r>
      <w:r>
        <w:rPr>
          <w:rFonts w:eastAsia="方正宋刻本秀楷简体" w:hint="eastAsia"/>
        </w:rPr>
        <w:tab/>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login.defs</w:t>
      </w:r>
      <w:proofErr w:type="spellEnd"/>
      <w:r>
        <w:rPr>
          <w:rFonts w:eastAsia="方正宋刻本秀楷简体" w:hint="eastAsia"/>
        </w:rPr>
        <w:t xml:space="preserve"> </w:t>
      </w:r>
      <w:r>
        <w:rPr>
          <w:rFonts w:eastAsia="方正宋刻本秀楷简体" w:hint="eastAsia"/>
        </w:rPr>
        <w:t>默认值</w:t>
      </w:r>
    </w:p>
    <w:p w14:paraId="6D28B657" w14:textId="77777777" w:rsidR="00E968FB" w:rsidRDefault="00E968FB" w:rsidP="00E968FB">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hint="eastAsia"/>
        </w:rPr>
        <w:t>-G</w:t>
      </w:r>
      <w:r>
        <w:rPr>
          <w:rFonts w:eastAsia="方正宋刻本秀楷简体"/>
        </w:rPr>
        <w:tab/>
      </w:r>
      <w:r>
        <w:rPr>
          <w:rFonts w:eastAsia="方正宋刻本秀楷简体"/>
        </w:rPr>
        <w:tab/>
      </w:r>
      <w:r>
        <w:rPr>
          <w:rFonts w:eastAsia="方正宋刻本秀楷简体" w:hint="eastAsia"/>
        </w:rPr>
        <w:t>已存在的附加组</w:t>
      </w:r>
    </w:p>
    <w:p w14:paraId="4DE82689" w14:textId="77777777" w:rsidR="00E968FB" w:rsidRDefault="00E968FB" w:rsidP="00E968FB">
      <w:pPr>
        <w:adjustRightInd w:val="0"/>
        <w:snapToGrid w:val="0"/>
        <w:ind w:left="420" w:firstLine="420"/>
        <w:rPr>
          <w:rFonts w:eastAsia="方正宋刻本秀楷简体"/>
          <w:b/>
          <w:bCs/>
        </w:rPr>
      </w:pPr>
      <w:r>
        <w:rPr>
          <w:rFonts w:eastAsia="方正宋刻本秀楷简体" w:hint="eastAsia"/>
          <w:b/>
          <w:bCs/>
        </w:rPr>
        <w:t>passwd</w:t>
      </w:r>
    </w:p>
    <w:p w14:paraId="5E1B2438" w14:textId="77777777" w:rsidR="00E968FB" w:rsidRDefault="00E968FB" w:rsidP="00E968FB">
      <w:pPr>
        <w:adjustRightInd w:val="0"/>
        <w:snapToGrid w:val="0"/>
        <w:ind w:left="840" w:firstLine="420"/>
        <w:rPr>
          <w:rFonts w:eastAsia="方正宋刻本秀楷简体"/>
        </w:rPr>
      </w:pPr>
      <w:r>
        <w:rPr>
          <w:rFonts w:eastAsia="方正宋刻本秀楷简体" w:hint="eastAsia"/>
        </w:rPr>
        <w:t>-S</w:t>
      </w:r>
      <w:r>
        <w:rPr>
          <w:rFonts w:eastAsia="方正宋刻本秀楷简体" w:hint="eastAsia"/>
        </w:rPr>
        <w:tab/>
      </w:r>
      <w:r>
        <w:rPr>
          <w:rFonts w:eastAsia="方正宋刻本秀楷简体" w:hint="eastAsia"/>
        </w:rPr>
        <w:tab/>
      </w:r>
      <w:r>
        <w:rPr>
          <w:rFonts w:eastAsia="方正宋刻本秀楷简体" w:hint="eastAsia"/>
        </w:rPr>
        <w:t>查看用户密码状态</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/shadow</w:t>
      </w:r>
      <w:r>
        <w:rPr>
          <w:rFonts w:eastAsia="方正宋刻本秀楷简体" w:hint="eastAsia"/>
        </w:rPr>
        <w:t>的内容</w:t>
      </w:r>
      <w:r>
        <w:rPr>
          <w:rFonts w:eastAsia="方正宋刻本秀楷简体" w:hint="eastAsia"/>
        </w:rPr>
        <w:tab/>
      </w:r>
    </w:p>
    <w:p w14:paraId="52495900" w14:textId="77777777" w:rsidR="00E968FB" w:rsidRDefault="00E968FB" w:rsidP="00E968FB">
      <w:pPr>
        <w:adjustRightInd w:val="0"/>
        <w:snapToGrid w:val="0"/>
        <w:ind w:left="840"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ab/>
      </w:r>
      <w:r>
        <w:rPr>
          <w:rFonts w:eastAsia="方正宋刻本秀楷简体" w:hint="eastAsia"/>
        </w:rPr>
        <w:t>删除指定账户密码</w:t>
      </w:r>
      <w:r>
        <w:rPr>
          <w:rFonts w:eastAsia="方正宋刻本秀楷简体" w:hint="eastAsia"/>
        </w:rPr>
        <w:tab/>
      </w:r>
    </w:p>
    <w:p w14:paraId="62E83AFA" w14:textId="77777777" w:rsidR="00E968FB" w:rsidRDefault="00E968FB" w:rsidP="00E968FB">
      <w:pPr>
        <w:adjustRightInd w:val="0"/>
        <w:snapToGrid w:val="0"/>
        <w:ind w:left="840"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ab/>
      </w:r>
      <w:r>
        <w:rPr>
          <w:rFonts w:eastAsia="方正宋刻本秀楷简体" w:hint="eastAsia"/>
        </w:rPr>
        <w:t>暂时锁定用户</w:t>
      </w:r>
    </w:p>
    <w:p w14:paraId="022B6AD5" w14:textId="77777777" w:rsidR="00E968FB" w:rsidRDefault="00E968FB" w:rsidP="00E968FB">
      <w:pPr>
        <w:adjustRightInd w:val="0"/>
        <w:snapToGrid w:val="0"/>
        <w:ind w:left="840" w:firstLine="420"/>
        <w:rPr>
          <w:rFonts w:eastAsia="方正宋刻本秀楷简体"/>
        </w:rPr>
      </w:pPr>
      <w:r>
        <w:rPr>
          <w:rFonts w:eastAsia="方正宋刻本秀楷简体" w:hint="eastAsia"/>
        </w:rPr>
        <w:t>-u</w:t>
      </w:r>
      <w:r>
        <w:rPr>
          <w:rFonts w:eastAsia="方正宋刻本秀楷简体" w:hint="eastAsia"/>
        </w:rPr>
        <w:tab/>
      </w:r>
      <w:r>
        <w:rPr>
          <w:rFonts w:eastAsia="方正宋刻本秀楷简体" w:hint="eastAsia"/>
        </w:rPr>
        <w:tab/>
      </w:r>
      <w:r>
        <w:rPr>
          <w:rFonts w:eastAsia="方正宋刻本秀楷简体" w:hint="eastAsia"/>
        </w:rPr>
        <w:t>解锁用户</w:t>
      </w:r>
    </w:p>
    <w:p w14:paraId="56AE10F8" w14:textId="77777777" w:rsidR="00E968FB" w:rsidRDefault="00E968FB" w:rsidP="00E968FB">
      <w:pPr>
        <w:adjustRightInd w:val="0"/>
        <w:snapToGrid w:val="0"/>
        <w:ind w:left="420" w:firstLine="420"/>
        <w:rPr>
          <w:rFonts w:eastAsia="方正宋刻本秀楷简体"/>
        </w:rPr>
      </w:pPr>
      <w:proofErr w:type="spellStart"/>
      <w:r>
        <w:rPr>
          <w:rFonts w:eastAsia="方正宋刻本秀楷简体" w:hint="eastAsia"/>
          <w:b/>
          <w:bCs/>
        </w:rPr>
        <w:t>usermod</w:t>
      </w:r>
      <w:proofErr w:type="spellEnd"/>
      <w:r>
        <w:rPr>
          <w:rFonts w:eastAsia="方正宋刻本秀楷简体" w:hint="eastAsia"/>
        </w:rPr>
        <w:tab/>
      </w:r>
      <w:r>
        <w:rPr>
          <w:rFonts w:eastAsia="方正宋刻本秀楷简体" w:hint="eastAsia"/>
        </w:rPr>
        <w:tab/>
      </w:r>
      <w:r>
        <w:rPr>
          <w:rFonts w:eastAsia="方正宋刻本秀楷简体" w:hint="eastAsia"/>
        </w:rPr>
        <w:t>修改已存在用户的信息</w:t>
      </w:r>
    </w:p>
    <w:p w14:paraId="6ECDDEA6" w14:textId="77777777" w:rsidR="00E968FB" w:rsidRDefault="00E968FB" w:rsidP="00E968FB">
      <w:pPr>
        <w:adjustRightInd w:val="0"/>
        <w:snapToGrid w:val="0"/>
        <w:ind w:left="840" w:firstLine="420"/>
        <w:rPr>
          <w:rFonts w:eastAsia="方正宋刻本秀楷简体"/>
        </w:rPr>
      </w:pPr>
      <w:r>
        <w:rPr>
          <w:rFonts w:eastAsia="方正宋刻本秀楷简体" w:hint="eastAsia"/>
        </w:rPr>
        <w:t>-G</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添加到附加组</w:t>
      </w:r>
    </w:p>
    <w:p w14:paraId="6AE36E01" w14:textId="77777777" w:rsidR="00E968FB" w:rsidRDefault="00E968FB" w:rsidP="00E968FB">
      <w:pPr>
        <w:adjustRightInd w:val="0"/>
        <w:snapToGrid w:val="0"/>
        <w:ind w:left="420" w:firstLine="420"/>
        <w:rPr>
          <w:rFonts w:eastAsia="方正宋刻本秀楷简体"/>
        </w:rPr>
      </w:pPr>
      <w:proofErr w:type="spellStart"/>
      <w:r>
        <w:rPr>
          <w:rFonts w:eastAsia="方正宋刻本秀楷简体" w:hint="eastAsia"/>
          <w:b/>
          <w:bCs/>
        </w:rPr>
        <w:t>chage</w:t>
      </w:r>
      <w:proofErr w:type="spellEnd"/>
      <w:r>
        <w:rPr>
          <w:rFonts w:eastAsia="方正宋刻本秀楷简体" w:hint="eastAsia"/>
          <w:b/>
          <w:bCs/>
        </w:rPr>
        <w:tab/>
      </w:r>
      <w:r>
        <w:rPr>
          <w:rFonts w:eastAsia="方正宋刻本秀楷简体" w:hint="eastAsia"/>
        </w:rPr>
        <w:tab/>
      </w:r>
      <w:r>
        <w:rPr>
          <w:rFonts w:eastAsia="方正宋刻本秀楷简体" w:hint="eastAsia"/>
        </w:rPr>
        <w:tab/>
      </w:r>
      <w:r>
        <w:rPr>
          <w:rFonts w:eastAsia="方正宋刻本秀楷简体" w:hint="eastAsia"/>
        </w:rPr>
        <w:t>修改用户密码状态</w:t>
      </w:r>
    </w:p>
    <w:p w14:paraId="32000530" w14:textId="77777777" w:rsidR="00E968FB" w:rsidRDefault="00E968FB" w:rsidP="00E968FB">
      <w:pPr>
        <w:adjustRightInd w:val="0"/>
        <w:snapToGrid w:val="0"/>
        <w:ind w:left="840"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列出用户详细密码状态</w:t>
      </w:r>
    </w:p>
    <w:p w14:paraId="45D3E0C6" w14:textId="77777777" w:rsidR="00E968FB" w:rsidRDefault="00E968FB" w:rsidP="00E968FB">
      <w:pPr>
        <w:adjustRightInd w:val="0"/>
        <w:snapToGrid w:val="0"/>
        <w:ind w:left="420" w:firstLine="420"/>
        <w:rPr>
          <w:rFonts w:eastAsia="方正宋刻本秀楷简体"/>
          <w:b/>
          <w:bCs/>
        </w:rPr>
      </w:pPr>
      <w:proofErr w:type="spellStart"/>
      <w:r>
        <w:rPr>
          <w:rFonts w:eastAsia="方正宋刻本秀楷简体" w:hint="eastAsia"/>
          <w:b/>
          <w:bCs/>
        </w:rPr>
        <w:t>userdel</w:t>
      </w:r>
      <w:proofErr w:type="spellEnd"/>
    </w:p>
    <w:p w14:paraId="6C62D9B4" w14:textId="77777777" w:rsidR="00E968FB" w:rsidRDefault="00E968FB" w:rsidP="00E968FB">
      <w:pPr>
        <w:adjustRightInd w:val="0"/>
        <w:snapToGrid w:val="0"/>
        <w:ind w:left="840"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删除用户同时删除家目录，不删除</w:t>
      </w:r>
      <w:proofErr w:type="gramStart"/>
      <w:r>
        <w:rPr>
          <w:rFonts w:eastAsia="方正宋刻本秀楷简体" w:hint="eastAsia"/>
        </w:rPr>
        <w:t>就是无属主</w:t>
      </w:r>
      <w:proofErr w:type="gramEnd"/>
      <w:r>
        <w:rPr>
          <w:rFonts w:eastAsia="方正宋刻本秀楷简体" w:hint="eastAsia"/>
        </w:rPr>
        <w:t>属组的垃圾文件</w:t>
      </w:r>
    </w:p>
    <w:p w14:paraId="2746BD10" w14:textId="77777777" w:rsidR="00E968FB" w:rsidRDefault="00E968FB" w:rsidP="00E968FB">
      <w:pPr>
        <w:adjustRightInd w:val="0"/>
        <w:snapToGrid w:val="0"/>
        <w:ind w:left="420" w:firstLine="420"/>
        <w:rPr>
          <w:rFonts w:eastAsia="方正宋刻本秀楷简体"/>
        </w:rPr>
      </w:pPr>
      <w:r>
        <w:rPr>
          <w:rFonts w:eastAsia="方正宋刻本秀楷简体" w:hint="eastAsia"/>
          <w:b/>
          <w:bCs/>
        </w:rPr>
        <w:t>id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查看</w:t>
      </w:r>
      <w:r>
        <w:rPr>
          <w:rFonts w:eastAsia="方正宋刻本秀楷简体" w:hint="eastAsia"/>
        </w:rPr>
        <w:t>UID</w:t>
      </w:r>
      <w:r>
        <w:rPr>
          <w:rFonts w:eastAsia="方正宋刻本秀楷简体" w:hint="eastAsia"/>
        </w:rPr>
        <w:t>、</w:t>
      </w:r>
      <w:r>
        <w:rPr>
          <w:rFonts w:eastAsia="方正宋刻本秀楷简体" w:hint="eastAsia"/>
        </w:rPr>
        <w:t>GID</w:t>
      </w:r>
    </w:p>
    <w:p w14:paraId="5FCFCD3A" w14:textId="77777777" w:rsidR="00E968FB" w:rsidRDefault="00E968FB" w:rsidP="00E968FB">
      <w:pPr>
        <w:adjustRightInd w:val="0"/>
        <w:snapToGrid w:val="0"/>
        <w:ind w:left="420" w:firstLine="420"/>
        <w:rPr>
          <w:rFonts w:eastAsia="方正宋刻本秀楷简体"/>
        </w:rPr>
      </w:pPr>
      <w:proofErr w:type="spellStart"/>
      <w:r>
        <w:rPr>
          <w:rFonts w:eastAsia="方正宋刻本秀楷简体" w:hint="eastAsia"/>
          <w:b/>
          <w:bCs/>
        </w:rPr>
        <w:t>su</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切换身份</w:t>
      </w:r>
    </w:p>
    <w:p w14:paraId="42010FAC" w14:textId="77777777" w:rsidR="00E968FB" w:rsidRDefault="00E968FB" w:rsidP="00E968FB">
      <w:pPr>
        <w:adjustRightInd w:val="0"/>
        <w:snapToGrid w:val="0"/>
        <w:ind w:left="840" w:firstLine="420"/>
        <w:rPr>
          <w:rFonts w:eastAsia="方正宋刻本秀楷简体"/>
          <w:color w:val="FF0000"/>
        </w:rPr>
      </w:pPr>
      <w:r>
        <w:rPr>
          <w:rFonts w:eastAsia="方正宋刻本秀楷简体" w:hint="eastAsia"/>
          <w:color w:val="FF0000"/>
        </w:rPr>
        <w:t>-</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连带的用户环境变量一起切换，必带</w:t>
      </w:r>
      <w:r>
        <w:rPr>
          <w:rFonts w:eastAsia="方正宋刻本秀楷简体" w:hint="eastAsia"/>
          <w:color w:val="FF0000"/>
        </w:rPr>
        <w:t xml:space="preserve"> </w:t>
      </w:r>
      <w:r>
        <w:rPr>
          <w:rFonts w:eastAsia="方正宋刻本秀楷简体" w:hint="eastAsia"/>
          <w:color w:val="FF0000"/>
        </w:rPr>
        <w:t>如</w:t>
      </w:r>
      <w:proofErr w:type="spellStart"/>
      <w:r>
        <w:rPr>
          <w:rFonts w:eastAsia="方正宋刻本秀楷简体" w:hint="eastAsia"/>
          <w:color w:val="FF0000"/>
        </w:rPr>
        <w:t>su</w:t>
      </w:r>
      <w:proofErr w:type="spellEnd"/>
      <w:r>
        <w:rPr>
          <w:rFonts w:eastAsia="方正宋刻本秀楷简体" w:hint="eastAsia"/>
          <w:color w:val="FF0000"/>
        </w:rPr>
        <w:t xml:space="preserve"> - root</w:t>
      </w:r>
    </w:p>
    <w:p w14:paraId="3DC31F03" w14:textId="77777777" w:rsidR="00E968FB" w:rsidRDefault="00E968FB" w:rsidP="00E968FB">
      <w:pPr>
        <w:adjustRightInd w:val="0"/>
        <w:snapToGrid w:val="0"/>
        <w:ind w:firstLine="420"/>
        <w:rPr>
          <w:rFonts w:eastAsia="方正宋刻本秀楷简体"/>
          <w:b/>
          <w:bCs/>
          <w:sz w:val="28"/>
          <w:szCs w:val="36"/>
        </w:rPr>
      </w:pPr>
      <w:r>
        <w:rPr>
          <w:rFonts w:eastAsia="方正宋刻本秀楷简体" w:hint="eastAsia"/>
          <w:b/>
          <w:bCs/>
          <w:sz w:val="28"/>
          <w:szCs w:val="36"/>
        </w:rPr>
        <w:t>组</w:t>
      </w:r>
    </w:p>
    <w:p w14:paraId="018994A7" w14:textId="77777777" w:rsidR="00E968FB" w:rsidRDefault="00E968FB" w:rsidP="00E968FB">
      <w:pPr>
        <w:adjustRightInd w:val="0"/>
        <w:snapToGrid w:val="0"/>
        <w:ind w:left="420" w:firstLine="420"/>
        <w:rPr>
          <w:rFonts w:eastAsia="方正宋刻本秀楷简体"/>
        </w:rPr>
      </w:pPr>
      <w:proofErr w:type="spellStart"/>
      <w:r>
        <w:rPr>
          <w:rFonts w:eastAsia="方正宋刻本秀楷简体" w:hint="eastAsia"/>
        </w:rPr>
        <w:t>groupadd</w:t>
      </w:r>
      <w:proofErr w:type="spellEnd"/>
    </w:p>
    <w:p w14:paraId="161886FD" w14:textId="77777777" w:rsidR="00E968FB" w:rsidRDefault="00E968FB" w:rsidP="00E968FB">
      <w:pPr>
        <w:adjustRightInd w:val="0"/>
        <w:snapToGrid w:val="0"/>
        <w:ind w:left="420" w:firstLine="420"/>
        <w:rPr>
          <w:rFonts w:eastAsia="方正宋刻本秀楷简体"/>
        </w:rPr>
      </w:pPr>
      <w:proofErr w:type="spellStart"/>
      <w:r>
        <w:rPr>
          <w:rFonts w:eastAsia="方正宋刻本秀楷简体" w:hint="eastAsia"/>
        </w:rPr>
        <w:t>groupmod</w:t>
      </w:r>
      <w:proofErr w:type="spellEnd"/>
    </w:p>
    <w:p w14:paraId="45FF53DB" w14:textId="77777777" w:rsidR="00E968FB" w:rsidRDefault="00E968FB" w:rsidP="00E968FB">
      <w:pPr>
        <w:adjustRightInd w:val="0"/>
        <w:snapToGrid w:val="0"/>
        <w:ind w:left="420" w:firstLine="420"/>
        <w:rPr>
          <w:rFonts w:eastAsia="方正宋刻本秀楷简体"/>
        </w:rPr>
      </w:pPr>
      <w:proofErr w:type="spellStart"/>
      <w:r>
        <w:rPr>
          <w:rFonts w:eastAsia="方正宋刻本秀楷简体" w:hint="eastAsia"/>
        </w:rPr>
        <w:t>groupdel</w:t>
      </w:r>
      <w:proofErr w:type="spellEnd"/>
      <w:r>
        <w:rPr>
          <w:rFonts w:eastAsia="方正宋刻本秀楷简体" w:hint="eastAsia"/>
        </w:rPr>
        <w:tab/>
      </w:r>
      <w:r>
        <w:rPr>
          <w:rFonts w:eastAsia="方正宋刻本秀楷简体" w:hint="eastAsia"/>
        </w:rPr>
        <w:tab/>
      </w:r>
      <w:r>
        <w:rPr>
          <w:rFonts w:eastAsia="方正宋刻本秀楷简体" w:hint="eastAsia"/>
        </w:rPr>
        <w:t>不含初始用户，</w:t>
      </w:r>
      <w:proofErr w:type="spellStart"/>
      <w:r>
        <w:rPr>
          <w:rFonts w:eastAsia="方正宋刻本秀楷简体" w:hint="eastAsia"/>
        </w:rPr>
        <w:t>useradd</w:t>
      </w:r>
      <w:proofErr w:type="spellEnd"/>
      <w:r>
        <w:rPr>
          <w:rFonts w:eastAsia="方正宋刻本秀楷简体" w:hint="eastAsia"/>
        </w:rPr>
        <w:t>删除用户时默认删除用户组初始组</w:t>
      </w:r>
    </w:p>
    <w:p w14:paraId="6F40C386" w14:textId="77777777" w:rsidR="00E968FB" w:rsidRDefault="00E968FB" w:rsidP="00E968FB">
      <w:pPr>
        <w:adjustRightInd w:val="0"/>
        <w:snapToGrid w:val="0"/>
        <w:ind w:left="420" w:firstLine="420"/>
        <w:rPr>
          <w:rFonts w:eastAsia="方正宋刻本秀楷简体"/>
        </w:rPr>
      </w:pPr>
      <w:proofErr w:type="spellStart"/>
      <w:r>
        <w:rPr>
          <w:rFonts w:eastAsia="方正宋刻本秀楷简体" w:hint="eastAsia"/>
        </w:rPr>
        <w:t>gpasswd</w:t>
      </w:r>
      <w:proofErr w:type="spellEnd"/>
      <w:r>
        <w:rPr>
          <w:rFonts w:eastAsia="方正宋刻本秀楷简体" w:hint="eastAsia"/>
        </w:rPr>
        <w:tab/>
      </w:r>
      <w:r>
        <w:rPr>
          <w:rFonts w:eastAsia="方正宋刻本秀楷简体" w:hint="eastAsia"/>
        </w:rPr>
        <w:tab/>
      </w:r>
      <w:r>
        <w:rPr>
          <w:rFonts w:eastAsia="方正宋刻本秀楷简体" w:hint="eastAsia"/>
        </w:rPr>
        <w:t>把用户添加进组或从组中删除</w:t>
      </w:r>
    </w:p>
    <w:p w14:paraId="2299CE70" w14:textId="77777777" w:rsidR="00E968FB" w:rsidRDefault="00E968FB" w:rsidP="00E968FB">
      <w:pPr>
        <w:adjustRightInd w:val="0"/>
        <w:snapToGrid w:val="0"/>
        <w:ind w:left="840"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添加进组</w:t>
      </w:r>
    </w:p>
    <w:p w14:paraId="019161C1" w14:textId="77777777" w:rsidR="00E968FB" w:rsidRDefault="00E968FB" w:rsidP="00E968FB">
      <w:pPr>
        <w:adjustRightInd w:val="0"/>
        <w:snapToGrid w:val="0"/>
        <w:ind w:left="840"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从组中删除</w:t>
      </w:r>
    </w:p>
    <w:p w14:paraId="415FCC08" w14:textId="77777777" w:rsidR="00E968FB" w:rsidRDefault="00E968FB" w:rsidP="00E968FB">
      <w:pPr>
        <w:adjustRightInd w:val="0"/>
        <w:snapToGrid w:val="0"/>
        <w:ind w:left="840" w:firstLine="420"/>
        <w:rPr>
          <w:rFonts w:eastAsia="方正宋刻本秀楷简体"/>
          <w:color w:val="FF0000"/>
        </w:rPr>
      </w:pPr>
      <w:proofErr w:type="spellStart"/>
      <w:r>
        <w:rPr>
          <w:rFonts w:eastAsia="方正宋刻本秀楷简体" w:hint="eastAsia"/>
          <w:color w:val="FF0000"/>
        </w:rPr>
        <w:t>usermod</w:t>
      </w:r>
      <w:proofErr w:type="spellEnd"/>
      <w:r>
        <w:rPr>
          <w:rFonts w:eastAsia="方正宋刻本秀楷简体" w:hint="eastAsia"/>
          <w:color w:val="FF0000"/>
        </w:rPr>
        <w:t xml:space="preserve"> -G group user</w:t>
      </w:r>
    </w:p>
    <w:p w14:paraId="13231B1D" w14:textId="77777777" w:rsidR="00E968FB" w:rsidRDefault="00E968FB" w:rsidP="00E968FB">
      <w:pPr>
        <w:adjustRightInd w:val="0"/>
        <w:snapToGrid w:val="0"/>
        <w:ind w:left="840" w:firstLine="420"/>
        <w:rPr>
          <w:rFonts w:eastAsia="方正宋刻本秀楷简体"/>
          <w:color w:val="FF0000"/>
        </w:rPr>
      </w:pPr>
      <w:proofErr w:type="spellStart"/>
      <w:r>
        <w:rPr>
          <w:rFonts w:eastAsia="方正宋刻本秀楷简体" w:hint="eastAsia"/>
          <w:color w:val="FF0000"/>
        </w:rPr>
        <w:t>gpasswd</w:t>
      </w:r>
      <w:proofErr w:type="spellEnd"/>
      <w:r>
        <w:rPr>
          <w:rFonts w:eastAsia="方正宋刻本秀楷简体" w:hint="eastAsia"/>
          <w:color w:val="FF0000"/>
        </w:rPr>
        <w:t xml:space="preserve"> -a user group</w:t>
      </w:r>
    </w:p>
    <w:p w14:paraId="44D3DC0F" w14:textId="77777777" w:rsidR="00E968FB" w:rsidRDefault="00E968FB" w:rsidP="00E968FB">
      <w:pPr>
        <w:adjustRightInd w:val="0"/>
        <w:snapToGrid w:val="0"/>
        <w:ind w:left="420" w:firstLine="420"/>
        <w:rPr>
          <w:rFonts w:eastAsia="方正宋刻本秀楷简体"/>
        </w:rPr>
      </w:pPr>
      <w:r>
        <w:rPr>
          <w:rFonts w:eastAsia="方正宋刻本秀楷简体" w:hint="eastAsia"/>
        </w:rPr>
        <w:t>newgroup</w:t>
      </w:r>
      <w:r>
        <w:rPr>
          <w:rFonts w:eastAsia="方正宋刻本秀楷简体" w:hint="eastAsia"/>
        </w:rPr>
        <w:tab/>
      </w:r>
      <w:r>
        <w:rPr>
          <w:rFonts w:eastAsia="方正宋刻本秀楷简体" w:hint="eastAsia"/>
        </w:rPr>
        <w:tab/>
      </w:r>
      <w:r>
        <w:rPr>
          <w:rFonts w:eastAsia="方正宋刻本秀楷简体" w:hint="eastAsia"/>
        </w:rPr>
        <w:t>改变有效组</w:t>
      </w:r>
    </w:p>
    <w:p w14:paraId="6618B6D1" w14:textId="77777777" w:rsidR="006462BD" w:rsidRDefault="006462BD" w:rsidP="006462BD">
      <w:pPr>
        <w:adjustRightInd w:val="0"/>
        <w:snapToGrid w:val="0"/>
        <w:rPr>
          <w:rFonts w:ascii="宋体" w:hAnsi="宋体"/>
          <w:sz w:val="24"/>
        </w:rPr>
      </w:pPr>
      <w:proofErr w:type="spellStart"/>
      <w:r>
        <w:rPr>
          <w:rFonts w:eastAsia="方正宋刻本秀楷简体" w:hint="eastAsia"/>
          <w:b/>
          <w:bCs/>
          <w:sz w:val="40"/>
          <w:szCs w:val="48"/>
        </w:rPr>
        <w:lastRenderedPageBreak/>
        <w:t>sudo</w:t>
      </w:r>
      <w:proofErr w:type="spellEnd"/>
      <w:r>
        <w:rPr>
          <w:rFonts w:eastAsia="方正宋刻本秀楷简体" w:hint="eastAsia"/>
          <w:b/>
          <w:bCs/>
          <w:sz w:val="40"/>
          <w:szCs w:val="48"/>
        </w:rPr>
        <w:t>权限</w:t>
      </w:r>
      <w:r>
        <w:rPr>
          <w:rFonts w:eastAsia="方正宋刻本秀楷简体" w:hint="eastAsia"/>
        </w:rPr>
        <w:tab/>
      </w:r>
      <w:r>
        <w:rPr>
          <w:rFonts w:eastAsia="方正宋刻本秀楷简体" w:hint="eastAsia"/>
        </w:rPr>
        <w:tab/>
      </w:r>
      <w:r>
        <w:rPr>
          <w:rFonts w:ascii="LiberationSerif" w:eastAsia="LiberationSerif" w:hAnsi="LiberationSerif" w:cs="LiberationSerif"/>
          <w:color w:val="000000"/>
          <w:sz w:val="24"/>
        </w:rPr>
        <w:t>/</w:t>
      </w:r>
      <w:proofErr w:type="spellStart"/>
      <w:r>
        <w:rPr>
          <w:rFonts w:ascii="LiberationSerif" w:eastAsia="LiberationSerif" w:hAnsi="LiberationSerif" w:cs="LiberationSerif"/>
          <w:color w:val="000000"/>
          <w:sz w:val="24"/>
        </w:rPr>
        <w:t>etc</w:t>
      </w:r>
      <w:proofErr w:type="spellEnd"/>
      <w:r>
        <w:rPr>
          <w:rFonts w:ascii="LiberationSerif" w:eastAsia="LiberationSerif" w:hAnsi="LiberationSerif" w:cs="LiberationSerif"/>
          <w:color w:val="000000"/>
          <w:sz w:val="24"/>
        </w:rPr>
        <w:t>/</w:t>
      </w:r>
      <w:proofErr w:type="spellStart"/>
      <w:r>
        <w:rPr>
          <w:rFonts w:ascii="LiberationSerif" w:eastAsia="LiberationSerif" w:hAnsi="LiberationSerif" w:cs="LiberationSerif"/>
          <w:color w:val="000000"/>
          <w:sz w:val="24"/>
        </w:rPr>
        <w:t>sudoers</w:t>
      </w:r>
      <w:proofErr w:type="spellEnd"/>
      <w:r>
        <w:rPr>
          <w:rFonts w:ascii="宋体" w:hAnsi="宋体"/>
          <w:sz w:val="24"/>
        </w:rPr>
        <w:t xml:space="preserve"> </w:t>
      </w:r>
    </w:p>
    <w:p w14:paraId="5D2A52AE" w14:textId="77777777" w:rsidR="006462BD" w:rsidRDefault="006462BD" w:rsidP="006462BD">
      <w:pPr>
        <w:adjustRightInd w:val="0"/>
        <w:snapToGrid w:val="0"/>
        <w:rPr>
          <w:rFonts w:eastAsia="方正宋刻本秀楷简体"/>
        </w:rPr>
      </w:pPr>
      <w:r>
        <w:rPr>
          <w:rFonts w:ascii="宋体" w:hAnsi="宋体" w:hint="eastAsia"/>
          <w:sz w:val="24"/>
        </w:rPr>
        <w:tab/>
      </w:r>
      <w:r>
        <w:rPr>
          <w:rFonts w:eastAsia="方正宋刻本秀楷简体" w:hint="eastAsia"/>
        </w:rPr>
        <w:t>一般用户能够具有</w:t>
      </w:r>
      <w:r>
        <w:rPr>
          <w:rFonts w:eastAsia="方正宋刻本秀楷简体" w:hint="eastAsia"/>
        </w:rPr>
        <w:t xml:space="preserve"> </w:t>
      </w:r>
      <w:proofErr w:type="spellStart"/>
      <w:r>
        <w:rPr>
          <w:rFonts w:eastAsia="方正宋刻本秀楷简体" w:hint="eastAsia"/>
        </w:rPr>
        <w:t>sudo</w:t>
      </w:r>
      <w:proofErr w:type="spellEnd"/>
      <w:r>
        <w:rPr>
          <w:rFonts w:eastAsia="方正宋刻本秀楷简体" w:hint="eastAsia"/>
        </w:rPr>
        <w:t xml:space="preserve"> </w:t>
      </w:r>
      <w:r>
        <w:rPr>
          <w:rFonts w:eastAsia="方正宋刻本秀楷简体" w:hint="eastAsia"/>
        </w:rPr>
        <w:t>的使用权，是管理员事先审核通过后才开放</w:t>
      </w:r>
      <w:r>
        <w:rPr>
          <w:rFonts w:eastAsia="方正宋刻本秀楷简体" w:hint="eastAsia"/>
        </w:rPr>
        <w:t xml:space="preserve"> </w:t>
      </w:r>
      <w:proofErr w:type="spellStart"/>
      <w:r>
        <w:rPr>
          <w:rFonts w:eastAsia="方正宋刻本秀楷简体" w:hint="eastAsia"/>
        </w:rPr>
        <w:t>sudo</w:t>
      </w:r>
      <w:proofErr w:type="spellEnd"/>
      <w:r>
        <w:rPr>
          <w:rFonts w:eastAsia="方正宋刻本秀楷简体" w:hint="eastAsia"/>
        </w:rPr>
        <w:t xml:space="preserve"> </w:t>
      </w:r>
      <w:r>
        <w:rPr>
          <w:rFonts w:eastAsia="方正宋刻本秀楷简体" w:hint="eastAsia"/>
        </w:rPr>
        <w:t>的使用权的</w:t>
      </w:r>
    </w:p>
    <w:p w14:paraId="3BB2C67C" w14:textId="77777777" w:rsidR="006462BD" w:rsidRDefault="006462BD" w:rsidP="006462BD">
      <w:pPr>
        <w:adjustRightInd w:val="0"/>
        <w:snapToGrid w:val="0"/>
        <w:rPr>
          <w:rFonts w:eastAsia="方正宋刻本秀楷简体"/>
        </w:rPr>
      </w:pPr>
      <w:r>
        <w:rPr>
          <w:rFonts w:eastAsia="方正宋刻本秀楷简体" w:hint="eastAsia"/>
        </w:rPr>
        <w:tab/>
        <w:t xml:space="preserve">-b </w:t>
      </w:r>
      <w:r>
        <w:rPr>
          <w:rFonts w:eastAsia="方正宋刻本秀楷简体" w:hint="eastAsia"/>
        </w:rPr>
        <w:t>：将后续的指令放到背景中让系统自行执行，而不与目前的</w:t>
      </w:r>
      <w:r>
        <w:rPr>
          <w:rFonts w:eastAsia="方正宋刻本秀楷简体" w:hint="eastAsia"/>
        </w:rPr>
        <w:t xml:space="preserve"> shell </w:t>
      </w:r>
      <w:r>
        <w:rPr>
          <w:rFonts w:eastAsia="方正宋刻本秀楷简体" w:hint="eastAsia"/>
        </w:rPr>
        <w:t>产生影响</w:t>
      </w:r>
      <w:r>
        <w:rPr>
          <w:rFonts w:eastAsia="方正宋刻本秀楷简体" w:hint="eastAsia"/>
        </w:rPr>
        <w:br/>
      </w:r>
      <w:r>
        <w:rPr>
          <w:rFonts w:eastAsia="方正宋刻本秀楷简体" w:hint="eastAsia"/>
        </w:rPr>
        <w:tab/>
        <w:t xml:space="preserve">-u </w:t>
      </w:r>
      <w:r>
        <w:rPr>
          <w:rFonts w:eastAsia="方正宋刻本秀楷简体" w:hint="eastAsia"/>
        </w:rPr>
        <w:t>：后面</w:t>
      </w:r>
      <w:proofErr w:type="gramStart"/>
      <w:r>
        <w:rPr>
          <w:rFonts w:eastAsia="方正宋刻本秀楷简体" w:hint="eastAsia"/>
        </w:rPr>
        <w:t>可以接欲切换</w:t>
      </w:r>
      <w:proofErr w:type="gramEnd"/>
      <w:r>
        <w:rPr>
          <w:rFonts w:eastAsia="方正宋刻本秀楷简体" w:hint="eastAsia"/>
        </w:rPr>
        <w:t>的使用者，若无此项则代表切换身份为</w:t>
      </w:r>
      <w:r>
        <w:rPr>
          <w:rFonts w:eastAsia="方正宋刻本秀楷简体" w:hint="eastAsia"/>
        </w:rPr>
        <w:t xml:space="preserve"> root </w:t>
      </w:r>
    </w:p>
    <w:p w14:paraId="547564C1" w14:textId="77777777" w:rsidR="006462BD" w:rsidRDefault="006462BD" w:rsidP="006462BD">
      <w:pPr>
        <w:adjustRightInd w:val="0"/>
        <w:snapToGrid w:val="0"/>
        <w:rPr>
          <w:rFonts w:eastAsia="方正宋刻本秀楷简体"/>
        </w:rPr>
      </w:pPr>
    </w:p>
    <w:p w14:paraId="36A7148F" w14:textId="77777777" w:rsidR="006462BD" w:rsidRDefault="006462BD" w:rsidP="006462BD">
      <w:pPr>
        <w:adjustRightInd w:val="0"/>
        <w:snapToGrid w:val="0"/>
        <w:rPr>
          <w:rFonts w:eastAsia="方正宋刻本秀楷简体"/>
          <w:b/>
          <w:bCs/>
          <w:sz w:val="24"/>
        </w:rPr>
      </w:pPr>
      <w:r>
        <w:rPr>
          <w:rFonts w:ascii="宋体" w:hAnsi="宋体" w:hint="eastAsia"/>
          <w:b/>
          <w:bCs/>
          <w:sz w:val="24"/>
        </w:rPr>
        <w:tab/>
      </w:r>
      <w:proofErr w:type="spellStart"/>
      <w:r>
        <w:rPr>
          <w:rFonts w:eastAsia="方正宋刻本秀楷简体" w:hint="eastAsia"/>
          <w:b/>
          <w:bCs/>
          <w:sz w:val="24"/>
        </w:rPr>
        <w:t>visudo</w:t>
      </w:r>
      <w:proofErr w:type="spellEnd"/>
    </w:p>
    <w:p w14:paraId="42CC80A0" w14:textId="77777777" w:rsidR="006462BD" w:rsidRDefault="006462BD" w:rsidP="006462BD">
      <w:pPr>
        <w:adjustRightInd w:val="0"/>
        <w:snapToGrid w:val="0"/>
        <w:rPr>
          <w:rFonts w:eastAsia="方正宋刻本秀楷简体"/>
        </w:rPr>
      </w:pPr>
      <w:r>
        <w:rPr>
          <w:rFonts w:eastAsia="方正宋刻本秀楷简体" w:hint="eastAsia"/>
        </w:rPr>
        <w:tab/>
      </w:r>
      <w:proofErr w:type="gramStart"/>
      <w:r>
        <w:rPr>
          <w:rFonts w:eastAsia="方正宋刻本秀楷简体" w:hint="eastAsia"/>
        </w:rPr>
        <w:t>root  ALL</w:t>
      </w:r>
      <w:proofErr w:type="gramEnd"/>
      <w:r>
        <w:rPr>
          <w:rFonts w:eastAsia="方正宋刻本秀楷简体" w:hint="eastAsia"/>
        </w:rPr>
        <w:t>=(ALL)  ALL</w:t>
      </w:r>
    </w:p>
    <w:p w14:paraId="3A6F4953" w14:textId="77777777" w:rsidR="006462BD" w:rsidRDefault="006462BD" w:rsidP="006462BD">
      <w:pPr>
        <w:adjustRightInd w:val="0"/>
        <w:snapToGrid w:val="0"/>
        <w:rPr>
          <w:rFonts w:eastAsia="方正宋刻本秀楷简体"/>
        </w:rPr>
      </w:pPr>
      <w:r>
        <w:rPr>
          <w:rFonts w:eastAsia="方正宋刻本秀楷简体" w:hint="eastAsia"/>
          <w:color w:val="00B0F0"/>
        </w:rPr>
        <w:tab/>
        <w:t>aria  ALL=      /</w:t>
      </w:r>
      <w:proofErr w:type="spellStart"/>
      <w:r>
        <w:rPr>
          <w:rFonts w:eastAsia="方正宋刻本秀楷简体" w:hint="eastAsia"/>
          <w:color w:val="00B0F0"/>
        </w:rPr>
        <w:t>sbin</w:t>
      </w:r>
      <w:proofErr w:type="spellEnd"/>
      <w:r>
        <w:rPr>
          <w:rFonts w:eastAsia="方正宋刻本秀楷简体" w:hint="eastAsia"/>
          <w:color w:val="00B0F0"/>
        </w:rPr>
        <w:t xml:space="preserve">/shutdown </w:t>
      </w:r>
      <w:r>
        <w:rPr>
          <w:rFonts w:eastAsia="方正宋刻本秀楷简体" w:hint="eastAsia"/>
          <w:color w:val="00B0F0"/>
        </w:rPr>
        <w:t>–</w:t>
      </w:r>
      <w:r>
        <w:rPr>
          <w:rFonts w:eastAsia="方正宋刻本秀楷简体" w:hint="eastAsia"/>
          <w:color w:val="00B0F0"/>
        </w:rPr>
        <w:t>r now</w:t>
      </w:r>
      <w:r>
        <w:rPr>
          <w:rFonts w:eastAsia="方正宋刻本秀楷简体" w:hint="eastAsia"/>
          <w:color w:val="00B0F0"/>
        </w:rPr>
        <w:br/>
      </w:r>
      <w:r>
        <w:rPr>
          <w:rFonts w:eastAsia="方正宋刻本秀楷简体" w:hint="eastAsia"/>
        </w:rPr>
        <w:tab/>
        <w:t># %wheel  ALL=(ALL)  ALL</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w:t>
      </w:r>
      <w:r>
        <w:rPr>
          <w:rFonts w:eastAsia="方正宋刻本秀楷简体" w:hint="eastAsia"/>
        </w:rPr>
        <w:t>←</w:t>
      </w:r>
      <w:r>
        <w:rPr>
          <w:rFonts w:eastAsia="方正宋刻本秀楷简体" w:hint="eastAsia"/>
        </w:rPr>
        <w:t xml:space="preserve"> </w:t>
      </w:r>
      <w:r>
        <w:rPr>
          <w:rFonts w:eastAsia="方正宋刻本秀楷简体" w:hint="eastAsia"/>
        </w:rPr>
        <w:t>此行是注释的，未生效，要</w:t>
      </w:r>
      <w:proofErr w:type="gramStart"/>
      <w:r>
        <w:rPr>
          <w:rFonts w:eastAsia="方正宋刻本秀楷简体" w:hint="eastAsia"/>
        </w:rPr>
        <w:t>生效拿</w:t>
      </w:r>
      <w:proofErr w:type="gramEnd"/>
      <w:r>
        <w:rPr>
          <w:rFonts w:eastAsia="方正宋刻本秀楷简体" w:hint="eastAsia"/>
        </w:rPr>
        <w:t>掉注释</w:t>
      </w:r>
      <w:r>
        <w:rPr>
          <w:rFonts w:eastAsia="方正宋刻本秀楷简体" w:hint="eastAsia"/>
        </w:rPr>
        <w:br/>
      </w:r>
      <w:r>
        <w:rPr>
          <w:rFonts w:eastAsia="方正宋刻本秀楷简体" w:hint="eastAsia"/>
        </w:rPr>
        <w:br/>
        <w:t xml:space="preserve">root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ALL</w:t>
      </w:r>
      <w:r>
        <w:rPr>
          <w:rFonts w:eastAsia="方正宋刻本秀楷简体" w:hint="eastAsia"/>
        </w:rPr>
        <w:tab/>
      </w:r>
      <w:r>
        <w:rPr>
          <w:rFonts w:eastAsia="方正宋刻本秀楷简体" w:hint="eastAsia"/>
        </w:rPr>
        <w:tab/>
      </w:r>
      <w:r>
        <w:rPr>
          <w:rFonts w:eastAsia="方正宋刻本秀楷简体" w:hint="eastAsia"/>
        </w:rPr>
        <w:tab/>
        <w:t>=</w:t>
      </w:r>
      <w:r>
        <w:rPr>
          <w:rFonts w:eastAsia="方正宋刻本秀楷简体" w:hint="eastAsia"/>
        </w:rPr>
        <w:tab/>
        <w:t xml:space="preserve">(ALL)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ALL</w:t>
      </w:r>
      <w:r>
        <w:rPr>
          <w:rFonts w:eastAsia="方正宋刻本秀楷简体" w:hint="eastAsia"/>
        </w:rPr>
        <w:br/>
        <w:t>#</w:t>
      </w:r>
      <w:r>
        <w:rPr>
          <w:rFonts w:eastAsia="方正宋刻本秀楷简体" w:hint="eastAsia"/>
        </w:rPr>
        <w:t>使用者用户名</w:t>
      </w:r>
      <w:r>
        <w:rPr>
          <w:rFonts w:eastAsia="方正宋刻本秀楷简体" w:hint="eastAsia"/>
        </w:rPr>
        <w:t xml:space="preserve"> </w:t>
      </w:r>
      <w:r>
        <w:rPr>
          <w:rFonts w:eastAsia="方正宋刻本秀楷简体" w:hint="eastAsia"/>
        </w:rPr>
        <w:tab/>
      </w:r>
      <w:r>
        <w:rPr>
          <w:rFonts w:eastAsia="方正宋刻本秀楷简体" w:hint="eastAsia"/>
        </w:rPr>
        <w:t>登陆者来源主机名称</w:t>
      </w:r>
      <w:r>
        <w:rPr>
          <w:rFonts w:eastAsia="方正宋刻本秀楷简体" w:hint="eastAsia"/>
        </w:rPr>
        <w:t>=</w:t>
      </w:r>
      <w:r>
        <w:rPr>
          <w:rFonts w:eastAsia="方正宋刻本秀楷简体" w:hint="eastAsia"/>
        </w:rPr>
        <w:t>（可切换的身份）</w:t>
      </w:r>
      <w:r>
        <w:rPr>
          <w:rFonts w:eastAsia="方正宋刻本秀楷简体" w:hint="eastAsia"/>
        </w:rPr>
        <w:t xml:space="preserve"> </w:t>
      </w:r>
      <w:r>
        <w:rPr>
          <w:rFonts w:eastAsia="方正宋刻本秀楷简体" w:hint="eastAsia"/>
        </w:rPr>
        <w:tab/>
      </w:r>
      <w:r>
        <w:rPr>
          <w:rFonts w:eastAsia="方正宋刻本秀楷简体" w:hint="eastAsia"/>
        </w:rPr>
        <w:t>授权命令（绝对路径）</w:t>
      </w:r>
    </w:p>
    <w:p w14:paraId="5A5CCEC4" w14:textId="77777777" w:rsidR="006462BD" w:rsidRDefault="006462BD" w:rsidP="006462BD">
      <w:pPr>
        <w:adjustRightInd w:val="0"/>
        <w:snapToGrid w:val="0"/>
        <w:rPr>
          <w:rFonts w:eastAsia="方正宋刻本秀楷简体"/>
        </w:rPr>
      </w:pPr>
      <w:r>
        <w:rPr>
          <w:rFonts w:eastAsia="方正宋刻本秀楷简体" w:hint="eastAsia"/>
        </w:rPr>
        <w:br/>
        <w:t xml:space="preserve"># %wheel </w:t>
      </w:r>
      <w:r>
        <w:rPr>
          <w:rFonts w:eastAsia="方正宋刻本秀楷简体" w:hint="eastAsia"/>
        </w:rPr>
        <w:tab/>
        <w:t>ALL</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r>
        <w:rPr>
          <w:rFonts w:eastAsia="方正宋刻本秀楷简体" w:hint="eastAsia"/>
        </w:rPr>
        <w:tab/>
        <w:t xml:space="preserve">(ALL)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ALL</w:t>
      </w:r>
      <w:r>
        <w:rPr>
          <w:rFonts w:eastAsia="方正宋刻本秀楷简体" w:hint="eastAsia"/>
        </w:rPr>
        <w:br/>
        <w:t>#%</w:t>
      </w:r>
      <w:r>
        <w:rPr>
          <w:rFonts w:eastAsia="方正宋刻本秀楷简体" w:hint="eastAsia"/>
        </w:rPr>
        <w:t>使用者组名</w:t>
      </w:r>
      <w:r>
        <w:rPr>
          <w:rFonts w:eastAsia="方正宋刻本秀楷简体" w:hint="eastAsia"/>
        </w:rPr>
        <w:t xml:space="preserve"> </w:t>
      </w:r>
      <w:r>
        <w:rPr>
          <w:rFonts w:eastAsia="方正宋刻本秀楷简体" w:hint="eastAsia"/>
        </w:rPr>
        <w:tab/>
      </w:r>
      <w:r>
        <w:rPr>
          <w:rFonts w:eastAsia="方正宋刻本秀楷简体" w:hint="eastAsia"/>
        </w:rPr>
        <w:t>登陆者来源主机名称</w:t>
      </w:r>
      <w:r>
        <w:rPr>
          <w:rFonts w:eastAsia="方正宋刻本秀楷简体" w:hint="eastAsia"/>
        </w:rPr>
        <w:t>=</w:t>
      </w:r>
      <w:r>
        <w:rPr>
          <w:rFonts w:eastAsia="方正宋刻本秀楷简体" w:hint="eastAsia"/>
        </w:rPr>
        <w:t>（可切换的身份）</w:t>
      </w:r>
      <w:r>
        <w:rPr>
          <w:rFonts w:eastAsia="方正宋刻本秀楷简体" w:hint="eastAsia"/>
        </w:rPr>
        <w:t xml:space="preserve"> </w:t>
      </w:r>
      <w:r>
        <w:rPr>
          <w:rFonts w:eastAsia="方正宋刻本秀楷简体" w:hint="eastAsia"/>
        </w:rPr>
        <w:tab/>
      </w:r>
      <w:r>
        <w:rPr>
          <w:rFonts w:eastAsia="方正宋刻本秀楷简体" w:hint="eastAsia"/>
        </w:rPr>
        <w:t>授权命令（绝对路径）</w:t>
      </w:r>
    </w:p>
    <w:p w14:paraId="35751856" w14:textId="77777777" w:rsidR="006462BD" w:rsidRDefault="006462BD" w:rsidP="006462BD">
      <w:pPr>
        <w:adjustRightInd w:val="0"/>
        <w:snapToGrid w:val="0"/>
        <w:rPr>
          <w:rFonts w:eastAsia="方正宋刻本秀楷简体"/>
        </w:rPr>
      </w:pPr>
      <w:r>
        <w:rPr>
          <w:rFonts w:eastAsia="方正宋刻本秀楷简体" w:hint="eastAsia"/>
        </w:rPr>
        <w:br/>
      </w:r>
      <w:r>
        <w:rPr>
          <w:rFonts w:eastAsia="方正宋刻本秀楷简体" w:hint="eastAsia"/>
        </w:rPr>
        <w:t>●用户名</w:t>
      </w:r>
      <w:r>
        <w:rPr>
          <w:rFonts w:eastAsia="方正宋刻本秀楷简体" w:hint="eastAsia"/>
        </w:rPr>
        <w:t>/</w:t>
      </w:r>
      <w:r>
        <w:rPr>
          <w:rFonts w:eastAsia="方正宋刻本秀楷简体" w:hint="eastAsia"/>
        </w:rPr>
        <w:t>组名：哪个用户或用户组可以使用</w:t>
      </w:r>
      <w:proofErr w:type="spellStart"/>
      <w:r>
        <w:rPr>
          <w:rFonts w:eastAsia="方正宋刻本秀楷简体" w:hint="eastAsia"/>
        </w:rPr>
        <w:t>sudo</w:t>
      </w:r>
      <w:proofErr w:type="spellEnd"/>
      <w:r>
        <w:rPr>
          <w:rFonts w:eastAsia="方正宋刻本秀楷简体" w:hint="eastAsia"/>
        </w:rPr>
        <w:t>命令，注意</w:t>
      </w:r>
      <w:r>
        <w:rPr>
          <w:rFonts w:eastAsia="方正宋刻本秀楷简体" w:hint="eastAsia"/>
          <w:b/>
          <w:bCs/>
        </w:rPr>
        <w:t>组名前加“</w:t>
      </w:r>
      <w:r>
        <w:rPr>
          <w:rFonts w:eastAsia="方正宋刻本秀楷简体" w:hint="eastAsia"/>
          <w:b/>
          <w:bCs/>
        </w:rPr>
        <w:t>%</w:t>
      </w:r>
      <w:r>
        <w:rPr>
          <w:rFonts w:eastAsia="方正宋刻本秀楷简体" w:hint="eastAsia"/>
          <w:b/>
          <w:bCs/>
        </w:rPr>
        <w:t>”</w:t>
      </w:r>
      <w:r>
        <w:rPr>
          <w:rFonts w:eastAsia="方正宋刻本秀楷简体" w:hint="eastAsia"/>
        </w:rPr>
        <w:t>。</w:t>
      </w:r>
      <w:r>
        <w:rPr>
          <w:rFonts w:eastAsia="方正宋刻本秀楷简体" w:hint="eastAsia"/>
        </w:rPr>
        <w:br/>
      </w:r>
      <w:r>
        <w:rPr>
          <w:rFonts w:eastAsia="方正宋刻本秀楷简体" w:hint="eastAsia"/>
        </w:rPr>
        <w:t>●登陆者来源主机名称：</w:t>
      </w:r>
      <w:r>
        <w:rPr>
          <w:rFonts w:eastAsia="方正宋刻本秀楷简体" w:hint="eastAsia"/>
        </w:rPr>
        <w:t xml:space="preserve"> </w:t>
      </w:r>
      <w:r>
        <w:rPr>
          <w:rFonts w:eastAsia="方正宋刻本秀楷简体" w:hint="eastAsia"/>
        </w:rPr>
        <w:t>当这个账户由哪部网络主机连线本</w:t>
      </w:r>
      <w:proofErr w:type="spellStart"/>
      <w:r>
        <w:rPr>
          <w:rFonts w:eastAsia="方正宋刻本秀楷简体" w:hint="eastAsia"/>
        </w:rPr>
        <w:t>linux</w:t>
      </w:r>
      <w:proofErr w:type="spellEnd"/>
      <w:r>
        <w:rPr>
          <w:rFonts w:eastAsia="方正宋刻本秀楷简体" w:hint="eastAsia"/>
        </w:rPr>
        <w:t>主机，信任来源的意思</w:t>
      </w:r>
    </w:p>
    <w:p w14:paraId="68335AA1" w14:textId="77777777" w:rsidR="006462BD" w:rsidRDefault="006462BD" w:rsidP="006462BD">
      <w:pPr>
        <w:adjustRightInd w:val="0"/>
        <w:snapToGrid w:val="0"/>
        <w:rPr>
          <w:rFonts w:eastAsia="方正宋刻本秀楷简体"/>
        </w:rPr>
      </w:pPr>
      <w:r>
        <w:rPr>
          <w:rFonts w:eastAsia="方正宋刻本秀楷简体" w:hint="eastAsia"/>
        </w:rPr>
        <w:tab/>
      </w:r>
      <w:r>
        <w:rPr>
          <w:rFonts w:eastAsia="方正宋刻本秀楷简体" w:hint="eastAsia"/>
        </w:rPr>
        <w:t>如果写</w:t>
      </w:r>
      <w:r>
        <w:rPr>
          <w:rFonts w:eastAsia="方正宋刻本秀楷简体" w:hint="eastAsia"/>
        </w:rPr>
        <w:t>ALL</w:t>
      </w:r>
      <w:r>
        <w:rPr>
          <w:rFonts w:eastAsia="方正宋刻本秀楷简体" w:hint="eastAsia"/>
        </w:rPr>
        <w:t>，</w:t>
      </w:r>
      <w:r>
        <w:rPr>
          <w:rFonts w:eastAsia="方正宋刻本秀楷简体" w:hint="eastAsia"/>
        </w:rPr>
        <w:t xml:space="preserve"> </w:t>
      </w:r>
      <w:r>
        <w:rPr>
          <w:rFonts w:eastAsia="方正宋刻本秀楷简体" w:hint="eastAsia"/>
        </w:rPr>
        <w:t>则代表用户可以由任何主机登录；</w:t>
      </w:r>
      <w:r>
        <w:rPr>
          <w:rFonts w:eastAsia="方正宋刻本秀楷简体" w:hint="eastAsia"/>
        </w:rPr>
        <w:t xml:space="preserve"> </w:t>
      </w:r>
    </w:p>
    <w:p w14:paraId="1528C5F5" w14:textId="77777777" w:rsidR="006462BD" w:rsidRDefault="006462BD" w:rsidP="006462BD">
      <w:pPr>
        <w:adjustRightInd w:val="0"/>
        <w:snapToGrid w:val="0"/>
        <w:rPr>
          <w:rFonts w:eastAsia="方正宋刻本秀楷简体"/>
        </w:rPr>
      </w:pPr>
      <w:r>
        <w:rPr>
          <w:rFonts w:eastAsia="方正宋刻本秀楷简体" w:hint="eastAsia"/>
        </w:rPr>
        <w:tab/>
      </w:r>
      <w:r>
        <w:rPr>
          <w:rFonts w:eastAsia="方正宋刻本秀楷简体" w:hint="eastAsia"/>
        </w:rPr>
        <w:t>如果</w:t>
      </w:r>
      <w:proofErr w:type="gramStart"/>
      <w:r>
        <w:rPr>
          <w:rFonts w:eastAsia="方正宋刻本秀楷简体" w:hint="eastAsia"/>
        </w:rPr>
        <w:t>写固定</w:t>
      </w:r>
      <w:proofErr w:type="gramEnd"/>
      <w:r>
        <w:rPr>
          <w:rFonts w:eastAsia="方正宋刻本秀楷简体" w:hint="eastAsia"/>
        </w:rPr>
        <w:t>IP</w:t>
      </w:r>
      <w:r>
        <w:rPr>
          <w:rFonts w:eastAsia="方正宋刻本秀楷简体" w:hint="eastAsia"/>
        </w:rPr>
        <w:t>，</w:t>
      </w:r>
      <w:r>
        <w:rPr>
          <w:rFonts w:eastAsia="方正宋刻本秀楷简体" w:hint="eastAsia"/>
        </w:rPr>
        <w:t xml:space="preserve"> </w:t>
      </w:r>
      <w:r>
        <w:rPr>
          <w:rFonts w:eastAsia="方正宋刻本秀楷简体" w:hint="eastAsia"/>
        </w:rPr>
        <w:t>则代表用户可以由指定的主机登录。</w:t>
      </w:r>
      <w:r>
        <w:rPr>
          <w:rFonts w:eastAsia="方正宋刻本秀楷简体" w:hint="eastAsia"/>
        </w:rPr>
        <w:t xml:space="preserve"> </w:t>
      </w:r>
    </w:p>
    <w:p w14:paraId="583EF7F5" w14:textId="77777777" w:rsidR="006462BD" w:rsidRDefault="006462BD" w:rsidP="006462BD">
      <w:pPr>
        <w:adjustRightInd w:val="0"/>
        <w:snapToGrid w:val="0"/>
        <w:rPr>
          <w:rFonts w:eastAsia="方正宋刻本秀楷简体"/>
        </w:rPr>
      </w:pPr>
      <w:r>
        <w:rPr>
          <w:rFonts w:eastAsia="方正宋刻本秀楷简体" w:hint="eastAsia"/>
        </w:rPr>
        <w:tab/>
      </w:r>
      <w:r>
        <w:rPr>
          <w:rFonts w:eastAsia="方正宋刻本秀楷简体" w:hint="eastAsia"/>
        </w:rPr>
        <w:t>如果我们在这里</w:t>
      </w:r>
      <w:proofErr w:type="gramStart"/>
      <w:r>
        <w:rPr>
          <w:rFonts w:eastAsia="方正宋刻本秀楷简体" w:hint="eastAsia"/>
        </w:rPr>
        <w:t>写本机</w:t>
      </w:r>
      <w:proofErr w:type="gramEnd"/>
      <w:r>
        <w:rPr>
          <w:rFonts w:eastAsia="方正宋刻本秀楷简体" w:hint="eastAsia"/>
        </w:rPr>
        <w:t>的</w:t>
      </w:r>
      <w:r>
        <w:rPr>
          <w:rFonts w:eastAsia="方正宋刻本秀楷简体" w:hint="eastAsia"/>
        </w:rPr>
        <w:t>IP</w:t>
      </w:r>
      <w:r>
        <w:rPr>
          <w:rFonts w:eastAsia="方正宋刻本秀楷简体" w:hint="eastAsia"/>
        </w:rPr>
        <w:t>地址，不代表只允许本机的用户使用指定命令，而代表</w:t>
      </w:r>
      <w:r>
        <w:rPr>
          <w:rFonts w:eastAsia="方正宋刻本秀楷简体" w:hint="eastAsia"/>
        </w:rPr>
        <w:tab/>
      </w:r>
      <w:r>
        <w:rPr>
          <w:rFonts w:eastAsia="方正宋刻本秀楷简体" w:hint="eastAsia"/>
        </w:rPr>
        <w:t>指定的用户可以从任何</w:t>
      </w:r>
      <w:r>
        <w:rPr>
          <w:rFonts w:eastAsia="方正宋刻本秀楷简体" w:hint="eastAsia"/>
        </w:rPr>
        <w:t>IP</w:t>
      </w:r>
      <w:r>
        <w:rPr>
          <w:rFonts w:eastAsia="方正宋刻本秀楷简体" w:hint="eastAsia"/>
        </w:rPr>
        <w:t>地址来登录当前服务器。</w:t>
      </w:r>
      <w:r>
        <w:rPr>
          <w:rFonts w:eastAsia="方正宋刻本秀楷简体" w:hint="eastAsia"/>
        </w:rPr>
        <w:br/>
      </w:r>
      <w:r>
        <w:rPr>
          <w:rFonts w:eastAsia="方正宋刻本秀楷简体" w:hint="eastAsia"/>
        </w:rPr>
        <w:t>●可切换的身份：</w:t>
      </w:r>
      <w:r>
        <w:rPr>
          <w:rFonts w:eastAsia="方正宋刻本秀楷简体" w:hint="eastAsia"/>
        </w:rPr>
        <w:t xml:space="preserve"> </w:t>
      </w:r>
      <w:r>
        <w:rPr>
          <w:rFonts w:eastAsia="方正宋刻本秀楷简体" w:hint="eastAsia"/>
        </w:rPr>
        <w:t>就是把来源用户切换成什么身份使用。</w:t>
      </w:r>
    </w:p>
    <w:p w14:paraId="02BB5570" w14:textId="77777777" w:rsidR="006462BD" w:rsidRDefault="006462BD" w:rsidP="006462BD">
      <w:pPr>
        <w:adjustRightInd w:val="0"/>
        <w:snapToGrid w:val="0"/>
        <w:rPr>
          <w:rFonts w:eastAsia="方正宋刻本秀楷简体"/>
        </w:rPr>
      </w:pPr>
      <w:r>
        <w:rPr>
          <w:rFonts w:eastAsia="方正宋刻本秀楷简体" w:hint="eastAsia"/>
        </w:rPr>
        <w:tab/>
      </w:r>
      <w:r>
        <w:rPr>
          <w:rFonts w:eastAsia="方正宋刻本秀楷简体" w:hint="eastAsia"/>
        </w:rPr>
        <w:t>（</w:t>
      </w:r>
      <w:r>
        <w:rPr>
          <w:rFonts w:eastAsia="方正宋刻本秀楷简体" w:hint="eastAsia"/>
        </w:rPr>
        <w:t>ALL</w:t>
      </w:r>
      <w:r>
        <w:rPr>
          <w:rFonts w:eastAsia="方正宋刻本秀楷简体" w:hint="eastAsia"/>
        </w:rPr>
        <w:t>）代表可以切换成任意身份。</w:t>
      </w:r>
      <w:r>
        <w:rPr>
          <w:rFonts w:eastAsia="方正宋刻本秀楷简体" w:hint="eastAsia"/>
        </w:rPr>
        <w:t xml:space="preserve"> </w:t>
      </w:r>
      <w:r>
        <w:rPr>
          <w:rFonts w:eastAsia="方正宋刻本秀楷简体" w:hint="eastAsia"/>
        </w:rPr>
        <w:t>这个字段可以省略。</w:t>
      </w:r>
      <w:r>
        <w:rPr>
          <w:rFonts w:eastAsia="方正宋刻本秀楷简体" w:hint="eastAsia"/>
        </w:rPr>
        <w:br/>
      </w:r>
      <w:r>
        <w:rPr>
          <w:rFonts w:eastAsia="方正宋刻本秀楷简体" w:hint="eastAsia"/>
        </w:rPr>
        <w:t>●授权命令：</w:t>
      </w:r>
      <w:r>
        <w:rPr>
          <w:rFonts w:eastAsia="方正宋刻本秀楷简体" w:hint="eastAsia"/>
        </w:rPr>
        <w:t xml:space="preserve"> </w:t>
      </w:r>
      <w:r>
        <w:rPr>
          <w:rFonts w:eastAsia="方正宋刻本秀楷简体" w:hint="eastAsia"/>
        </w:rPr>
        <w:t>代表</w:t>
      </w:r>
      <w:r>
        <w:rPr>
          <w:rFonts w:eastAsia="方正宋刻本秀楷简体" w:hint="eastAsia"/>
        </w:rPr>
        <w:t>root</w:t>
      </w:r>
      <w:r>
        <w:rPr>
          <w:rFonts w:eastAsia="方正宋刻本秀楷简体" w:hint="eastAsia"/>
        </w:rPr>
        <w:t>把什么命令授权给普通用户。</w:t>
      </w:r>
      <w:r>
        <w:rPr>
          <w:rFonts w:eastAsia="方正宋刻本秀楷简体" w:hint="eastAsia"/>
        </w:rPr>
        <w:t xml:space="preserve"> </w:t>
      </w:r>
    </w:p>
    <w:p w14:paraId="67C95E96" w14:textId="77777777" w:rsidR="006462BD" w:rsidRDefault="006462BD" w:rsidP="006462BD">
      <w:pPr>
        <w:adjustRightInd w:val="0"/>
        <w:snapToGrid w:val="0"/>
        <w:rPr>
          <w:rFonts w:eastAsia="方正宋刻本秀楷简体"/>
        </w:rPr>
      </w:pPr>
      <w:r>
        <w:rPr>
          <w:rFonts w:eastAsia="方正宋刻本秀楷简体" w:hint="eastAsia"/>
        </w:rPr>
        <w:tab/>
      </w:r>
      <w:r>
        <w:rPr>
          <w:rFonts w:eastAsia="方正宋刻本秀楷简体" w:hint="eastAsia"/>
        </w:rPr>
        <w:t>默认是</w:t>
      </w:r>
      <w:r>
        <w:rPr>
          <w:rFonts w:eastAsia="方正宋刻本秀楷简体" w:hint="eastAsia"/>
        </w:rPr>
        <w:t>ALL</w:t>
      </w:r>
      <w:r>
        <w:rPr>
          <w:rFonts w:eastAsia="方正宋刻本秀楷简体" w:hint="eastAsia"/>
        </w:rPr>
        <w:t>，</w:t>
      </w:r>
      <w:r>
        <w:rPr>
          <w:rFonts w:eastAsia="方正宋刻本秀楷简体" w:hint="eastAsia"/>
        </w:rPr>
        <w:t xml:space="preserve"> </w:t>
      </w:r>
      <w:r>
        <w:rPr>
          <w:rFonts w:eastAsia="方正宋刻本秀楷简体" w:hint="eastAsia"/>
        </w:rPr>
        <w:t>代表任何命令。</w:t>
      </w:r>
      <w:r>
        <w:rPr>
          <w:rFonts w:eastAsia="方正宋刻本秀楷简体" w:hint="eastAsia"/>
        </w:rPr>
        <w:t xml:space="preserve"> </w:t>
      </w:r>
    </w:p>
    <w:p w14:paraId="333E837A" w14:textId="77777777" w:rsidR="006462BD" w:rsidRDefault="006462BD" w:rsidP="006462BD">
      <w:pPr>
        <w:adjustRightInd w:val="0"/>
        <w:snapToGrid w:val="0"/>
        <w:rPr>
          <w:rFonts w:eastAsia="方正宋刻本秀楷简体"/>
        </w:rPr>
      </w:pPr>
      <w:r>
        <w:rPr>
          <w:rFonts w:eastAsia="方正宋刻本秀楷简体" w:hint="eastAsia"/>
        </w:rPr>
        <w:tab/>
      </w:r>
      <w:r>
        <w:rPr>
          <w:rFonts w:eastAsia="方正宋刻本秀楷简体" w:hint="eastAsia"/>
        </w:rPr>
        <w:t>如果需要给哪个命令授权，则只需写入命令名即可，</w:t>
      </w:r>
      <w:r>
        <w:rPr>
          <w:rFonts w:eastAsia="方正宋刻本秀楷简体" w:hint="eastAsia"/>
          <w:b/>
          <w:bCs/>
        </w:rPr>
        <w:t>一定要写成绝对路径</w:t>
      </w:r>
      <w:r>
        <w:rPr>
          <w:rFonts w:eastAsia="方正宋刻本秀楷简体" w:hint="eastAsia"/>
        </w:rPr>
        <w:t xml:space="preserve"> </w:t>
      </w:r>
    </w:p>
    <w:p w14:paraId="0046A7C8" w14:textId="77777777" w:rsidR="006462BD" w:rsidRDefault="006462BD" w:rsidP="006462BD">
      <w:pPr>
        <w:adjustRightInd w:val="0"/>
        <w:snapToGrid w:val="0"/>
        <w:rPr>
          <w:rFonts w:eastAsia="方正宋刻本秀楷简体"/>
          <w:b/>
          <w:bCs/>
          <w:sz w:val="28"/>
          <w:szCs w:val="36"/>
        </w:rPr>
      </w:pPr>
      <w:r>
        <w:rPr>
          <w:rFonts w:eastAsia="方正宋刻本秀楷简体" w:hint="eastAsia"/>
          <w:b/>
          <w:bCs/>
          <w:sz w:val="28"/>
          <w:szCs w:val="36"/>
        </w:rPr>
        <w:t>实例</w:t>
      </w:r>
      <w:r>
        <w:rPr>
          <w:rFonts w:eastAsia="方正宋刻本秀楷简体" w:hint="eastAsia"/>
          <w:b/>
          <w:bCs/>
          <w:sz w:val="28"/>
          <w:szCs w:val="36"/>
        </w:rPr>
        <w:tab/>
      </w:r>
    </w:p>
    <w:p w14:paraId="319F4992" w14:textId="77777777" w:rsidR="006462BD" w:rsidRDefault="006462BD" w:rsidP="006462BD">
      <w:pPr>
        <w:adjustRightInd w:val="0"/>
        <w:snapToGrid w:val="0"/>
        <w:rPr>
          <w:rFonts w:eastAsia="方正宋刻本秀楷简体"/>
        </w:rPr>
      </w:pPr>
      <w:r>
        <w:rPr>
          <w:rFonts w:ascii="CourierNewBold" w:hAnsi="CourierNewBold" w:cs="CourierNewBold" w:hint="eastAsia"/>
          <w:b/>
          <w:color w:val="000000"/>
          <w:sz w:val="14"/>
          <w:szCs w:val="14"/>
        </w:rPr>
        <w:tab/>
      </w:r>
      <w:proofErr w:type="spellStart"/>
      <w:r>
        <w:rPr>
          <w:rFonts w:eastAsia="方正宋刻本秀楷简体" w:hint="eastAsia"/>
        </w:rPr>
        <w:t>usermod</w:t>
      </w:r>
      <w:proofErr w:type="spellEnd"/>
      <w:r>
        <w:rPr>
          <w:rFonts w:eastAsia="方正宋刻本秀楷简体" w:hint="eastAsia"/>
        </w:rPr>
        <w:t xml:space="preserve"> -a -G wheel pro1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将用户加入</w:t>
      </w:r>
      <w:r>
        <w:rPr>
          <w:rFonts w:eastAsia="方正宋刻本秀楷简体" w:hint="eastAsia"/>
        </w:rPr>
        <w:t>wheel</w:t>
      </w:r>
      <w:r>
        <w:rPr>
          <w:rFonts w:eastAsia="方正宋刻本秀楷简体" w:hint="eastAsia"/>
        </w:rPr>
        <w:t>组即可使用</w:t>
      </w:r>
      <w:proofErr w:type="spellStart"/>
      <w:r>
        <w:rPr>
          <w:rFonts w:eastAsia="方正宋刻本秀楷简体" w:hint="eastAsia"/>
        </w:rPr>
        <w:t>sudo</w:t>
      </w:r>
      <w:proofErr w:type="spellEnd"/>
      <w:r>
        <w:rPr>
          <w:rFonts w:eastAsia="方正宋刻本秀楷简体" w:hint="eastAsia"/>
        </w:rPr>
        <w:t>权限</w:t>
      </w:r>
    </w:p>
    <w:p w14:paraId="46D63C6F" w14:textId="77777777" w:rsidR="006462BD" w:rsidRDefault="006462BD" w:rsidP="006462BD">
      <w:pPr>
        <w:adjustRightInd w:val="0"/>
        <w:snapToGrid w:val="0"/>
        <w:rPr>
          <w:rFonts w:eastAsia="方正宋刻本秀楷简体"/>
        </w:rPr>
      </w:pPr>
      <w:r>
        <w:rPr>
          <w:rFonts w:eastAsia="方正宋刻本秀楷简体" w:hint="eastAsia"/>
        </w:rPr>
        <w:tab/>
        <w:t>%wheel ALL=</w:t>
      </w:r>
      <w:r>
        <w:rPr>
          <w:rFonts w:eastAsia="方正宋刻本秀楷简体" w:hint="eastAsia"/>
        </w:rPr>
        <w:t>（</w:t>
      </w:r>
      <w:r>
        <w:rPr>
          <w:rFonts w:eastAsia="方正宋刻本秀楷简体" w:hint="eastAsia"/>
        </w:rPr>
        <w:t>ALL</w:t>
      </w:r>
      <w:r>
        <w:rPr>
          <w:rFonts w:eastAsia="方正宋刻本秀楷简体" w:hint="eastAsia"/>
        </w:rPr>
        <w:t>）</w:t>
      </w:r>
      <w:r>
        <w:rPr>
          <w:rFonts w:eastAsia="方正宋刻本秀楷简体" w:hint="eastAsia"/>
        </w:rPr>
        <w:t xml:space="preserve"> NOPASSWD: ALL </w:t>
      </w:r>
      <w:r>
        <w:rPr>
          <w:rFonts w:eastAsia="方正宋刻本秀楷简体" w:hint="eastAsia"/>
        </w:rPr>
        <w:tab/>
      </w:r>
      <w:r>
        <w:rPr>
          <w:rFonts w:eastAsia="方正宋刻本秀楷简体" w:hint="eastAsia"/>
        </w:rPr>
        <w:t>不需要密码即可使用</w:t>
      </w:r>
      <w:r>
        <w:rPr>
          <w:rFonts w:eastAsia="方正宋刻本秀楷简体" w:hint="eastAsia"/>
        </w:rPr>
        <w:t xml:space="preserve"> </w:t>
      </w:r>
      <w:proofErr w:type="spellStart"/>
      <w:r>
        <w:rPr>
          <w:rFonts w:eastAsia="方正宋刻本秀楷简体" w:hint="eastAsia"/>
        </w:rPr>
        <w:t>sudo</w:t>
      </w:r>
      <w:proofErr w:type="spellEnd"/>
      <w:r>
        <w:rPr>
          <w:rFonts w:eastAsia="方正宋刻本秀楷简体" w:hint="eastAsia"/>
        </w:rPr>
        <w:t xml:space="preserve"> </w:t>
      </w:r>
    </w:p>
    <w:p w14:paraId="23D940BF" w14:textId="77777777" w:rsidR="006462BD" w:rsidRDefault="006462BD" w:rsidP="006462BD">
      <w:pPr>
        <w:adjustRightInd w:val="0"/>
        <w:snapToGrid w:val="0"/>
        <w:rPr>
          <w:rFonts w:eastAsia="方正宋刻本秀楷简体"/>
        </w:rPr>
      </w:pPr>
      <w:r>
        <w:rPr>
          <w:rFonts w:eastAsia="方正宋刻本秀楷简体" w:hint="eastAsia"/>
        </w:rPr>
        <w:tab/>
        <w:t>aria  ALL=</w:t>
      </w:r>
      <w:r>
        <w:rPr>
          <w:rFonts w:eastAsia="方正宋刻本秀楷简体" w:hint="eastAsia"/>
        </w:rPr>
        <w:t>（</w:t>
      </w:r>
      <w:r>
        <w:rPr>
          <w:rFonts w:eastAsia="方正宋刻本秀楷简体" w:hint="eastAsia"/>
        </w:rPr>
        <w:t>root</w:t>
      </w:r>
      <w:r>
        <w:rPr>
          <w:rFonts w:eastAsia="方正宋刻本秀楷简体" w:hint="eastAsia"/>
        </w:rPr>
        <w:t>）</w:t>
      </w:r>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/bin/passwd, /</w:t>
      </w:r>
      <w:proofErr w:type="spellStart"/>
      <w:r>
        <w:rPr>
          <w:rFonts w:eastAsia="方正宋刻本秀楷简体" w:hint="eastAsia"/>
        </w:rPr>
        <w:t>usr</w:t>
      </w:r>
      <w:proofErr w:type="spellEnd"/>
      <w:r>
        <w:rPr>
          <w:rFonts w:eastAsia="方正宋刻本秀楷简体" w:hint="eastAsia"/>
        </w:rPr>
        <w:t>/bin/passwd [A-Za-</w:t>
      </w:r>
      <w:proofErr w:type="gramStart"/>
      <w:r>
        <w:rPr>
          <w:rFonts w:eastAsia="方正宋刻本秀楷简体" w:hint="eastAsia"/>
        </w:rPr>
        <w:t>z]*</w:t>
      </w:r>
      <w:proofErr w:type="gramEnd"/>
      <w:r>
        <w:rPr>
          <w:rFonts w:eastAsia="方正宋刻本秀楷简体" w:hint="eastAsia"/>
        </w:rPr>
        <w:t>, !/</w:t>
      </w:r>
      <w:proofErr w:type="spellStart"/>
      <w:r>
        <w:rPr>
          <w:rFonts w:eastAsia="方正宋刻本秀楷简体" w:hint="eastAsia"/>
        </w:rPr>
        <w:t>usr</w:t>
      </w:r>
      <w:proofErr w:type="spellEnd"/>
      <w:r>
        <w:rPr>
          <w:rFonts w:eastAsia="方正宋刻本秀楷简体" w:hint="eastAsia"/>
        </w:rPr>
        <w:t xml:space="preserve">/bin/passwd root </w:t>
      </w:r>
    </w:p>
    <w:p w14:paraId="6095B1BB" w14:textId="77777777" w:rsidR="006462BD" w:rsidRDefault="006462BD" w:rsidP="006462BD">
      <w:pPr>
        <w:adjustRightInd w:val="0"/>
        <w:snapToGrid w:val="0"/>
        <w:rPr>
          <w:rFonts w:eastAsia="方正宋刻本秀楷简体"/>
        </w:rPr>
      </w:pPr>
      <w:r>
        <w:rPr>
          <w:rFonts w:eastAsia="方正宋刻本秀楷简体" w:hint="eastAsia"/>
        </w:rPr>
        <w:tab/>
        <w:t xml:space="preserve">! </w:t>
      </w:r>
      <w:r>
        <w:rPr>
          <w:rFonts w:eastAsia="方正宋刻本秀楷简体" w:hint="eastAsia"/>
        </w:rPr>
        <w:t>代表不可执行，可以执行</w:t>
      </w:r>
      <w:r>
        <w:rPr>
          <w:rFonts w:eastAsia="方正宋刻本秀楷简体" w:hint="eastAsia"/>
        </w:rPr>
        <w:t xml:space="preserve">passwd </w:t>
      </w:r>
      <w:r>
        <w:rPr>
          <w:rFonts w:eastAsia="方正宋刻本秀楷简体" w:hint="eastAsia"/>
        </w:rPr>
        <w:t>任意字符，但是</w:t>
      </w:r>
      <w:r>
        <w:rPr>
          <w:rFonts w:eastAsia="方正宋刻本秀楷简体" w:hint="eastAsia"/>
        </w:rPr>
        <w:t>passwd</w:t>
      </w:r>
      <w:r>
        <w:rPr>
          <w:rFonts w:eastAsia="方正宋刻本秀楷简体" w:hint="eastAsia"/>
        </w:rPr>
        <w:t>与</w:t>
      </w:r>
      <w:r>
        <w:rPr>
          <w:rFonts w:eastAsia="方正宋刻本秀楷简体" w:hint="eastAsia"/>
        </w:rPr>
        <w:t>passwd root</w:t>
      </w:r>
      <w:r>
        <w:rPr>
          <w:rFonts w:eastAsia="方正宋刻本秀楷简体" w:hint="eastAsia"/>
        </w:rPr>
        <w:t>这两个指令例外！如此一来</w:t>
      </w:r>
      <w:r>
        <w:rPr>
          <w:rFonts w:eastAsia="方正宋刻本秀楷简体" w:hint="eastAsia"/>
        </w:rPr>
        <w:t xml:space="preserve"> aria</w:t>
      </w:r>
      <w:r>
        <w:rPr>
          <w:rFonts w:eastAsia="方正宋刻本秀楷简体" w:hint="eastAsia"/>
        </w:rPr>
        <w:t>就无法改变</w:t>
      </w:r>
      <w:r>
        <w:rPr>
          <w:rFonts w:eastAsia="方正宋刻本秀楷简体" w:hint="eastAsia"/>
        </w:rPr>
        <w:t xml:space="preserve"> root </w:t>
      </w:r>
      <w:r>
        <w:rPr>
          <w:rFonts w:eastAsia="方正宋刻本秀楷简体" w:hint="eastAsia"/>
        </w:rPr>
        <w:t>的密码了</w:t>
      </w:r>
    </w:p>
    <w:p w14:paraId="69D044AC" w14:textId="77777777" w:rsidR="006462BD" w:rsidRDefault="006462BD" w:rsidP="006462BD">
      <w:pPr>
        <w:adjustRightInd w:val="0"/>
        <w:snapToGrid w:val="0"/>
        <w:rPr>
          <w:rFonts w:eastAsia="方正宋刻本秀楷简体"/>
          <w:sz w:val="20"/>
          <w:szCs w:val="22"/>
        </w:rPr>
      </w:pPr>
      <w:r>
        <w:rPr>
          <w:rFonts w:eastAsia="方正宋刻本秀楷简体" w:hint="eastAsia"/>
          <w:sz w:val="20"/>
          <w:szCs w:val="22"/>
        </w:rPr>
        <w:t>通过别名创建</w:t>
      </w:r>
      <w:r>
        <w:rPr>
          <w:rFonts w:eastAsia="方正宋刻本秀楷简体" w:hint="eastAsia"/>
          <w:sz w:val="20"/>
          <w:szCs w:val="22"/>
        </w:rPr>
        <w:t xml:space="preserve"> </w:t>
      </w:r>
      <w:proofErr w:type="spellStart"/>
      <w:r>
        <w:rPr>
          <w:rFonts w:eastAsia="方正宋刻本秀楷简体" w:hint="eastAsia"/>
          <w:sz w:val="20"/>
          <w:szCs w:val="22"/>
        </w:rPr>
        <w:t>visudo</w:t>
      </w:r>
      <w:proofErr w:type="spellEnd"/>
      <w:r>
        <w:rPr>
          <w:rFonts w:eastAsia="方正宋刻本秀楷简体" w:hint="eastAsia"/>
          <w:sz w:val="20"/>
          <w:szCs w:val="22"/>
        </w:rPr>
        <w:t xml:space="preserve"> </w:t>
      </w:r>
    </w:p>
    <w:p w14:paraId="75E77058" w14:textId="77777777" w:rsidR="006462BD" w:rsidRDefault="006462BD" w:rsidP="006462BD">
      <w:pPr>
        <w:adjustRightInd w:val="0"/>
        <w:snapToGrid w:val="0"/>
        <w:rPr>
          <w:rFonts w:eastAsia="方正宋刻本秀楷简体"/>
          <w:sz w:val="20"/>
          <w:szCs w:val="22"/>
        </w:rPr>
      </w:pPr>
      <w:r>
        <w:rPr>
          <w:rFonts w:eastAsia="方正宋刻本秀楷简体" w:hint="eastAsia"/>
          <w:sz w:val="20"/>
          <w:szCs w:val="22"/>
        </w:rPr>
        <w:tab/>
      </w:r>
      <w:proofErr w:type="spellStart"/>
      <w:r>
        <w:rPr>
          <w:rFonts w:eastAsia="方正宋刻本秀楷简体" w:hint="eastAsia"/>
          <w:sz w:val="18"/>
          <w:szCs w:val="21"/>
        </w:rPr>
        <w:t>User_Alias</w:t>
      </w:r>
      <w:proofErr w:type="spellEnd"/>
      <w:r>
        <w:rPr>
          <w:rFonts w:eastAsia="方正宋刻本秀楷简体" w:hint="eastAsia"/>
          <w:sz w:val="18"/>
          <w:szCs w:val="21"/>
        </w:rPr>
        <w:tab/>
        <w:t xml:space="preserve"> ADMPW = pro1, pro2, pro3, myuser1, myuser2</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Cmnd_Alias</w:t>
      </w:r>
      <w:proofErr w:type="spellEnd"/>
      <w:r>
        <w:rPr>
          <w:rFonts w:eastAsia="方正宋刻本秀楷简体" w:hint="eastAsia"/>
          <w:sz w:val="18"/>
          <w:szCs w:val="21"/>
        </w:rPr>
        <w:tab/>
        <w:t xml:space="preserve"> ADMPWCOM </w:t>
      </w:r>
      <w:proofErr w:type="gramStart"/>
      <w:r>
        <w:rPr>
          <w:rFonts w:eastAsia="方正宋刻本秀楷简体" w:hint="eastAsia"/>
          <w:sz w:val="18"/>
          <w:szCs w:val="21"/>
        </w:rPr>
        <w:t>= !</w:t>
      </w:r>
      <w:proofErr w:type="gramEnd"/>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/bin/passwd, /</w:t>
      </w:r>
      <w:proofErr w:type="spellStart"/>
      <w:r>
        <w:rPr>
          <w:rFonts w:eastAsia="方正宋刻本秀楷简体" w:hint="eastAsia"/>
          <w:sz w:val="18"/>
          <w:szCs w:val="21"/>
        </w:rPr>
        <w:t>usr</w:t>
      </w:r>
      <w:proofErr w:type="spellEnd"/>
      <w:r>
        <w:rPr>
          <w:rFonts w:eastAsia="方正宋刻本秀楷简体" w:hint="eastAsia"/>
          <w:sz w:val="18"/>
          <w:szCs w:val="21"/>
        </w:rPr>
        <w:t>/bin/passwd [A-Za-z]*, !/</w:t>
      </w:r>
      <w:proofErr w:type="spellStart"/>
      <w:r>
        <w:rPr>
          <w:rFonts w:eastAsia="方正宋刻本秀楷简体" w:hint="eastAsia"/>
          <w:sz w:val="18"/>
          <w:szCs w:val="21"/>
        </w:rPr>
        <w:t>usr</w:t>
      </w:r>
      <w:proofErr w:type="spellEnd"/>
      <w:r>
        <w:rPr>
          <w:rFonts w:eastAsia="方正宋刻本秀楷简体" w:hint="eastAsia"/>
          <w:sz w:val="18"/>
          <w:szCs w:val="21"/>
        </w:rPr>
        <w:t>/bin/passwd root</w:t>
      </w:r>
      <w:r>
        <w:rPr>
          <w:rFonts w:eastAsia="方正宋刻本秀楷简体" w:hint="eastAsia"/>
          <w:sz w:val="18"/>
          <w:szCs w:val="21"/>
        </w:rPr>
        <w:br/>
      </w:r>
      <w:r>
        <w:rPr>
          <w:rFonts w:eastAsia="方正宋刻本秀楷简体" w:hint="eastAsia"/>
          <w:sz w:val="18"/>
          <w:szCs w:val="21"/>
        </w:rPr>
        <w:tab/>
        <w:t>ADMPW  ALL=</w:t>
      </w:r>
      <w:r>
        <w:rPr>
          <w:rFonts w:eastAsia="方正宋刻本秀楷简体" w:hint="eastAsia"/>
          <w:sz w:val="18"/>
          <w:szCs w:val="21"/>
        </w:rPr>
        <w:t>（</w:t>
      </w:r>
      <w:r>
        <w:rPr>
          <w:rFonts w:eastAsia="方正宋刻本秀楷简体" w:hint="eastAsia"/>
          <w:sz w:val="18"/>
          <w:szCs w:val="21"/>
        </w:rPr>
        <w:t>root</w:t>
      </w:r>
      <w:r>
        <w:rPr>
          <w:rFonts w:eastAsia="方正宋刻本秀楷简体" w:hint="eastAsia"/>
          <w:sz w:val="18"/>
          <w:szCs w:val="21"/>
        </w:rPr>
        <w:t>）</w:t>
      </w:r>
      <w:r>
        <w:rPr>
          <w:rFonts w:eastAsia="方正宋刻本秀楷简体" w:hint="eastAsia"/>
          <w:sz w:val="18"/>
          <w:szCs w:val="21"/>
        </w:rPr>
        <w:t xml:space="preserve">  ADMPWCOM </w:t>
      </w:r>
    </w:p>
    <w:p w14:paraId="4ACDD575" w14:textId="77777777" w:rsidR="006462BD" w:rsidRDefault="006462BD" w:rsidP="006462BD">
      <w:pPr>
        <w:adjustRightInd w:val="0"/>
        <w:snapToGrid w:val="0"/>
        <w:rPr>
          <w:rFonts w:eastAsia="方正宋刻本秀楷简体"/>
        </w:rPr>
      </w:pPr>
      <w:r>
        <w:rPr>
          <w:rFonts w:eastAsia="方正宋刻本秀楷简体" w:hint="eastAsia"/>
        </w:rPr>
        <w:t>通过</w:t>
      </w:r>
      <w:proofErr w:type="spellStart"/>
      <w:r>
        <w:rPr>
          <w:rFonts w:eastAsia="方正宋刻本秀楷简体" w:hint="eastAsia"/>
        </w:rPr>
        <w:t>User_Alias</w:t>
      </w:r>
      <w:proofErr w:type="spellEnd"/>
      <w:r>
        <w:rPr>
          <w:rFonts w:eastAsia="方正宋刻本秀楷简体" w:hint="eastAsia"/>
        </w:rPr>
        <w:t>创建出一个新</w:t>
      </w:r>
      <w:proofErr w:type="gramStart"/>
      <w:r>
        <w:rPr>
          <w:rFonts w:eastAsia="方正宋刻本秀楷简体" w:hint="eastAsia"/>
        </w:rPr>
        <w:t>帐号</w:t>
      </w:r>
      <w:proofErr w:type="gramEnd"/>
      <w:r>
        <w:rPr>
          <w:rFonts w:eastAsia="方正宋刻本秀楷简体" w:hint="eastAsia"/>
        </w:rPr>
        <w:t>，这个</w:t>
      </w:r>
      <w:proofErr w:type="gramStart"/>
      <w:r>
        <w:rPr>
          <w:rFonts w:eastAsia="方正宋刻本秀楷简体" w:hint="eastAsia"/>
        </w:rPr>
        <w:t>帐号</w:t>
      </w:r>
      <w:proofErr w:type="gramEnd"/>
      <w:r>
        <w:rPr>
          <w:rFonts w:eastAsia="方正宋刻本秀楷简体" w:hint="eastAsia"/>
        </w:rPr>
        <w:t>名称及</w:t>
      </w:r>
      <w:proofErr w:type="spellStart"/>
      <w:r>
        <w:rPr>
          <w:rFonts w:eastAsia="方正宋刻本秀楷简体" w:hint="eastAsia"/>
        </w:rPr>
        <w:t>Cmnd_Alias</w:t>
      </w:r>
      <w:proofErr w:type="spellEnd"/>
      <w:r>
        <w:rPr>
          <w:rFonts w:eastAsia="方正宋刻本秀楷简体" w:hint="eastAsia"/>
        </w:rPr>
        <w:t>（命令别名）、</w:t>
      </w:r>
      <w:proofErr w:type="spellStart"/>
      <w:r>
        <w:rPr>
          <w:rFonts w:eastAsia="方正宋刻本秀楷简体" w:hint="eastAsia"/>
        </w:rPr>
        <w:t>Host_Alias</w:t>
      </w:r>
      <w:proofErr w:type="spellEnd"/>
      <w:r>
        <w:rPr>
          <w:rFonts w:eastAsia="方正宋刻本秀楷简体" w:hint="eastAsia"/>
        </w:rPr>
        <w:t>（来源主机名称别名）</w:t>
      </w:r>
      <w:r>
        <w:rPr>
          <w:rFonts w:eastAsia="方正宋刻本秀楷简体" w:hint="eastAsia"/>
        </w:rPr>
        <w:t xml:space="preserve"> </w:t>
      </w:r>
      <w:r>
        <w:rPr>
          <w:rFonts w:eastAsia="方正宋刻本秀楷简体" w:hint="eastAsia"/>
        </w:rPr>
        <w:t>都需要使用大写字符的</w:t>
      </w:r>
      <w:r>
        <w:rPr>
          <w:rFonts w:eastAsia="方正宋刻本秀楷简体" w:hint="eastAsia"/>
        </w:rPr>
        <w:t xml:space="preserve"> </w:t>
      </w:r>
    </w:p>
    <w:p w14:paraId="5582BC26" w14:textId="77777777" w:rsidR="006462BD" w:rsidRDefault="006462BD" w:rsidP="006462BD">
      <w:pPr>
        <w:adjustRightInd w:val="0"/>
        <w:snapToGrid w:val="0"/>
        <w:rPr>
          <w:rFonts w:eastAsia="方正宋刻本秀楷简体"/>
        </w:rPr>
      </w:pPr>
    </w:p>
    <w:p w14:paraId="1378E50F" w14:textId="77777777" w:rsidR="006462BD" w:rsidRDefault="006462BD" w:rsidP="006462BD">
      <w:pPr>
        <w:adjustRightInd w:val="0"/>
        <w:snapToGrid w:val="0"/>
        <w:rPr>
          <w:rFonts w:eastAsia="方正宋刻本秀楷简体"/>
        </w:rPr>
      </w:pPr>
      <w:r>
        <w:rPr>
          <w:rFonts w:eastAsia="方正宋刻本秀楷简体" w:hint="eastAsia"/>
        </w:rPr>
        <w:tab/>
      </w:r>
      <w:proofErr w:type="spellStart"/>
      <w:r>
        <w:rPr>
          <w:rFonts w:eastAsia="方正宋刻本秀楷简体" w:hint="eastAsia"/>
        </w:rPr>
        <w:t>User_Alias</w:t>
      </w:r>
      <w:proofErr w:type="spellEnd"/>
      <w:r>
        <w:rPr>
          <w:rFonts w:eastAsia="方正宋刻本秀楷简体" w:hint="eastAsia"/>
        </w:rPr>
        <w:t xml:space="preserve"> ADMINS = pro1, pro2, pro3, myuser1</w:t>
      </w:r>
      <w:r>
        <w:rPr>
          <w:rFonts w:eastAsia="方正宋刻本秀楷简体" w:hint="eastAsia"/>
        </w:rPr>
        <w:br/>
      </w:r>
      <w:r>
        <w:rPr>
          <w:rFonts w:eastAsia="方正宋刻本秀楷简体" w:hint="eastAsia"/>
        </w:rPr>
        <w:tab/>
        <w:t>ADMINS ALL=</w:t>
      </w:r>
      <w:r>
        <w:rPr>
          <w:rFonts w:eastAsia="方正宋刻本秀楷简体" w:hint="eastAsia"/>
        </w:rPr>
        <w:t>（</w:t>
      </w:r>
      <w:r>
        <w:rPr>
          <w:rFonts w:eastAsia="方正宋刻本秀楷简体" w:hint="eastAsia"/>
        </w:rPr>
        <w:t>root</w:t>
      </w:r>
      <w:r>
        <w:rPr>
          <w:rFonts w:eastAsia="方正宋刻本秀楷简体" w:hint="eastAsia"/>
        </w:rPr>
        <w:t>）</w:t>
      </w:r>
      <w:r>
        <w:rPr>
          <w:rFonts w:eastAsia="方正宋刻本秀楷简体" w:hint="eastAsia"/>
        </w:rPr>
        <w:t xml:space="preserve"> /bin/</w:t>
      </w:r>
      <w:proofErr w:type="spellStart"/>
      <w:r>
        <w:rPr>
          <w:rFonts w:eastAsia="方正宋刻本秀楷简体" w:hint="eastAsia"/>
        </w:rPr>
        <w:t>su</w:t>
      </w:r>
      <w:proofErr w:type="spellEnd"/>
      <w:r>
        <w:rPr>
          <w:rFonts w:eastAsia="方正宋刻本秀楷简体" w:hint="eastAsia"/>
        </w:rPr>
        <w:t xml:space="preserve"> - </w:t>
      </w:r>
    </w:p>
    <w:p w14:paraId="1FF82F77" w14:textId="77777777" w:rsidR="006462BD" w:rsidRDefault="006462BD" w:rsidP="006462BD">
      <w:pPr>
        <w:adjustRightInd w:val="0"/>
        <w:snapToGrid w:val="0"/>
        <w:rPr>
          <w:rFonts w:eastAsia="方正宋刻本秀楷简体"/>
        </w:rPr>
      </w:pPr>
      <w:r>
        <w:rPr>
          <w:rFonts w:eastAsia="方正宋刻本秀楷简体" w:hint="eastAsia"/>
        </w:rPr>
        <w:t>输入“</w:t>
      </w:r>
      <w:r>
        <w:rPr>
          <w:rFonts w:eastAsia="方正宋刻本秀楷简体" w:hint="eastAsia"/>
        </w:rPr>
        <w:t xml:space="preserve"> </w:t>
      </w:r>
      <w:proofErr w:type="spellStart"/>
      <w:r>
        <w:rPr>
          <w:rFonts w:eastAsia="方正宋刻本秀楷简体" w:hint="eastAsia"/>
        </w:rPr>
        <w:t>sudo</w:t>
      </w:r>
      <w:proofErr w:type="spellEnd"/>
      <w:r>
        <w:rPr>
          <w:rFonts w:eastAsia="方正宋刻本秀楷简体" w:hint="eastAsia"/>
        </w:rPr>
        <w:t xml:space="preserve"> </w:t>
      </w:r>
      <w:proofErr w:type="spellStart"/>
      <w:r>
        <w:rPr>
          <w:rFonts w:eastAsia="方正宋刻本秀楷简体" w:hint="eastAsia"/>
        </w:rPr>
        <w:t>su</w:t>
      </w:r>
      <w:proofErr w:type="spellEnd"/>
      <w:r>
        <w:rPr>
          <w:rFonts w:eastAsia="方正宋刻本秀楷简体" w:hint="eastAsia"/>
        </w:rPr>
        <w:t xml:space="preserve"> - </w:t>
      </w:r>
      <w:r>
        <w:rPr>
          <w:rFonts w:eastAsia="方正宋刻本秀楷简体" w:hint="eastAsia"/>
        </w:rPr>
        <w:t>”并且输入“自己的密码”后，</w:t>
      </w:r>
      <w:r>
        <w:rPr>
          <w:rFonts w:eastAsia="方正宋刻本秀楷简体" w:hint="eastAsia"/>
        </w:rPr>
        <w:t xml:space="preserve"> </w:t>
      </w:r>
      <w:r>
        <w:rPr>
          <w:rFonts w:eastAsia="方正宋刻本秀楷简体" w:hint="eastAsia"/>
        </w:rPr>
        <w:t>立刻变成</w:t>
      </w:r>
      <w:r>
        <w:rPr>
          <w:rFonts w:eastAsia="方正宋刻本秀楷简体" w:hint="eastAsia"/>
        </w:rPr>
        <w:t xml:space="preserve"> root</w:t>
      </w:r>
      <w:r>
        <w:rPr>
          <w:rFonts w:eastAsia="方正宋刻本秀楷简体" w:hint="eastAsia"/>
        </w:rPr>
        <w:t>的身份！不但</w:t>
      </w:r>
      <w:r>
        <w:rPr>
          <w:rFonts w:eastAsia="方正宋刻本秀楷简体" w:hint="eastAsia"/>
        </w:rPr>
        <w:t xml:space="preserve"> root </w:t>
      </w:r>
      <w:r>
        <w:rPr>
          <w:rFonts w:eastAsia="方正宋刻本秀楷简体" w:hint="eastAsia"/>
        </w:rPr>
        <w:t>密码不会外流，多人共管一部主机时常常使用的技巧</w:t>
      </w:r>
      <w:r>
        <w:rPr>
          <w:rFonts w:eastAsia="方正宋刻本秀楷简体" w:hint="eastAsia"/>
        </w:rPr>
        <w:t xml:space="preserve"> </w:t>
      </w:r>
    </w:p>
    <w:p w14:paraId="0F41B8DB" w14:textId="77777777" w:rsidR="006462BD" w:rsidRDefault="006462BD" w:rsidP="006462BD">
      <w:pPr>
        <w:adjustRightInd w:val="0"/>
        <w:snapToGrid w:val="0"/>
        <w:rPr>
          <w:rFonts w:eastAsia="方正宋刻本秀楷简体"/>
        </w:rPr>
      </w:pPr>
    </w:p>
    <w:p w14:paraId="675D6E1E" w14:textId="77777777" w:rsidR="006462BD" w:rsidRDefault="006462BD" w:rsidP="006462BD">
      <w:pPr>
        <w:adjustRightInd w:val="0"/>
        <w:snapToGrid w:val="0"/>
        <w:rPr>
          <w:rFonts w:eastAsia="方正宋刻本秀楷简体"/>
        </w:rPr>
      </w:pPr>
      <w:r>
        <w:rPr>
          <w:rFonts w:eastAsia="方正宋刻本秀楷简体" w:hint="eastAsia"/>
        </w:rPr>
        <w:t>两次</w:t>
      </w:r>
      <w:r>
        <w:rPr>
          <w:rFonts w:eastAsia="方正宋刻本秀楷简体" w:hint="eastAsia"/>
        </w:rPr>
        <w:t xml:space="preserve"> </w:t>
      </w:r>
      <w:proofErr w:type="spellStart"/>
      <w:r>
        <w:rPr>
          <w:rFonts w:eastAsia="方正宋刻本秀楷简体" w:hint="eastAsia"/>
        </w:rPr>
        <w:t>sudo</w:t>
      </w:r>
      <w:proofErr w:type="spellEnd"/>
      <w:r>
        <w:rPr>
          <w:rFonts w:eastAsia="方正宋刻本秀楷简体" w:hint="eastAsia"/>
        </w:rPr>
        <w:t xml:space="preserve"> </w:t>
      </w:r>
      <w:r>
        <w:rPr>
          <w:rFonts w:eastAsia="方正宋刻本秀楷简体" w:hint="eastAsia"/>
        </w:rPr>
        <w:t>操作的间隔超过</w:t>
      </w:r>
      <w:r>
        <w:rPr>
          <w:rFonts w:eastAsia="方正宋刻本秀楷简体" w:hint="eastAsia"/>
        </w:rPr>
        <w:t xml:space="preserve"> 5 </w:t>
      </w:r>
      <w:r>
        <w:rPr>
          <w:rFonts w:eastAsia="方正宋刻本秀楷简体" w:hint="eastAsia"/>
        </w:rPr>
        <w:t>分钟，那就得要重新输入一次你的密码了</w:t>
      </w:r>
      <w:r>
        <w:rPr>
          <w:rFonts w:eastAsia="方正宋刻本秀楷简体" w:hint="eastAsia"/>
        </w:rPr>
        <w:t xml:space="preserve"> </w:t>
      </w:r>
    </w:p>
    <w:p w14:paraId="06565675" w14:textId="77777777" w:rsidR="006462BD" w:rsidRDefault="006462BD" w:rsidP="006462BD">
      <w:pPr>
        <w:adjustRightInd w:val="0"/>
        <w:snapToGrid w:val="0"/>
        <w:rPr>
          <w:rFonts w:eastAsia="方正宋刻本秀楷简体"/>
          <w:b/>
          <w:bCs/>
          <w:sz w:val="36"/>
          <w:szCs w:val="44"/>
        </w:rPr>
      </w:pPr>
      <w:r>
        <w:rPr>
          <w:rFonts w:eastAsia="方正宋刻本秀楷简体" w:hint="eastAsia"/>
        </w:rPr>
        <w:br w:type="page"/>
      </w:r>
      <w:r>
        <w:rPr>
          <w:rFonts w:eastAsia="方正宋刻本秀楷简体" w:hint="eastAsia"/>
          <w:b/>
          <w:bCs/>
          <w:sz w:val="36"/>
          <w:szCs w:val="44"/>
        </w:rPr>
        <w:lastRenderedPageBreak/>
        <w:t>特殊</w:t>
      </w:r>
      <w:r>
        <w:rPr>
          <w:rFonts w:eastAsia="方正宋刻本秀楷简体" w:hint="eastAsia"/>
          <w:b/>
          <w:bCs/>
          <w:sz w:val="36"/>
          <w:szCs w:val="44"/>
        </w:rPr>
        <w:t>shell</w:t>
      </w:r>
    </w:p>
    <w:p w14:paraId="393F8D03" w14:textId="77777777" w:rsidR="006462BD" w:rsidRDefault="006462BD" w:rsidP="006462BD">
      <w:pPr>
        <w:adjustRightInd w:val="0"/>
        <w:snapToGrid w:val="0"/>
        <w:rPr>
          <w:rFonts w:eastAsia="方正宋刻本秀楷简体"/>
        </w:rPr>
      </w:pPr>
      <w:r>
        <w:rPr>
          <w:rFonts w:eastAsia="方正宋刻本秀楷简体" w:hint="eastAsia"/>
        </w:rPr>
        <w:tab/>
      </w:r>
      <w:r>
        <w:rPr>
          <w:rFonts w:eastAsia="方正宋刻本秀楷简体" w:hint="eastAsia"/>
        </w:rPr>
        <w:t>系统账号的</w:t>
      </w:r>
      <w:r>
        <w:rPr>
          <w:rFonts w:eastAsia="方正宋刻本秀楷简体" w:hint="eastAsia"/>
        </w:rPr>
        <w:t>shell</w:t>
      </w:r>
      <w:r>
        <w:rPr>
          <w:rFonts w:eastAsia="方正宋刻本秀楷简体" w:hint="eastAsia"/>
        </w:rPr>
        <w:t>是</w:t>
      </w:r>
      <w:r>
        <w:rPr>
          <w:rFonts w:eastAsia="方正宋刻本秀楷简体" w:hint="eastAsia"/>
        </w:rPr>
        <w:t xml:space="preserve"> /</w:t>
      </w:r>
      <w:proofErr w:type="spellStart"/>
      <w:r>
        <w:rPr>
          <w:rFonts w:eastAsia="方正宋刻本秀楷简体" w:hint="eastAsia"/>
        </w:rPr>
        <w:t>sbin</w:t>
      </w:r>
      <w:proofErr w:type="spellEnd"/>
      <w:r>
        <w:rPr>
          <w:rFonts w:eastAsia="方正宋刻本秀楷简体" w:hint="eastAsia"/>
        </w:rPr>
        <w:t>/</w:t>
      </w:r>
      <w:proofErr w:type="spellStart"/>
      <w:r>
        <w:rPr>
          <w:rFonts w:eastAsia="方正宋刻本秀楷简体" w:hint="eastAsia"/>
        </w:rPr>
        <w:t>nologin</w:t>
      </w:r>
      <w:proofErr w:type="spellEnd"/>
      <w:r>
        <w:rPr>
          <w:rFonts w:eastAsia="方正宋刻本秀楷简体" w:hint="eastAsia"/>
        </w:rPr>
        <w:t>，是个无法登陆的合法</w:t>
      </w:r>
      <w:r>
        <w:rPr>
          <w:rFonts w:eastAsia="方正宋刻本秀楷简体" w:hint="eastAsia"/>
        </w:rPr>
        <w:t xml:space="preserve"> </w:t>
      </w:r>
      <w:proofErr w:type="spellStart"/>
      <w:r>
        <w:rPr>
          <w:rFonts w:eastAsia="方正宋刻本秀楷简体" w:hint="eastAsia"/>
        </w:rPr>
        <w:t>shel</w:t>
      </w:r>
      <w:proofErr w:type="spellEnd"/>
      <w:r>
        <w:rPr>
          <w:rFonts w:eastAsia="方正宋刻本秀楷简体" w:hint="eastAsia"/>
        </w:rPr>
        <w:t xml:space="preserve"> </w:t>
      </w:r>
      <w:r>
        <w:rPr>
          <w:rFonts w:eastAsia="方正宋刻本秀楷简体" w:hint="eastAsia"/>
        </w:rPr>
        <w:t>，系统</w:t>
      </w:r>
      <w:proofErr w:type="gramStart"/>
      <w:r>
        <w:rPr>
          <w:rFonts w:eastAsia="方正宋刻本秀楷简体" w:hint="eastAsia"/>
        </w:rPr>
        <w:t>帐号</w:t>
      </w:r>
      <w:proofErr w:type="gramEnd"/>
      <w:r>
        <w:rPr>
          <w:rFonts w:eastAsia="方正宋刻本秀楷简体" w:hint="eastAsia"/>
        </w:rPr>
        <w:t>不需要登陆</w:t>
      </w:r>
      <w:r>
        <w:rPr>
          <w:rFonts w:eastAsia="方正宋刻本秀楷简体" w:hint="eastAsia"/>
        </w:rPr>
        <w:t xml:space="preserve"> </w:t>
      </w:r>
    </w:p>
    <w:p w14:paraId="56118301" w14:textId="77777777" w:rsidR="006462BD" w:rsidRDefault="006462BD" w:rsidP="006462BD">
      <w:pPr>
        <w:adjustRightInd w:val="0"/>
        <w:snapToGrid w:val="0"/>
        <w:rPr>
          <w:rFonts w:eastAsia="方正宋刻本秀楷简体"/>
        </w:rPr>
      </w:pPr>
      <w:r>
        <w:rPr>
          <w:rFonts w:eastAsia="方正宋刻本秀楷简体" w:hint="eastAsia"/>
        </w:rPr>
        <w:tab/>
      </w:r>
      <w:r>
        <w:rPr>
          <w:rFonts w:eastAsia="方正宋刻本秀楷简体" w:hint="eastAsia"/>
        </w:rPr>
        <w:t>无法登陆</w:t>
      </w:r>
      <w:proofErr w:type="gramStart"/>
      <w:r>
        <w:rPr>
          <w:rFonts w:eastAsia="方正宋刻本秀楷简体" w:hint="eastAsia"/>
        </w:rPr>
        <w:t>”</w:t>
      </w:r>
      <w:proofErr w:type="gramEnd"/>
      <w:r>
        <w:rPr>
          <w:rFonts w:eastAsia="方正宋刻本秀楷简体" w:hint="eastAsia"/>
        </w:rPr>
        <w:t>指的仅是：“这个使用者无法使用</w:t>
      </w:r>
      <w:r>
        <w:rPr>
          <w:rFonts w:eastAsia="方正宋刻本秀楷简体" w:hint="eastAsia"/>
        </w:rPr>
        <w:t>bash</w:t>
      </w:r>
      <w:r>
        <w:rPr>
          <w:rFonts w:eastAsia="方正宋刻本秀楷简体" w:hint="eastAsia"/>
        </w:rPr>
        <w:t>交互或其他</w:t>
      </w:r>
      <w:r>
        <w:rPr>
          <w:rFonts w:eastAsia="方正宋刻本秀楷简体" w:hint="eastAsia"/>
        </w:rPr>
        <w:t>shell</w:t>
      </w:r>
      <w:r>
        <w:rPr>
          <w:rFonts w:eastAsia="方正宋刻本秀楷简体" w:hint="eastAsia"/>
        </w:rPr>
        <w:t>来登陆系统，但可使用其他的系统资源</w:t>
      </w:r>
      <w:r>
        <w:rPr>
          <w:rFonts w:eastAsia="方正宋刻本秀楷简体" w:hint="eastAsia"/>
        </w:rPr>
        <w:t xml:space="preserve"> </w:t>
      </w:r>
    </w:p>
    <w:p w14:paraId="78DBB22C" w14:textId="77777777" w:rsidR="006462BD" w:rsidRDefault="006462BD" w:rsidP="006462BD">
      <w:pPr>
        <w:adjustRightInd w:val="0"/>
        <w:snapToGrid w:val="0"/>
        <w:rPr>
          <w:rFonts w:eastAsia="方正宋刻本秀楷简体"/>
        </w:rPr>
      </w:pPr>
      <w:r>
        <w:rPr>
          <w:rFonts w:eastAsia="方正宋刻本秀楷简体" w:hint="eastAsia"/>
        </w:rPr>
        <w:tab/>
      </w:r>
      <w:r>
        <w:rPr>
          <w:rFonts w:eastAsia="方正宋刻本秀楷简体" w:hint="eastAsia"/>
        </w:rPr>
        <w:t>如邮件服务器上的</w:t>
      </w:r>
      <w:proofErr w:type="gramStart"/>
      <w:r>
        <w:rPr>
          <w:rFonts w:eastAsia="方正宋刻本秀楷简体" w:hint="eastAsia"/>
        </w:rPr>
        <w:t>帐号</w:t>
      </w:r>
      <w:proofErr w:type="gramEnd"/>
      <w:r>
        <w:rPr>
          <w:rFonts w:eastAsia="方正宋刻本秀楷简体" w:hint="eastAsia"/>
        </w:rPr>
        <w:t>大部分用来收受信件并不需要登陆主机，这些单纯使用</w:t>
      </w:r>
      <w:r>
        <w:rPr>
          <w:rFonts w:eastAsia="方正宋刻本秀楷简体" w:hint="eastAsia"/>
        </w:rPr>
        <w:t>mail</w:t>
      </w:r>
      <w:r>
        <w:rPr>
          <w:rFonts w:eastAsia="方正宋刻本秀楷简体" w:hint="eastAsia"/>
        </w:rPr>
        <w:t>的</w:t>
      </w:r>
      <w:proofErr w:type="gramStart"/>
      <w:r>
        <w:rPr>
          <w:rFonts w:eastAsia="方正宋刻本秀楷简体" w:hint="eastAsia"/>
        </w:rPr>
        <w:t>帐号</w:t>
      </w:r>
      <w:proofErr w:type="gramEnd"/>
      <w:r>
        <w:rPr>
          <w:rFonts w:eastAsia="方正宋刻本秀楷简体" w:hint="eastAsia"/>
        </w:rPr>
        <w:t>以</w:t>
      </w:r>
      <w:r>
        <w:rPr>
          <w:rFonts w:eastAsia="方正宋刻本秀楷简体" w:hint="eastAsia"/>
        </w:rPr>
        <w:t>/</w:t>
      </w:r>
      <w:proofErr w:type="spellStart"/>
      <w:r>
        <w:rPr>
          <w:rFonts w:eastAsia="方正宋刻本秀楷简体" w:hint="eastAsia"/>
        </w:rPr>
        <w:t>sbin</w:t>
      </w:r>
      <w:proofErr w:type="spellEnd"/>
      <w:r>
        <w:rPr>
          <w:rFonts w:eastAsia="方正宋刻本秀楷简体" w:hint="eastAsia"/>
        </w:rPr>
        <w:t>/</w:t>
      </w:r>
      <w:proofErr w:type="spellStart"/>
      <w:r>
        <w:rPr>
          <w:rFonts w:eastAsia="方正宋刻本秀楷简体" w:hint="eastAsia"/>
        </w:rPr>
        <w:t>nologin</w:t>
      </w:r>
      <w:proofErr w:type="spellEnd"/>
      <w:r>
        <w:rPr>
          <w:rFonts w:eastAsia="方正宋刻本秀楷简体" w:hint="eastAsia"/>
        </w:rPr>
        <w:t>做他们的</w:t>
      </w:r>
      <w:r>
        <w:rPr>
          <w:rFonts w:eastAsia="方正宋刻本秀楷简体" w:hint="eastAsia"/>
        </w:rPr>
        <w:t>shell</w:t>
      </w:r>
      <w:r>
        <w:rPr>
          <w:rFonts w:eastAsia="方正宋刻本秀楷简体" w:hint="eastAsia"/>
        </w:rPr>
        <w:t>，我们可以登录管理主机，其他人无法登录。</w:t>
      </w:r>
      <w:r>
        <w:rPr>
          <w:rFonts w:eastAsia="方正宋刻本秀楷简体" w:hint="eastAsia"/>
        </w:rPr>
        <w:t xml:space="preserve"> </w:t>
      </w:r>
    </w:p>
    <w:p w14:paraId="1F4F4902" w14:textId="77777777" w:rsidR="006462BD" w:rsidRDefault="006462BD" w:rsidP="006462BD">
      <w:pPr>
        <w:adjustRightInd w:val="0"/>
        <w:snapToGrid w:val="0"/>
        <w:rPr>
          <w:rFonts w:eastAsia="方正宋刻本秀楷简体"/>
        </w:rPr>
      </w:pPr>
      <w:r>
        <w:rPr>
          <w:rFonts w:eastAsia="方正宋刻本秀楷简体" w:hint="eastAsia"/>
        </w:rPr>
        <w:tab/>
      </w:r>
      <w:r>
        <w:rPr>
          <w:rFonts w:eastAsia="方正宋刻本秀楷简体" w:hint="eastAsia"/>
        </w:rPr>
        <w:t>想让</w:t>
      </w:r>
      <w:proofErr w:type="spellStart"/>
      <w:r>
        <w:rPr>
          <w:rFonts w:eastAsia="方正宋刻本秀楷简体" w:hint="eastAsia"/>
        </w:rPr>
        <w:t>nologin</w:t>
      </w:r>
      <w:proofErr w:type="spellEnd"/>
      <w:r>
        <w:rPr>
          <w:rFonts w:eastAsia="方正宋刻本秀楷简体" w:hint="eastAsia"/>
        </w:rPr>
        <w:t>者知道无法登陆主机时，可创建</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/nologin.txt</w:t>
      </w:r>
      <w:r>
        <w:rPr>
          <w:rFonts w:eastAsia="方正宋刻本秀楷简体" w:hint="eastAsia"/>
        </w:rPr>
        <w:t>，说明不能登陆原因，下次登录显示此文件的内容，而不是默认的内容了</w:t>
      </w:r>
    </w:p>
    <w:p w14:paraId="3FB0917E" w14:textId="7BFB4F0D" w:rsidR="007372FD" w:rsidRDefault="007372FD">
      <w:pPr>
        <w:widowControl/>
        <w:jc w:val="left"/>
        <w:rPr>
          <w:rFonts w:eastAsia="方正宋刻本秀楷简体"/>
        </w:rPr>
      </w:pPr>
      <w:r>
        <w:rPr>
          <w:rFonts w:eastAsia="方正宋刻本秀楷简体"/>
        </w:rPr>
        <w:br w:type="page"/>
      </w:r>
    </w:p>
    <w:p w14:paraId="44EF8ABB" w14:textId="77777777" w:rsidR="007372FD" w:rsidRDefault="007372FD" w:rsidP="007372FD">
      <w:pPr>
        <w:adjustRightInd w:val="0"/>
        <w:snapToGrid w:val="0"/>
        <w:rPr>
          <w:rFonts w:eastAsia="方正宋刻本秀楷简体"/>
          <w:b/>
          <w:bCs/>
          <w:sz w:val="36"/>
          <w:szCs w:val="44"/>
        </w:rPr>
      </w:pPr>
      <w:r>
        <w:rPr>
          <w:rFonts w:eastAsia="方正宋刻本秀楷简体" w:hint="eastAsia"/>
          <w:b/>
          <w:bCs/>
          <w:sz w:val="36"/>
          <w:szCs w:val="44"/>
        </w:rPr>
        <w:lastRenderedPageBreak/>
        <w:t>PAM</w:t>
      </w:r>
      <w:r>
        <w:rPr>
          <w:rFonts w:eastAsia="方正宋刻本秀楷简体" w:hint="eastAsia"/>
          <w:b/>
          <w:bCs/>
          <w:sz w:val="36"/>
          <w:szCs w:val="44"/>
        </w:rPr>
        <w:t>模块</w:t>
      </w:r>
    </w:p>
    <w:p w14:paraId="34A9FB7B" w14:textId="77777777" w:rsidR="007372FD" w:rsidRDefault="007372FD" w:rsidP="007372FD">
      <w:pPr>
        <w:adjustRightInd w:val="0"/>
        <w:snapToGrid w:val="0"/>
        <w:rPr>
          <w:rFonts w:eastAsia="方正宋刻本秀楷简体"/>
        </w:rPr>
      </w:pPr>
      <w:r>
        <w:rPr>
          <w:rFonts w:eastAsia="方正宋刻本秀楷简体" w:hint="eastAsia"/>
        </w:rPr>
        <w:tab/>
      </w:r>
      <w:r>
        <w:rPr>
          <w:rFonts w:eastAsia="方正宋刻本秀楷简体" w:hint="eastAsia"/>
        </w:rPr>
        <w:t>是一套应用程序接口</w:t>
      </w:r>
      <w:r>
        <w:rPr>
          <w:rFonts w:eastAsia="方正宋刻本秀楷简体" w:hint="eastAsia"/>
        </w:rPr>
        <w:t>API</w:t>
      </w:r>
      <w:r>
        <w:rPr>
          <w:rFonts w:eastAsia="方正宋刻本秀楷简体" w:hint="eastAsia"/>
        </w:rPr>
        <w:t>，提供验证机制，只要使用者将验证阶段的需求告知</w:t>
      </w:r>
      <w:r>
        <w:rPr>
          <w:rFonts w:eastAsia="方正宋刻本秀楷简体" w:hint="eastAsia"/>
        </w:rPr>
        <w:t>PAM</w:t>
      </w:r>
      <w:r>
        <w:rPr>
          <w:rFonts w:eastAsia="方正宋刻本秀楷简体" w:hint="eastAsia"/>
        </w:rPr>
        <w:t>后，</w:t>
      </w:r>
      <w:r>
        <w:rPr>
          <w:rFonts w:eastAsia="方正宋刻本秀楷简体" w:hint="eastAsia"/>
        </w:rPr>
        <w:t xml:space="preserve"> PAM</w:t>
      </w:r>
      <w:r>
        <w:rPr>
          <w:rFonts w:eastAsia="方正宋刻本秀楷简体" w:hint="eastAsia"/>
        </w:rPr>
        <w:t>就能够回报使用者验证的结果（成功或失败）</w:t>
      </w:r>
    </w:p>
    <w:p w14:paraId="78216576" w14:textId="77777777" w:rsidR="007372FD" w:rsidRDefault="007372FD" w:rsidP="007372FD">
      <w:pPr>
        <w:adjustRightInd w:val="0"/>
        <w:snapToGrid w:val="0"/>
        <w:rPr>
          <w:rFonts w:eastAsia="方正宋刻本秀楷简体"/>
        </w:rPr>
      </w:pPr>
      <w:r>
        <w:rPr>
          <w:rFonts w:eastAsia="方正宋刻本秀楷简体" w:hint="eastAsia"/>
        </w:rPr>
        <w:tab/>
      </w:r>
      <w:r>
        <w:rPr>
          <w:rFonts w:eastAsia="方正宋刻本秀楷简体" w:hint="eastAsia"/>
        </w:rPr>
        <w:t>仅是一套验证的机制，又可以提供给其他程序所调用引用，不论使用什么程序，都可以使用</w:t>
      </w:r>
      <w:r>
        <w:rPr>
          <w:rFonts w:eastAsia="方正宋刻本秀楷简体" w:hint="eastAsia"/>
        </w:rPr>
        <w:t>PAM</w:t>
      </w:r>
      <w:r>
        <w:rPr>
          <w:rFonts w:eastAsia="方正宋刻本秀楷简体" w:hint="eastAsia"/>
        </w:rPr>
        <w:t>来进行验证，能让</w:t>
      </w:r>
      <w:proofErr w:type="gramStart"/>
      <w:r>
        <w:rPr>
          <w:rFonts w:eastAsia="方正宋刻本秀楷简体" w:hint="eastAsia"/>
        </w:rPr>
        <w:t>帐号</w:t>
      </w:r>
      <w:proofErr w:type="gramEnd"/>
      <w:r>
        <w:rPr>
          <w:rFonts w:eastAsia="方正宋刻本秀楷简体" w:hint="eastAsia"/>
        </w:rPr>
        <w:t>密码或者是其他方式的验证具有一致的结果</w:t>
      </w:r>
      <w:r>
        <w:rPr>
          <w:rFonts w:eastAsia="方正宋刻本秀楷简体" w:hint="eastAsia"/>
        </w:rPr>
        <w:t xml:space="preserve"> </w:t>
      </w:r>
    </w:p>
    <w:p w14:paraId="343E6085" w14:textId="77777777" w:rsidR="007372FD" w:rsidRDefault="007372FD" w:rsidP="007372FD">
      <w:pPr>
        <w:adjustRightInd w:val="0"/>
        <w:snapToGrid w:val="0"/>
        <w:rPr>
          <w:rFonts w:eastAsia="方正宋刻本秀楷简体"/>
        </w:rPr>
      </w:pPr>
      <w:r>
        <w:rPr>
          <w:rFonts w:eastAsia="方正宋刻本秀楷简体" w:hint="eastAsia"/>
        </w:rPr>
        <w:tab/>
        <w:t xml:space="preserve">PAM </w:t>
      </w:r>
      <w:r>
        <w:rPr>
          <w:rFonts w:eastAsia="方正宋刻本秀楷简体" w:hint="eastAsia"/>
        </w:rPr>
        <w:t>用来进行验证的数据称为模块</w:t>
      </w:r>
      <w:r>
        <w:rPr>
          <w:rFonts w:eastAsia="方正宋刻本秀楷简体" w:hint="eastAsia"/>
        </w:rPr>
        <w:t>Modules</w:t>
      </w:r>
      <w:r>
        <w:rPr>
          <w:rFonts w:eastAsia="方正宋刻本秀楷简体" w:hint="eastAsia"/>
        </w:rPr>
        <w:t>，每个</w:t>
      </w:r>
      <w:r>
        <w:rPr>
          <w:rFonts w:eastAsia="方正宋刻本秀楷简体" w:hint="eastAsia"/>
        </w:rPr>
        <w:t xml:space="preserve"> PAM </w:t>
      </w:r>
      <w:r>
        <w:rPr>
          <w:rFonts w:eastAsia="方正宋刻本秀楷简体" w:hint="eastAsia"/>
        </w:rPr>
        <w:t>模块的功能都不太相同。</w:t>
      </w:r>
    </w:p>
    <w:p w14:paraId="5809A382" w14:textId="77777777" w:rsidR="007372FD" w:rsidRDefault="007372FD" w:rsidP="007372FD">
      <w:pPr>
        <w:adjustRightInd w:val="0"/>
        <w:snapToGrid w:val="0"/>
        <w:rPr>
          <w:rFonts w:eastAsia="方正宋刻本秀楷简体"/>
        </w:rPr>
      </w:pPr>
      <w:r>
        <w:rPr>
          <w:rFonts w:eastAsia="方正宋刻本秀楷简体" w:hint="eastAsia"/>
        </w:rPr>
        <w:tab/>
        <w:t xml:space="preserve">PAM </w:t>
      </w:r>
      <w:r>
        <w:rPr>
          <w:rFonts w:eastAsia="方正宋刻本秀楷简体" w:hint="eastAsia"/>
        </w:rPr>
        <w:t>借由一个与程序相同文件名的配置文件来进行一连串的认证分析需求。</w:t>
      </w:r>
      <w:r>
        <w:rPr>
          <w:rFonts w:eastAsia="方正宋刻本秀楷简体" w:hint="eastAsia"/>
        </w:rPr>
        <w:t xml:space="preserve"> </w:t>
      </w:r>
    </w:p>
    <w:p w14:paraId="04D2A03A" w14:textId="77777777" w:rsidR="007372FD" w:rsidRDefault="007372FD" w:rsidP="007372FD">
      <w:pPr>
        <w:adjustRightInd w:val="0"/>
        <w:snapToGrid w:val="0"/>
        <w:rPr>
          <w:rFonts w:ascii="宋体" w:hAnsi="宋体"/>
          <w:sz w:val="24"/>
        </w:rPr>
      </w:pPr>
    </w:p>
    <w:p w14:paraId="1F597710" w14:textId="77777777" w:rsidR="007372FD" w:rsidRDefault="007372FD" w:rsidP="007372FD">
      <w:pPr>
        <w:numPr>
          <w:ilvl w:val="0"/>
          <w:numId w:val="9"/>
        </w:numPr>
        <w:adjustRightInd w:val="0"/>
        <w:snapToGrid w:val="0"/>
        <w:rPr>
          <w:rFonts w:eastAsia="方正宋刻本秀楷简体"/>
        </w:rPr>
      </w:pPr>
      <w:r>
        <w:rPr>
          <w:rFonts w:eastAsia="方正宋刻本秀楷简体" w:hint="eastAsia"/>
        </w:rPr>
        <w:t>使用者开始执行</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/bin/passwd</w:t>
      </w:r>
      <w:r>
        <w:rPr>
          <w:rFonts w:eastAsia="方正宋刻本秀楷简体" w:hint="eastAsia"/>
        </w:rPr>
        <w:t>并输入密码；</w:t>
      </w:r>
      <w:r>
        <w:rPr>
          <w:rFonts w:eastAsia="方正宋刻本秀楷简体" w:hint="eastAsia"/>
        </w:rPr>
        <w:br/>
        <w:t>2. passwd</w:t>
      </w:r>
      <w:r>
        <w:rPr>
          <w:rFonts w:eastAsia="方正宋刻本秀楷简体" w:hint="eastAsia"/>
        </w:rPr>
        <w:t>这支程序调用</w:t>
      </w:r>
      <w:r>
        <w:rPr>
          <w:rFonts w:eastAsia="方正宋刻本秀楷简体" w:hint="eastAsia"/>
        </w:rPr>
        <w:t>PAM</w:t>
      </w:r>
      <w:r>
        <w:rPr>
          <w:rFonts w:eastAsia="方正宋刻本秀楷简体" w:hint="eastAsia"/>
        </w:rPr>
        <w:t>模块进行验证；</w:t>
      </w:r>
      <w:r>
        <w:rPr>
          <w:rFonts w:eastAsia="方正宋刻本秀楷简体" w:hint="eastAsia"/>
        </w:rPr>
        <w:br/>
        <w:t>3. PAM</w:t>
      </w:r>
      <w:r>
        <w:rPr>
          <w:rFonts w:eastAsia="方正宋刻本秀楷简体" w:hint="eastAsia"/>
        </w:rPr>
        <w:t>模块会到</w:t>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pam.d</w:t>
      </w:r>
      <w:proofErr w:type="spellEnd"/>
      <w:r>
        <w:rPr>
          <w:rFonts w:eastAsia="方正宋刻本秀楷简体" w:hint="eastAsia"/>
          <w:b/>
          <w:bCs/>
        </w:rPr>
        <w:t>/</w:t>
      </w:r>
      <w:r>
        <w:rPr>
          <w:rFonts w:eastAsia="方正宋刻本秀楷简体" w:hint="eastAsia"/>
        </w:rPr>
        <w:t>找寻与程序</w:t>
      </w:r>
      <w:r>
        <w:rPr>
          <w:rFonts w:eastAsia="方正宋刻本秀楷简体" w:hint="eastAsia"/>
        </w:rPr>
        <w:t>passwd</w:t>
      </w:r>
      <w:r>
        <w:rPr>
          <w:rFonts w:eastAsia="方正宋刻本秀楷简体" w:hint="eastAsia"/>
        </w:rPr>
        <w:t>同名的配置文件；</w:t>
      </w:r>
      <w:r>
        <w:rPr>
          <w:rFonts w:eastAsia="方正宋刻本秀楷简体" w:hint="eastAsia"/>
        </w:rPr>
        <w:br/>
        <w:t xml:space="preserve">4. </w:t>
      </w:r>
      <w:r>
        <w:rPr>
          <w:rFonts w:eastAsia="方正宋刻本秀楷简体" w:hint="eastAsia"/>
        </w:rPr>
        <w:t>依据</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pam.d</w:t>
      </w:r>
      <w:proofErr w:type="spellEnd"/>
      <w:r>
        <w:rPr>
          <w:rFonts w:eastAsia="方正宋刻本秀楷简体" w:hint="eastAsia"/>
        </w:rPr>
        <w:t>/passwd</w:t>
      </w:r>
      <w:r>
        <w:rPr>
          <w:rFonts w:eastAsia="方正宋刻本秀楷简体" w:hint="eastAsia"/>
        </w:rPr>
        <w:t>内的设置，引用相关的</w:t>
      </w:r>
      <w:r>
        <w:rPr>
          <w:rFonts w:eastAsia="方正宋刻本秀楷简体" w:hint="eastAsia"/>
        </w:rPr>
        <w:t>PAM</w:t>
      </w:r>
      <w:r>
        <w:rPr>
          <w:rFonts w:eastAsia="方正宋刻本秀楷简体" w:hint="eastAsia"/>
        </w:rPr>
        <w:t>模块逐步进行验证分析；</w:t>
      </w:r>
      <w:r>
        <w:rPr>
          <w:rFonts w:eastAsia="方正宋刻本秀楷简体" w:hint="eastAsia"/>
        </w:rPr>
        <w:br/>
        <w:t xml:space="preserve">5. </w:t>
      </w:r>
      <w:r>
        <w:rPr>
          <w:rFonts w:eastAsia="方正宋刻本秀楷简体" w:hint="eastAsia"/>
        </w:rPr>
        <w:t>将验证结果（成功、失败以及其他</w:t>
      </w:r>
      <w:proofErr w:type="gramStart"/>
      <w:r>
        <w:rPr>
          <w:rFonts w:eastAsia="方正宋刻本秀楷简体" w:hint="eastAsia"/>
        </w:rPr>
        <w:t>讯息</w:t>
      </w:r>
      <w:proofErr w:type="gramEnd"/>
      <w:r>
        <w:rPr>
          <w:rFonts w:eastAsia="方正宋刻本秀楷简体" w:hint="eastAsia"/>
        </w:rPr>
        <w:t>）回传给</w:t>
      </w:r>
      <w:r>
        <w:rPr>
          <w:rFonts w:eastAsia="方正宋刻本秀楷简体" w:hint="eastAsia"/>
        </w:rPr>
        <w:t>passwd</w:t>
      </w:r>
      <w:r>
        <w:rPr>
          <w:rFonts w:eastAsia="方正宋刻本秀楷简体" w:hint="eastAsia"/>
        </w:rPr>
        <w:t>；</w:t>
      </w:r>
      <w:r>
        <w:rPr>
          <w:rFonts w:eastAsia="方正宋刻本秀楷简体" w:hint="eastAsia"/>
        </w:rPr>
        <w:br/>
        <w:t>6. passwd</w:t>
      </w:r>
      <w:r>
        <w:rPr>
          <w:rFonts w:eastAsia="方正宋刻本秀楷简体" w:hint="eastAsia"/>
        </w:rPr>
        <w:t>根据</w:t>
      </w:r>
      <w:r>
        <w:rPr>
          <w:rFonts w:eastAsia="方正宋刻本秀楷简体" w:hint="eastAsia"/>
        </w:rPr>
        <w:t>PAM</w:t>
      </w:r>
      <w:r>
        <w:rPr>
          <w:rFonts w:eastAsia="方正宋刻本秀楷简体" w:hint="eastAsia"/>
        </w:rPr>
        <w:t>回传的结果决定下一个动作（重新输入新密码或者通过验证）</w:t>
      </w:r>
      <w:r>
        <w:rPr>
          <w:rFonts w:eastAsia="方正宋刻本秀楷简体" w:hint="eastAsia"/>
        </w:rPr>
        <w:t xml:space="preserve"> </w:t>
      </w:r>
    </w:p>
    <w:p w14:paraId="463957CF" w14:textId="77777777" w:rsidR="007372FD" w:rsidRDefault="007372FD" w:rsidP="007372FD">
      <w:pPr>
        <w:adjustRightInd w:val="0"/>
        <w:snapToGrid w:val="0"/>
        <w:rPr>
          <w:rFonts w:eastAsia="方正宋刻本秀楷简体"/>
        </w:rPr>
      </w:pPr>
      <w:r>
        <w:rPr>
          <w:rFonts w:eastAsia="方正宋刻本秀楷简体" w:hint="eastAsia"/>
        </w:rPr>
        <w:tab/>
        <w:t>cat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pam.d</w:t>
      </w:r>
      <w:proofErr w:type="spellEnd"/>
      <w:r>
        <w:rPr>
          <w:rFonts w:eastAsia="方正宋刻本秀楷简体" w:hint="eastAsia"/>
        </w:rPr>
        <w:t>/passwd</w:t>
      </w:r>
      <w:r>
        <w:rPr>
          <w:rFonts w:eastAsia="方正宋刻本秀楷简体" w:hint="eastAsia"/>
        </w:rPr>
        <w:br/>
      </w:r>
      <w:r>
        <w:rPr>
          <w:rFonts w:eastAsia="方正宋刻本秀楷简体" w:hint="eastAsia"/>
        </w:rPr>
        <w:tab/>
        <w:t xml:space="preserve">#%PAM-1.0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&lt;==PAM</w:t>
      </w:r>
      <w:r>
        <w:rPr>
          <w:rFonts w:eastAsia="方正宋刻本秀楷简体" w:hint="eastAsia"/>
        </w:rPr>
        <w:t>版本的说明而已！</w:t>
      </w:r>
      <w:r>
        <w:rPr>
          <w:rFonts w:eastAsia="方正宋刻本秀楷简体" w:hint="eastAsia"/>
        </w:rPr>
        <w:br/>
      </w:r>
      <w:r>
        <w:rPr>
          <w:rFonts w:eastAsia="方正宋刻本秀楷简体" w:hint="eastAsia"/>
        </w:rPr>
        <w:tab/>
        <w:t xml:space="preserve">auth </w:t>
      </w:r>
      <w:r>
        <w:rPr>
          <w:rFonts w:eastAsia="方正宋刻本秀楷简体" w:hint="eastAsia"/>
        </w:rPr>
        <w:tab/>
      </w:r>
      <w:r>
        <w:rPr>
          <w:rFonts w:eastAsia="方正宋刻本秀楷简体" w:hint="eastAsia"/>
        </w:rPr>
        <w:tab/>
        <w:t xml:space="preserve">include </w:t>
      </w:r>
      <w:r>
        <w:rPr>
          <w:rFonts w:eastAsia="方正宋刻本秀楷简体" w:hint="eastAsia"/>
        </w:rPr>
        <w:tab/>
      </w:r>
      <w:r>
        <w:rPr>
          <w:rFonts w:eastAsia="方正宋刻本秀楷简体" w:hint="eastAsia"/>
        </w:rPr>
        <w:tab/>
        <w:t>system-auth</w:t>
      </w:r>
      <w:r>
        <w:rPr>
          <w:rFonts w:eastAsia="方正宋刻本秀楷简体" w:hint="eastAsia"/>
        </w:rPr>
        <w:tab/>
      </w:r>
      <w:r>
        <w:rPr>
          <w:rFonts w:eastAsia="方正宋刻本秀楷简体" w:hint="eastAsia"/>
        </w:rPr>
        <w:tab/>
      </w:r>
      <w:r>
        <w:rPr>
          <w:rFonts w:eastAsia="方正宋刻本秀楷简体" w:hint="eastAsia"/>
        </w:rPr>
        <w:tab/>
        <w:t xml:space="preserve"> &lt;==</w:t>
      </w:r>
      <w:r>
        <w:rPr>
          <w:rFonts w:eastAsia="方正宋刻本秀楷简体" w:hint="eastAsia"/>
        </w:rPr>
        <w:t>每一行都是一个验证的过程</w:t>
      </w:r>
      <w:r>
        <w:rPr>
          <w:rFonts w:eastAsia="方正宋刻本秀楷简体" w:hint="eastAsia"/>
        </w:rPr>
        <w:br/>
      </w:r>
      <w:r>
        <w:rPr>
          <w:rFonts w:eastAsia="方正宋刻本秀楷简体" w:hint="eastAsia"/>
        </w:rPr>
        <w:tab/>
        <w:t xml:space="preserve">account </w:t>
      </w:r>
      <w:r>
        <w:rPr>
          <w:rFonts w:eastAsia="方正宋刻本秀楷简体" w:hint="eastAsia"/>
        </w:rPr>
        <w:tab/>
      </w:r>
      <w:r>
        <w:rPr>
          <w:rFonts w:eastAsia="方正宋刻本秀楷简体" w:hint="eastAsia"/>
        </w:rPr>
        <w:tab/>
        <w:t>include</w:t>
      </w:r>
      <w:r>
        <w:rPr>
          <w:rFonts w:eastAsia="方正宋刻本秀楷简体" w:hint="eastAsia"/>
        </w:rPr>
        <w:tab/>
        <w:t xml:space="preserve"> </w:t>
      </w:r>
      <w:r>
        <w:rPr>
          <w:rFonts w:eastAsia="方正宋刻本秀楷简体" w:hint="eastAsia"/>
        </w:rPr>
        <w:tab/>
        <w:t>system-auth</w:t>
      </w:r>
      <w:r>
        <w:rPr>
          <w:rFonts w:eastAsia="方正宋刻本秀楷简体" w:hint="eastAsia"/>
        </w:rPr>
        <w:br/>
      </w:r>
      <w:r>
        <w:rPr>
          <w:rFonts w:eastAsia="方正宋刻本秀楷简体" w:hint="eastAsia"/>
        </w:rPr>
        <w:tab/>
        <w:t xml:space="preserve">password </w:t>
      </w:r>
      <w:r>
        <w:rPr>
          <w:rFonts w:eastAsia="方正宋刻本秀楷简体" w:hint="eastAsia"/>
        </w:rPr>
        <w:tab/>
      </w:r>
      <w:proofErr w:type="spellStart"/>
      <w:r>
        <w:rPr>
          <w:rFonts w:eastAsia="方正宋刻本秀楷简体" w:hint="eastAsia"/>
        </w:rPr>
        <w:t>substack</w:t>
      </w:r>
      <w:proofErr w:type="spellEnd"/>
      <w:r>
        <w:rPr>
          <w:rFonts w:eastAsia="方正宋刻本秀楷简体" w:hint="eastAsia"/>
        </w:rPr>
        <w:tab/>
      </w:r>
      <w:r>
        <w:rPr>
          <w:rFonts w:eastAsia="方正宋刻本秀楷简体" w:hint="eastAsia"/>
        </w:rPr>
        <w:tab/>
        <w:t>system-auth</w:t>
      </w:r>
      <w:r>
        <w:rPr>
          <w:rFonts w:eastAsia="方正宋刻本秀楷简体" w:hint="eastAsia"/>
        </w:rPr>
        <w:br/>
      </w:r>
      <w:r>
        <w:rPr>
          <w:rFonts w:eastAsia="方正宋刻本秀楷简体" w:hint="eastAsia"/>
        </w:rPr>
        <w:tab/>
        <w:t xml:space="preserve">-password </w:t>
      </w:r>
      <w:r>
        <w:rPr>
          <w:rFonts w:eastAsia="方正宋刻本秀楷简体" w:hint="eastAsia"/>
        </w:rPr>
        <w:tab/>
        <w:t>optional</w:t>
      </w:r>
      <w:r>
        <w:rPr>
          <w:rFonts w:eastAsia="方正宋刻本秀楷简体" w:hint="eastAsia"/>
        </w:rPr>
        <w:tab/>
      </w:r>
      <w:r>
        <w:rPr>
          <w:rFonts w:eastAsia="方正宋刻本秀楷简体" w:hint="eastAsia"/>
        </w:rPr>
        <w:tab/>
        <w:t xml:space="preserve">pam_gnome_keyring.so </w:t>
      </w:r>
      <w:proofErr w:type="spellStart"/>
      <w:r>
        <w:rPr>
          <w:rFonts w:eastAsia="方正宋刻本秀楷简体" w:hint="eastAsia"/>
        </w:rPr>
        <w:t>use_authtok</w:t>
      </w:r>
      <w:proofErr w:type="spellEnd"/>
      <w:r>
        <w:rPr>
          <w:rFonts w:eastAsia="方正宋刻本秀楷简体" w:hint="eastAsia"/>
        </w:rPr>
        <w:br/>
      </w:r>
      <w:r>
        <w:rPr>
          <w:rFonts w:eastAsia="方正宋刻本秀楷简体" w:hint="eastAsia"/>
        </w:rPr>
        <w:tab/>
        <w:t xml:space="preserve">password </w:t>
      </w:r>
      <w:r>
        <w:rPr>
          <w:rFonts w:eastAsia="方正宋刻本秀楷简体" w:hint="eastAsia"/>
        </w:rPr>
        <w:tab/>
      </w:r>
      <w:proofErr w:type="spellStart"/>
      <w:r>
        <w:rPr>
          <w:rFonts w:eastAsia="方正宋刻本秀楷简体" w:hint="eastAsia"/>
        </w:rPr>
        <w:t>substack</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proofErr w:type="spellStart"/>
      <w:r>
        <w:rPr>
          <w:rFonts w:eastAsia="方正宋刻本秀楷简体" w:hint="eastAsia"/>
        </w:rPr>
        <w:t>postlogin</w:t>
      </w:r>
      <w:proofErr w:type="spellEnd"/>
      <w:r>
        <w:rPr>
          <w:rFonts w:eastAsia="方正宋刻本秀楷简体" w:hint="eastAsia"/>
        </w:rPr>
        <w:br/>
      </w:r>
      <w:r>
        <w:rPr>
          <w:rFonts w:eastAsia="方正宋刻本秀楷简体" w:hint="eastAsia"/>
        </w:rPr>
        <w:tab/>
      </w:r>
      <w:r>
        <w:rPr>
          <w:rFonts w:eastAsia="方正宋刻本秀楷简体" w:hint="eastAsia"/>
        </w:rPr>
        <w:t>验证类别</w:t>
      </w:r>
      <w:r>
        <w:rPr>
          <w:rFonts w:eastAsia="方正宋刻本秀楷简体" w:hint="eastAsia"/>
        </w:rPr>
        <w:t xml:space="preserve"> </w:t>
      </w:r>
      <w:r>
        <w:rPr>
          <w:rFonts w:eastAsia="方正宋刻本秀楷简体" w:hint="eastAsia"/>
        </w:rPr>
        <w:tab/>
      </w:r>
      <w:r>
        <w:rPr>
          <w:rFonts w:eastAsia="方正宋刻本秀楷简体" w:hint="eastAsia"/>
        </w:rPr>
        <w:t>控制标准</w:t>
      </w:r>
      <w:r>
        <w:rPr>
          <w:rFonts w:eastAsia="方正宋刻本秀楷简体" w:hint="eastAsia"/>
        </w:rPr>
        <w:t>flag</w:t>
      </w:r>
      <w:r>
        <w:rPr>
          <w:rFonts w:eastAsia="方正宋刻本秀楷简体" w:hint="eastAsia"/>
        </w:rPr>
        <w:tab/>
        <w:t xml:space="preserve">PAM </w:t>
      </w:r>
      <w:r>
        <w:rPr>
          <w:rFonts w:eastAsia="方正宋刻本秀楷简体" w:hint="eastAsia"/>
        </w:rPr>
        <w:t>模块与该模块的参数</w:t>
      </w:r>
      <w:r>
        <w:rPr>
          <w:rFonts w:eastAsia="方正宋刻本秀楷简体" w:hint="eastAsia"/>
        </w:rPr>
        <w:t xml:space="preserve"> </w:t>
      </w:r>
    </w:p>
    <w:p w14:paraId="20EA867B" w14:textId="77777777" w:rsidR="007372FD" w:rsidRDefault="007372FD" w:rsidP="007372FD">
      <w:pPr>
        <w:adjustRightInd w:val="0"/>
        <w:snapToGrid w:val="0"/>
        <w:rPr>
          <w:rFonts w:eastAsia="方正宋刻本秀楷简体"/>
        </w:rPr>
      </w:pPr>
      <w:r>
        <w:rPr>
          <w:rFonts w:eastAsia="方正宋刻本秀楷简体" w:hint="eastAsia"/>
        </w:rPr>
        <w:tab/>
      </w:r>
      <w:r>
        <w:rPr>
          <w:rFonts w:eastAsia="方正宋刻本秀楷简体" w:hint="eastAsia"/>
        </w:rPr>
        <w:tab/>
        <w:t>include</w:t>
      </w:r>
      <w:r>
        <w:rPr>
          <w:rFonts w:eastAsia="方正宋刻本秀楷简体" w:hint="eastAsia"/>
        </w:rPr>
        <w:t>这个关键字代表“请调用后面的文件</w:t>
      </w:r>
      <w:proofErr w:type="gramStart"/>
      <w:r>
        <w:rPr>
          <w:rFonts w:eastAsia="方正宋刻本秀楷简体" w:hint="eastAsia"/>
        </w:rPr>
        <w:t>来作</w:t>
      </w:r>
      <w:proofErr w:type="gramEnd"/>
      <w:r>
        <w:rPr>
          <w:rFonts w:eastAsia="方正宋刻本秀楷简体" w:hint="eastAsia"/>
        </w:rPr>
        <w:t>为这个类别的验证”上述的每一行都要重复调用</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pam.d</w:t>
      </w:r>
      <w:proofErr w:type="spellEnd"/>
      <w:r>
        <w:rPr>
          <w:rFonts w:eastAsia="方正宋刻本秀楷简体" w:hint="eastAsia"/>
        </w:rPr>
        <w:t>/system-auth</w:t>
      </w:r>
      <w:r>
        <w:rPr>
          <w:rFonts w:eastAsia="方正宋刻本秀楷简体" w:hint="eastAsia"/>
        </w:rPr>
        <w:t>那个文件来进行验证</w:t>
      </w:r>
      <w:r>
        <w:rPr>
          <w:rFonts w:eastAsia="方正宋刻本秀楷简体" w:hint="eastAsia"/>
        </w:rPr>
        <w:t xml:space="preserve"> </w:t>
      </w:r>
    </w:p>
    <w:p w14:paraId="6035CDD6" w14:textId="77777777" w:rsidR="007372FD" w:rsidRDefault="007372FD" w:rsidP="007372FD">
      <w:pPr>
        <w:adjustRightInd w:val="0"/>
        <w:snapToGrid w:val="0"/>
        <w:rPr>
          <w:rFonts w:eastAsia="方正宋刻本秀楷简体"/>
        </w:rPr>
      </w:pPr>
    </w:p>
    <w:p w14:paraId="0B266A94" w14:textId="77777777" w:rsidR="007372FD" w:rsidRDefault="007372FD" w:rsidP="007372FD">
      <w:pPr>
        <w:adjustRightInd w:val="0"/>
        <w:snapToGrid w:val="0"/>
        <w:rPr>
          <w:rFonts w:eastAsia="方正宋刻本秀楷简体"/>
        </w:rPr>
      </w:pPr>
      <w:r>
        <w:rPr>
          <w:rFonts w:eastAsia="方正宋刻本秀楷简体" w:hint="eastAsia"/>
        </w:rPr>
        <w:t>验证类别</w:t>
      </w:r>
      <w:r>
        <w:rPr>
          <w:rFonts w:eastAsia="方正宋刻本秀楷简体" w:hint="eastAsia"/>
        </w:rPr>
        <w:t xml:space="preserve">type </w:t>
      </w:r>
      <w:r>
        <w:rPr>
          <w:rFonts w:eastAsia="方正宋刻本秀楷简体" w:hint="eastAsia"/>
        </w:rPr>
        <w:tab/>
      </w:r>
    </w:p>
    <w:p w14:paraId="5BD36F74" w14:textId="77777777" w:rsidR="007372FD" w:rsidRDefault="007372FD" w:rsidP="007372FD">
      <w:pPr>
        <w:adjustRightInd w:val="0"/>
        <w:snapToGrid w:val="0"/>
        <w:rPr>
          <w:rFonts w:eastAsia="方正宋刻本秀楷简体"/>
        </w:rPr>
      </w:pPr>
      <w:r>
        <w:rPr>
          <w:rFonts w:eastAsia="方正宋刻本秀楷简体" w:hint="eastAsia"/>
          <w:b/>
          <w:bCs/>
        </w:rPr>
        <w:t>auth</w:t>
      </w:r>
      <w:r>
        <w:rPr>
          <w:rFonts w:eastAsia="方正宋刻本秀楷简体" w:hint="eastAsia"/>
          <w:b/>
          <w:bCs/>
        </w:rPr>
        <w:tab/>
        <w:t xml:space="preserve"> authentication</w:t>
      </w:r>
      <w:r>
        <w:rPr>
          <w:rFonts w:eastAsia="方正宋刻本秀楷简体" w:hint="eastAsia"/>
          <w:b/>
          <w:bCs/>
        </w:rPr>
        <w:t>认证</w:t>
      </w:r>
      <w:r>
        <w:rPr>
          <w:rFonts w:eastAsia="方正宋刻本秀楷简体" w:hint="eastAsia"/>
        </w:rPr>
        <w:t>：通常需要密码来检验，后接模块用来检验使用者的身份。</w:t>
      </w:r>
      <w:r>
        <w:rPr>
          <w:rFonts w:eastAsia="方正宋刻本秀楷简体" w:hint="eastAsia"/>
        </w:rPr>
        <w:br/>
      </w:r>
      <w:r>
        <w:rPr>
          <w:rFonts w:eastAsia="方正宋刻本秀楷简体" w:hint="eastAsia"/>
          <w:b/>
          <w:bCs/>
        </w:rPr>
        <w:t>account</w:t>
      </w:r>
      <w:proofErr w:type="gramStart"/>
      <w:r>
        <w:rPr>
          <w:rFonts w:eastAsia="方正宋刻本秀楷简体" w:hint="eastAsia"/>
          <w:b/>
          <w:bCs/>
        </w:rPr>
        <w:t>帐号</w:t>
      </w:r>
      <w:proofErr w:type="gramEnd"/>
      <w:r>
        <w:rPr>
          <w:rFonts w:eastAsia="方正宋刻本秀楷简体" w:hint="eastAsia"/>
          <w:b/>
          <w:bCs/>
        </w:rPr>
        <w:t>：</w:t>
      </w:r>
      <w:r>
        <w:rPr>
          <w:rFonts w:eastAsia="方正宋刻本秀楷简体" w:hint="eastAsia"/>
        </w:rPr>
        <w:t>authorization</w:t>
      </w:r>
      <w:r>
        <w:rPr>
          <w:rFonts w:eastAsia="方正宋刻本秀楷简体" w:hint="eastAsia"/>
        </w:rPr>
        <w:t>授权时检验使用者是否具有正确的权限，如过期密码无法登陆</w:t>
      </w:r>
      <w:r>
        <w:rPr>
          <w:rFonts w:eastAsia="方正宋刻本秀楷简体" w:hint="eastAsia"/>
        </w:rPr>
        <w:br/>
      </w:r>
      <w:r>
        <w:rPr>
          <w:rFonts w:eastAsia="方正宋刻本秀楷简体" w:hint="eastAsia"/>
          <w:b/>
          <w:bCs/>
        </w:rPr>
        <w:t>session</w:t>
      </w:r>
      <w:r>
        <w:rPr>
          <w:rFonts w:eastAsia="方正宋刻本秀楷简体" w:hint="eastAsia"/>
          <w:b/>
          <w:bCs/>
        </w:rPr>
        <w:t>会议期间：</w:t>
      </w:r>
      <w:r>
        <w:rPr>
          <w:rFonts w:eastAsia="方正宋刻本秀楷简体" w:hint="eastAsia"/>
        </w:rPr>
        <w:t>在这次登陆或使用指令期间，</w:t>
      </w:r>
      <w:r>
        <w:rPr>
          <w:rFonts w:eastAsia="方正宋刻本秀楷简体" w:hint="eastAsia"/>
        </w:rPr>
        <w:t>PAM</w:t>
      </w:r>
      <w:r>
        <w:rPr>
          <w:rFonts w:eastAsia="方正宋刻本秀楷简体" w:hint="eastAsia"/>
        </w:rPr>
        <w:t>所给予的环境设置。</w:t>
      </w:r>
      <w:r>
        <w:rPr>
          <w:rFonts w:eastAsia="方正宋刻本秀楷简体" w:hint="eastAsia"/>
        </w:rPr>
        <w:t xml:space="preserve"> </w:t>
      </w:r>
    </w:p>
    <w:p w14:paraId="59679E1D" w14:textId="77777777" w:rsidR="007372FD" w:rsidRDefault="007372FD" w:rsidP="007372FD">
      <w:pPr>
        <w:adjustRightInd w:val="0"/>
        <w:snapToGrid w:val="0"/>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如使用</w:t>
      </w:r>
      <w:proofErr w:type="spellStart"/>
      <w:r>
        <w:rPr>
          <w:rFonts w:eastAsia="方正宋刻本秀楷简体" w:hint="eastAsia"/>
        </w:rPr>
        <w:t>su</w:t>
      </w:r>
      <w:proofErr w:type="spellEnd"/>
      <w:r>
        <w:rPr>
          <w:rFonts w:eastAsia="方正宋刻本秀楷简体" w:hint="eastAsia"/>
        </w:rPr>
        <w:t>或</w:t>
      </w:r>
      <w:proofErr w:type="spellStart"/>
      <w:r>
        <w:rPr>
          <w:rFonts w:eastAsia="方正宋刻本秀楷简体" w:hint="eastAsia"/>
        </w:rPr>
        <w:t>sudo</w:t>
      </w:r>
      <w:proofErr w:type="spellEnd"/>
      <w:r>
        <w:rPr>
          <w:rFonts w:eastAsia="方正宋刻本秀楷简体" w:hint="eastAsia"/>
        </w:rPr>
        <w:t>可在</w:t>
      </w:r>
      <w:r>
        <w:rPr>
          <w:rFonts w:eastAsia="方正宋刻本秀楷简体" w:hint="eastAsia"/>
        </w:rPr>
        <w:t>/var/log/secure</w:t>
      </w:r>
      <w:r>
        <w:rPr>
          <w:rFonts w:eastAsia="方正宋刻本秀楷简体" w:hint="eastAsia"/>
        </w:rPr>
        <w:t>里发现关于</w:t>
      </w:r>
      <w:r>
        <w:rPr>
          <w:rFonts w:eastAsia="方正宋刻本秀楷简体" w:hint="eastAsia"/>
        </w:rPr>
        <w:t>pam</w:t>
      </w:r>
      <w:r>
        <w:rPr>
          <w:rFonts w:eastAsia="方正宋刻本秀楷简体" w:hint="eastAsia"/>
        </w:rPr>
        <w:t>的说明，而且记载</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的数据是“</w:t>
      </w:r>
      <w:r>
        <w:rPr>
          <w:rFonts w:eastAsia="方正宋刻本秀楷简体" w:hint="eastAsia"/>
        </w:rPr>
        <w:t>session open, session close</w:t>
      </w:r>
      <w:r>
        <w:rPr>
          <w:rFonts w:eastAsia="方正宋刻本秀楷简体" w:hint="eastAsia"/>
        </w:rPr>
        <w:t>”的信息！</w:t>
      </w:r>
      <w:r>
        <w:rPr>
          <w:rFonts w:eastAsia="方正宋刻本秀楷简体" w:hint="eastAsia"/>
        </w:rPr>
        <w:br/>
      </w:r>
      <w:r>
        <w:rPr>
          <w:rFonts w:eastAsia="方正宋刻本秀楷简体" w:hint="eastAsia"/>
          <w:b/>
          <w:bCs/>
        </w:rPr>
        <w:t>password</w:t>
      </w:r>
      <w:r>
        <w:rPr>
          <w:rFonts w:eastAsia="方正宋刻本秀楷简体" w:hint="eastAsia"/>
          <w:b/>
          <w:bCs/>
        </w:rPr>
        <w:t>密码：</w:t>
      </w:r>
      <w:r>
        <w:rPr>
          <w:rFonts w:eastAsia="方正宋刻本秀楷简体" w:hint="eastAsia"/>
        </w:rPr>
        <w:t>提供验证的修订工作时，就是修改</w:t>
      </w:r>
      <w:r>
        <w:rPr>
          <w:rFonts w:eastAsia="方正宋刻本秀楷简体" w:hint="eastAsia"/>
        </w:rPr>
        <w:t>/</w:t>
      </w:r>
      <w:r>
        <w:rPr>
          <w:rFonts w:eastAsia="方正宋刻本秀楷简体" w:hint="eastAsia"/>
        </w:rPr>
        <w:t>变更密码</w:t>
      </w:r>
    </w:p>
    <w:p w14:paraId="7729AABB" w14:textId="77777777" w:rsidR="007372FD" w:rsidRDefault="007372FD" w:rsidP="007372FD">
      <w:pPr>
        <w:adjustRightInd w:val="0"/>
        <w:snapToGrid w:val="0"/>
        <w:rPr>
          <w:rFonts w:eastAsia="方正宋刻本秀楷简体"/>
        </w:rPr>
      </w:pPr>
      <w:r>
        <w:rPr>
          <w:rFonts w:eastAsia="方正宋刻本秀楷简体" w:hint="eastAsia"/>
        </w:rPr>
        <w:tab/>
      </w:r>
      <w:r>
        <w:rPr>
          <w:rFonts w:eastAsia="方正宋刻本秀楷简体" w:hint="eastAsia"/>
        </w:rPr>
        <w:t>顺序：</w:t>
      </w:r>
      <w:r>
        <w:rPr>
          <w:rFonts w:ascii="??Regular" w:eastAsia="??Regular" w:hAnsi="??Regular" w:cs="??Regular"/>
          <w:color w:val="000000"/>
          <w:sz w:val="14"/>
          <w:szCs w:val="14"/>
        </w:rPr>
        <w:t>要先验证身份</w:t>
      </w:r>
      <w:r>
        <w:rPr>
          <w:rFonts w:ascii="ArialRegular" w:eastAsia="ArialRegular" w:hAnsi="ArialRegular" w:cs="ArialRegular"/>
          <w:color w:val="000000"/>
          <w:sz w:val="16"/>
          <w:szCs w:val="16"/>
        </w:rPr>
        <w:t>auth</w:t>
      </w:r>
      <w:r>
        <w:rPr>
          <w:rFonts w:ascii="??Regular" w:eastAsia="??Regular" w:hAnsi="??Regular" w:cs="??Regular"/>
          <w:color w:val="000000"/>
          <w:sz w:val="14"/>
          <w:szCs w:val="14"/>
        </w:rPr>
        <w:t>后，给予适当的授权与权限设置</w:t>
      </w:r>
      <w:r>
        <w:rPr>
          <w:rFonts w:ascii="ArialRegular" w:eastAsia="ArialRegular" w:hAnsi="ArialRegular" w:cs="ArialRegular"/>
          <w:color w:val="000000"/>
          <w:sz w:val="16"/>
          <w:szCs w:val="16"/>
        </w:rPr>
        <w:t>account</w:t>
      </w:r>
      <w:r>
        <w:rPr>
          <w:rFonts w:ascii="??Regular" w:eastAsia="??Regular" w:hAnsi="??Regular" w:cs="??Regular"/>
          <w:color w:val="000000"/>
          <w:sz w:val="14"/>
          <w:szCs w:val="14"/>
        </w:rPr>
        <w:t>，才需要记录登陆与登出的信息</w:t>
      </w:r>
      <w:r>
        <w:rPr>
          <w:rFonts w:ascii="ArialRegular" w:eastAsia="ArialRegular" w:hAnsi="ArialRegular" w:cs="ArialRegular"/>
          <w:color w:val="000000"/>
          <w:sz w:val="16"/>
          <w:szCs w:val="16"/>
        </w:rPr>
        <w:t>session</w:t>
      </w:r>
      <w:r>
        <w:rPr>
          <w:rFonts w:ascii="ArialRegular" w:hAnsi="ArialRegular" w:cs="ArialRegular" w:hint="eastAsia"/>
          <w:color w:val="000000"/>
          <w:sz w:val="16"/>
          <w:szCs w:val="16"/>
        </w:rPr>
        <w:t>，</w:t>
      </w:r>
      <w:proofErr w:type="gramStart"/>
      <w:r>
        <w:rPr>
          <w:rFonts w:ascii="??Regular" w:eastAsia="??Regular" w:hAnsi="??Regular" w:cs="??Regular"/>
          <w:color w:val="000000"/>
          <w:sz w:val="14"/>
          <w:szCs w:val="14"/>
        </w:rPr>
        <w:t>如运行</w:t>
      </w:r>
      <w:proofErr w:type="gramEnd"/>
      <w:r>
        <w:rPr>
          <w:rFonts w:ascii="??Regular" w:eastAsia="??Regular" w:hAnsi="??Regular" w:cs="??Regular"/>
          <w:color w:val="000000"/>
          <w:sz w:val="14"/>
          <w:szCs w:val="14"/>
        </w:rPr>
        <w:t>期间需要密码修订</w:t>
      </w:r>
      <w:r>
        <w:rPr>
          <w:rFonts w:ascii="??Regular" w:hAnsi="??Regular" w:cs="??Regular" w:hint="eastAsia"/>
          <w:color w:val="000000"/>
          <w:sz w:val="14"/>
          <w:szCs w:val="14"/>
        </w:rPr>
        <w:t>才用到</w:t>
      </w:r>
      <w:r>
        <w:rPr>
          <w:rFonts w:ascii="ArialRegular" w:eastAsia="ArialRegular" w:hAnsi="ArialRegular" w:cs="ArialRegular"/>
          <w:color w:val="000000"/>
          <w:sz w:val="16"/>
          <w:szCs w:val="16"/>
        </w:rPr>
        <w:t>password</w:t>
      </w:r>
      <w:r>
        <w:rPr>
          <w:rFonts w:ascii="宋体" w:hAnsi="宋体"/>
          <w:sz w:val="24"/>
        </w:rPr>
        <w:t xml:space="preserve"> </w:t>
      </w:r>
    </w:p>
    <w:p w14:paraId="1487ACDD" w14:textId="77777777" w:rsidR="007372FD" w:rsidRDefault="007372FD" w:rsidP="007372FD">
      <w:pPr>
        <w:adjustRightInd w:val="0"/>
        <w:snapToGrid w:val="0"/>
        <w:rPr>
          <w:rFonts w:eastAsia="方正宋刻本秀楷简体"/>
        </w:rPr>
      </w:pPr>
    </w:p>
    <w:p w14:paraId="33FF678A" w14:textId="77777777" w:rsidR="007372FD" w:rsidRDefault="007372FD" w:rsidP="007372FD">
      <w:pPr>
        <w:adjustRightInd w:val="0"/>
        <w:snapToGrid w:val="0"/>
        <w:rPr>
          <w:rFonts w:ascii="??Regular" w:hAnsi="??Regular" w:cs="??Regular"/>
          <w:color w:val="000000"/>
          <w:sz w:val="14"/>
          <w:szCs w:val="14"/>
        </w:rPr>
      </w:pPr>
      <w:r>
        <w:rPr>
          <w:rFonts w:eastAsia="方正宋刻本秀楷简体" w:hint="eastAsia"/>
        </w:rPr>
        <w:t>控制标准</w:t>
      </w:r>
      <w:r>
        <w:rPr>
          <w:rFonts w:eastAsia="方正宋刻本秀楷简体" w:hint="eastAsia"/>
        </w:rPr>
        <w:t>control flag</w:t>
      </w:r>
      <w:r>
        <w:rPr>
          <w:rFonts w:eastAsia="方正宋刻本秀楷简体" w:hint="eastAsia"/>
        </w:rPr>
        <w:tab/>
      </w:r>
      <w:r>
        <w:rPr>
          <w:rFonts w:eastAsia="方正宋刻本秀楷简体" w:hint="eastAsia"/>
        </w:rPr>
        <w:tab/>
      </w:r>
      <w:r>
        <w:rPr>
          <w:rFonts w:ascii="??Regular" w:eastAsia="??Regular" w:hAnsi="??Regular" w:cs="??Regular"/>
          <w:color w:val="000000"/>
          <w:sz w:val="14"/>
          <w:szCs w:val="14"/>
        </w:rPr>
        <w:t>验证通过的标准</w:t>
      </w:r>
      <w:r>
        <w:rPr>
          <w:rFonts w:ascii="??Regular" w:hAnsi="??Regular" w:cs="??Regular" w:hint="eastAsia"/>
          <w:color w:val="000000"/>
          <w:sz w:val="14"/>
          <w:szCs w:val="14"/>
        </w:rPr>
        <w:t>，放行方式</w:t>
      </w:r>
    </w:p>
    <w:p w14:paraId="6833D705" w14:textId="77777777" w:rsidR="007372FD" w:rsidRDefault="007372FD" w:rsidP="007372FD">
      <w:pPr>
        <w:adjustRightInd w:val="0"/>
        <w:snapToGrid w:val="0"/>
        <w:rPr>
          <w:rFonts w:eastAsia="方正宋刻本秀楷简体"/>
        </w:rPr>
      </w:pPr>
      <w:r>
        <w:rPr>
          <w:rFonts w:eastAsia="方正宋刻本秀楷简体" w:hint="eastAsia"/>
        </w:rPr>
        <w:t>required</w:t>
      </w:r>
      <w:r>
        <w:rPr>
          <w:rFonts w:eastAsia="方正宋刻本秀楷简体" w:hint="eastAsia"/>
        </w:rPr>
        <w:br/>
      </w:r>
      <w:r>
        <w:rPr>
          <w:rFonts w:eastAsia="方正宋刻本秀楷简体" w:hint="eastAsia"/>
        </w:rPr>
        <w:t>此验证若成功则带</w:t>
      </w:r>
      <w:r>
        <w:rPr>
          <w:rFonts w:eastAsia="方正宋刻本秀楷简体" w:hint="eastAsia"/>
        </w:rPr>
        <w:t>success</w:t>
      </w:r>
      <w:r>
        <w:rPr>
          <w:rFonts w:eastAsia="方正宋刻本秀楷简体" w:hint="eastAsia"/>
        </w:rPr>
        <w:t>标志，若失败则带有</w:t>
      </w:r>
      <w:r>
        <w:rPr>
          <w:rFonts w:eastAsia="方正宋刻本秀楷简体" w:hint="eastAsia"/>
        </w:rPr>
        <w:t xml:space="preserve"> failure </w:t>
      </w:r>
      <w:r>
        <w:rPr>
          <w:rFonts w:eastAsia="方正宋刻本秀楷简体" w:hint="eastAsia"/>
        </w:rPr>
        <w:t>的标志，但不论成功或失败都会继续后续的验证流程。</w:t>
      </w:r>
      <w:r>
        <w:rPr>
          <w:rFonts w:eastAsia="方正宋刻本秀楷简体" w:hint="eastAsia"/>
        </w:rPr>
        <w:br/>
      </w:r>
      <w:r>
        <w:rPr>
          <w:rFonts w:eastAsia="方正宋刻本秀楷简体" w:hint="eastAsia"/>
        </w:rPr>
        <w:t>由于后续的验证流程可以继续进行，因此相当有利于数据的登录</w:t>
      </w:r>
      <w:r>
        <w:rPr>
          <w:rFonts w:eastAsia="方正宋刻本秀楷简体" w:hint="eastAsia"/>
        </w:rPr>
        <w:t xml:space="preserve"> </w:t>
      </w:r>
      <w:r>
        <w:rPr>
          <w:rFonts w:eastAsia="方正宋刻本秀楷简体" w:hint="eastAsia"/>
        </w:rPr>
        <w:t>（</w:t>
      </w:r>
      <w:r>
        <w:rPr>
          <w:rFonts w:eastAsia="方正宋刻本秀楷简体" w:hint="eastAsia"/>
        </w:rPr>
        <w:t>log</w:t>
      </w:r>
      <w:r>
        <w:rPr>
          <w:rFonts w:eastAsia="方正宋刻本秀楷简体" w:hint="eastAsia"/>
        </w:rPr>
        <w:t>）</w:t>
      </w:r>
      <w:r>
        <w:rPr>
          <w:rFonts w:eastAsia="方正宋刻本秀楷简体" w:hint="eastAsia"/>
        </w:rPr>
        <w:t xml:space="preserve"> </w:t>
      </w:r>
      <w:r>
        <w:rPr>
          <w:rFonts w:eastAsia="方正宋刻本秀楷简体" w:hint="eastAsia"/>
        </w:rPr>
        <w:t>，这也是</w:t>
      </w:r>
      <w:r>
        <w:rPr>
          <w:rFonts w:eastAsia="方正宋刻本秀楷简体" w:hint="eastAsia"/>
        </w:rPr>
        <w:t xml:space="preserve"> PAM </w:t>
      </w:r>
      <w:r>
        <w:rPr>
          <w:rFonts w:eastAsia="方正宋刻本秀楷简体" w:hint="eastAsia"/>
        </w:rPr>
        <w:t>最常使用</w:t>
      </w:r>
      <w:r>
        <w:rPr>
          <w:rFonts w:eastAsia="方正宋刻本秀楷简体" w:hint="eastAsia"/>
        </w:rPr>
        <w:t xml:space="preserve"> required </w:t>
      </w:r>
      <w:r>
        <w:rPr>
          <w:rFonts w:eastAsia="方正宋刻本秀楷简体" w:hint="eastAsia"/>
        </w:rPr>
        <w:t>的原因。</w:t>
      </w:r>
      <w:r>
        <w:rPr>
          <w:rFonts w:eastAsia="方正宋刻本秀楷简体" w:hint="eastAsia"/>
        </w:rPr>
        <w:br/>
        <w:t>requisite</w:t>
      </w:r>
      <w:r>
        <w:rPr>
          <w:rFonts w:eastAsia="方正宋刻本秀楷简体" w:hint="eastAsia"/>
        </w:rPr>
        <w:br/>
      </w:r>
      <w:r>
        <w:rPr>
          <w:rFonts w:eastAsia="方正宋刻本秀楷简体" w:hint="eastAsia"/>
        </w:rPr>
        <w:t>若验证失败则立刻回报原程序</w:t>
      </w:r>
      <w:r>
        <w:rPr>
          <w:rFonts w:eastAsia="方正宋刻本秀楷简体" w:hint="eastAsia"/>
        </w:rPr>
        <w:t xml:space="preserve"> failure </w:t>
      </w:r>
      <w:r>
        <w:rPr>
          <w:rFonts w:eastAsia="方正宋刻本秀楷简体" w:hint="eastAsia"/>
        </w:rPr>
        <w:t>的标志，并终止后续的验证流程。若验证成功则带有</w:t>
      </w:r>
      <w:r>
        <w:rPr>
          <w:rFonts w:eastAsia="方正宋刻本秀楷简体" w:hint="eastAsia"/>
        </w:rPr>
        <w:t xml:space="preserve"> success </w:t>
      </w:r>
      <w:r>
        <w:rPr>
          <w:rFonts w:eastAsia="方正宋刻本秀楷简体" w:hint="eastAsia"/>
        </w:rPr>
        <w:t>的标志并继续后续的验证流程。</w:t>
      </w:r>
      <w:r>
        <w:rPr>
          <w:rFonts w:eastAsia="方正宋刻本秀楷简体" w:hint="eastAsia"/>
        </w:rPr>
        <w:t xml:space="preserve"> </w:t>
      </w:r>
    </w:p>
    <w:p w14:paraId="27CCDC5F" w14:textId="77777777" w:rsidR="007372FD" w:rsidRDefault="007372FD" w:rsidP="007372FD">
      <w:pPr>
        <w:adjustRightInd w:val="0"/>
        <w:snapToGrid w:val="0"/>
        <w:rPr>
          <w:rFonts w:eastAsia="方正宋刻本秀楷简体"/>
        </w:rPr>
      </w:pPr>
      <w:r>
        <w:rPr>
          <w:rFonts w:eastAsia="方正宋刻本秀楷简体" w:hint="eastAsia"/>
        </w:rPr>
        <w:t>这个项目与</w:t>
      </w:r>
      <w:r>
        <w:rPr>
          <w:rFonts w:eastAsia="方正宋刻本秀楷简体" w:hint="eastAsia"/>
        </w:rPr>
        <w:t xml:space="preserve"> required </w:t>
      </w:r>
      <w:r>
        <w:rPr>
          <w:rFonts w:eastAsia="方正宋刻本秀楷简体" w:hint="eastAsia"/>
        </w:rPr>
        <w:t>最大的差异，就在于失败的时候还要不要继续验证下去？由于</w:t>
      </w:r>
      <w:r>
        <w:rPr>
          <w:rFonts w:eastAsia="方正宋刻本秀楷简体" w:hint="eastAsia"/>
        </w:rPr>
        <w:t xml:space="preserve"> requisite </w:t>
      </w:r>
      <w:r>
        <w:rPr>
          <w:rFonts w:eastAsia="方正宋刻本秀楷简体" w:hint="eastAsia"/>
        </w:rPr>
        <w:t>是失败就终止，</w:t>
      </w:r>
      <w:r>
        <w:rPr>
          <w:rFonts w:eastAsia="方正宋刻本秀楷简体" w:hint="eastAsia"/>
        </w:rPr>
        <w:t xml:space="preserve"> </w:t>
      </w:r>
      <w:r>
        <w:rPr>
          <w:rFonts w:eastAsia="方正宋刻本秀楷简体" w:hint="eastAsia"/>
        </w:rPr>
        <w:t>因此失败时所产生的</w:t>
      </w:r>
      <w:r>
        <w:rPr>
          <w:rFonts w:eastAsia="方正宋刻本秀楷简体" w:hint="eastAsia"/>
        </w:rPr>
        <w:t xml:space="preserve"> PAM </w:t>
      </w:r>
      <w:r>
        <w:rPr>
          <w:rFonts w:eastAsia="方正宋刻本秀楷简体" w:hint="eastAsia"/>
        </w:rPr>
        <w:t>信息就无法通过后续的模块来记录了。</w:t>
      </w:r>
      <w:r>
        <w:rPr>
          <w:rFonts w:eastAsia="方正宋刻本秀楷简体" w:hint="eastAsia"/>
        </w:rPr>
        <w:br/>
        <w:t>sufficient</w:t>
      </w:r>
      <w:r>
        <w:rPr>
          <w:rFonts w:eastAsia="方正宋刻本秀楷简体" w:hint="eastAsia"/>
        </w:rPr>
        <w:br/>
      </w:r>
      <w:r>
        <w:rPr>
          <w:rFonts w:eastAsia="方正宋刻本秀楷简体" w:hint="eastAsia"/>
        </w:rPr>
        <w:lastRenderedPageBreak/>
        <w:t>若验证成功则立刻回传</w:t>
      </w:r>
      <w:r>
        <w:rPr>
          <w:rFonts w:eastAsia="方正宋刻本秀楷简体" w:hint="eastAsia"/>
        </w:rPr>
        <w:t xml:space="preserve"> success </w:t>
      </w:r>
      <w:r>
        <w:rPr>
          <w:rFonts w:eastAsia="方正宋刻本秀楷简体" w:hint="eastAsia"/>
        </w:rPr>
        <w:t>给原程序，并终止后续的验证流程；若验证失败则带有</w:t>
      </w:r>
      <w:r>
        <w:rPr>
          <w:rFonts w:eastAsia="方正宋刻本秀楷简体" w:hint="eastAsia"/>
        </w:rPr>
        <w:t xml:space="preserve"> failure </w:t>
      </w:r>
      <w:r>
        <w:rPr>
          <w:rFonts w:eastAsia="方正宋刻本秀楷简体" w:hint="eastAsia"/>
        </w:rPr>
        <w:t>标志并继续后续的验证流程。与</w:t>
      </w:r>
      <w:r>
        <w:rPr>
          <w:rFonts w:eastAsia="方正宋刻本秀楷简体" w:hint="eastAsia"/>
        </w:rPr>
        <w:t xml:space="preserve"> </w:t>
      </w:r>
      <w:proofErr w:type="spellStart"/>
      <w:r>
        <w:rPr>
          <w:rFonts w:eastAsia="方正宋刻本秀楷简体" w:hint="eastAsia"/>
        </w:rPr>
        <w:t>requisits</w:t>
      </w:r>
      <w:proofErr w:type="spellEnd"/>
      <w:r>
        <w:rPr>
          <w:rFonts w:eastAsia="方正宋刻本秀楷简体" w:hint="eastAsia"/>
        </w:rPr>
        <w:t xml:space="preserve"> </w:t>
      </w:r>
      <w:r>
        <w:rPr>
          <w:rFonts w:eastAsia="方正宋刻本秀楷简体" w:hint="eastAsia"/>
        </w:rPr>
        <w:t>刚好相反！</w:t>
      </w:r>
      <w:r>
        <w:rPr>
          <w:rFonts w:eastAsia="方正宋刻本秀楷简体" w:hint="eastAsia"/>
        </w:rPr>
        <w:br/>
        <w:t>optional</w:t>
      </w:r>
      <w:r>
        <w:rPr>
          <w:rFonts w:eastAsia="方正宋刻本秀楷简体" w:hint="eastAsia"/>
        </w:rPr>
        <w:br/>
      </w:r>
      <w:r>
        <w:rPr>
          <w:rFonts w:eastAsia="方正宋刻本秀楷简体" w:hint="eastAsia"/>
        </w:rPr>
        <w:t>这个模块控制项目大多是在显示</w:t>
      </w:r>
      <w:proofErr w:type="gramStart"/>
      <w:r>
        <w:rPr>
          <w:rFonts w:eastAsia="方正宋刻本秀楷简体" w:hint="eastAsia"/>
        </w:rPr>
        <w:t>讯息</w:t>
      </w:r>
      <w:proofErr w:type="gramEnd"/>
      <w:r>
        <w:rPr>
          <w:rFonts w:eastAsia="方正宋刻本秀楷简体" w:hint="eastAsia"/>
        </w:rPr>
        <w:t>而已，并不是用在验证方面</w:t>
      </w:r>
    </w:p>
    <w:p w14:paraId="792EDE28" w14:textId="69902EAF" w:rsidR="007372FD" w:rsidRDefault="007372FD" w:rsidP="007372FD">
      <w:pPr>
        <w:adjustRightInd w:val="0"/>
        <w:snapToGrid w:val="0"/>
        <w:rPr>
          <w:rFonts w:eastAsia="方正宋刻本秀楷简体"/>
        </w:rPr>
      </w:pPr>
      <w:r>
        <w:rPr>
          <w:noProof/>
        </w:rPr>
        <w:drawing>
          <wp:anchor distT="0" distB="0" distL="114300" distR="114300" simplePos="0" relativeHeight="251660304" behindDoc="0" locked="0" layoutInCell="1" allowOverlap="1" wp14:anchorId="78FAB49B" wp14:editId="06A1002B">
            <wp:simplePos x="0" y="0"/>
            <wp:positionH relativeFrom="column">
              <wp:posOffset>3449955</wp:posOffset>
            </wp:positionH>
            <wp:positionV relativeFrom="paragraph">
              <wp:posOffset>73660</wp:posOffset>
            </wp:positionV>
            <wp:extent cx="1683385" cy="2360930"/>
            <wp:effectExtent l="0" t="0" r="0" b="1270"/>
            <wp:wrapSquare wrapText="bothSides"/>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3385" cy="236093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60DA6D6" w14:textId="77777777" w:rsidR="007372FD" w:rsidRDefault="007372FD" w:rsidP="007372FD">
      <w:pPr>
        <w:adjustRightInd w:val="0"/>
        <w:snapToGrid w:val="0"/>
        <w:rPr>
          <w:rFonts w:eastAsia="方正宋刻本秀楷简体"/>
        </w:rPr>
      </w:pPr>
      <w:r>
        <w:rPr>
          <w:rFonts w:eastAsia="方正宋刻本秀楷简体" w:hint="eastAsia"/>
        </w:rPr>
        <w:t xml:space="preserve">PAM </w:t>
      </w:r>
      <w:r>
        <w:rPr>
          <w:rFonts w:eastAsia="方正宋刻本秀楷简体" w:hint="eastAsia"/>
        </w:rPr>
        <w:t>模块与该模块的参数</w:t>
      </w:r>
    </w:p>
    <w:p w14:paraId="24C60E6D" w14:textId="77777777" w:rsidR="007372FD" w:rsidRDefault="007372FD" w:rsidP="007372FD">
      <w:pPr>
        <w:adjustRightInd w:val="0"/>
        <w:snapToGrid w:val="0"/>
        <w:rPr>
          <w:rFonts w:eastAsia="方正宋刻本秀楷简体"/>
        </w:rPr>
      </w:pPr>
      <w:r>
        <w:rPr>
          <w:rFonts w:eastAsia="方正宋刻本秀楷简体"/>
        </w:rPr>
        <w:t>/</w:t>
      </w:r>
      <w:proofErr w:type="spellStart"/>
      <w:r>
        <w:rPr>
          <w:rFonts w:eastAsia="方正宋刻本秀楷简体"/>
        </w:rPr>
        <w:t>etc</w:t>
      </w:r>
      <w:proofErr w:type="spellEnd"/>
      <w:r>
        <w:rPr>
          <w:rFonts w:eastAsia="方正宋刻本秀楷简体"/>
        </w:rPr>
        <w:t>/</w:t>
      </w:r>
      <w:proofErr w:type="spellStart"/>
      <w:r>
        <w:rPr>
          <w:rFonts w:eastAsia="方正宋刻本秀楷简体"/>
        </w:rPr>
        <w:t>pam.d</w:t>
      </w:r>
      <w:proofErr w:type="spellEnd"/>
      <w:r>
        <w:rPr>
          <w:rFonts w:eastAsia="方正宋刻本秀楷简体"/>
        </w:rPr>
        <w:t>/*</w:t>
      </w:r>
      <w:r>
        <w:rPr>
          <w:rFonts w:eastAsia="方正宋刻本秀楷简体" w:hint="eastAsia"/>
        </w:rPr>
        <w:t>：每个程序个别的</w:t>
      </w:r>
      <w:r>
        <w:rPr>
          <w:rFonts w:eastAsia="方正宋刻本秀楷简体" w:hint="eastAsia"/>
        </w:rPr>
        <w:t xml:space="preserve"> </w:t>
      </w:r>
      <w:r>
        <w:rPr>
          <w:rFonts w:eastAsia="方正宋刻本秀楷简体"/>
        </w:rPr>
        <w:t xml:space="preserve">PAM </w:t>
      </w:r>
      <w:r>
        <w:rPr>
          <w:rFonts w:eastAsia="方正宋刻本秀楷简体" w:hint="eastAsia"/>
        </w:rPr>
        <w:t>配置文件；</w:t>
      </w:r>
      <w:r>
        <w:rPr>
          <w:rFonts w:eastAsia="方正宋刻本秀楷简体" w:hint="eastAsia"/>
        </w:rPr>
        <w:br/>
        <w:t xml:space="preserve"> </w:t>
      </w:r>
      <w:r>
        <w:rPr>
          <w:rFonts w:eastAsia="方正宋刻本秀楷简体"/>
        </w:rPr>
        <w:t>/lib64/security/*</w:t>
      </w:r>
      <w:r>
        <w:rPr>
          <w:rFonts w:eastAsia="方正宋刻本秀楷简体" w:hint="eastAsia"/>
        </w:rPr>
        <w:t>：</w:t>
      </w:r>
      <w:r>
        <w:rPr>
          <w:rFonts w:eastAsia="方正宋刻本秀楷简体"/>
        </w:rPr>
        <w:t xml:space="preserve">PAM </w:t>
      </w:r>
      <w:r>
        <w:rPr>
          <w:rFonts w:eastAsia="方正宋刻本秀楷简体" w:hint="eastAsia"/>
        </w:rPr>
        <w:t>模块文件的实际放置目录；</w:t>
      </w:r>
      <w:r>
        <w:rPr>
          <w:rFonts w:eastAsia="方正宋刻本秀楷简体" w:hint="eastAsia"/>
        </w:rPr>
        <w:br/>
        <w:t xml:space="preserve"> </w:t>
      </w:r>
      <w:r>
        <w:rPr>
          <w:rFonts w:eastAsia="方正宋刻本秀楷简体"/>
        </w:rPr>
        <w:t>/</w:t>
      </w:r>
      <w:proofErr w:type="spellStart"/>
      <w:r>
        <w:rPr>
          <w:rFonts w:eastAsia="方正宋刻本秀楷简体"/>
        </w:rPr>
        <w:t>etc</w:t>
      </w:r>
      <w:proofErr w:type="spellEnd"/>
      <w:r>
        <w:rPr>
          <w:rFonts w:eastAsia="方正宋刻本秀楷简体"/>
        </w:rPr>
        <w:t>/security/*</w:t>
      </w:r>
      <w:r>
        <w:rPr>
          <w:rFonts w:eastAsia="方正宋刻本秀楷简体" w:hint="eastAsia"/>
        </w:rPr>
        <w:t>：其他</w:t>
      </w:r>
      <w:r>
        <w:rPr>
          <w:rFonts w:eastAsia="方正宋刻本秀楷简体" w:hint="eastAsia"/>
        </w:rPr>
        <w:t xml:space="preserve"> </w:t>
      </w:r>
      <w:r>
        <w:rPr>
          <w:rFonts w:eastAsia="方正宋刻本秀楷简体"/>
        </w:rPr>
        <w:t xml:space="preserve">PAM </w:t>
      </w:r>
      <w:r>
        <w:rPr>
          <w:rFonts w:eastAsia="方正宋刻本秀楷简体" w:hint="eastAsia"/>
        </w:rPr>
        <w:t>环境的配置文件；</w:t>
      </w:r>
      <w:r>
        <w:rPr>
          <w:rFonts w:eastAsia="方正宋刻本秀楷简体" w:hint="eastAsia"/>
        </w:rPr>
        <w:br/>
        <w:t xml:space="preserve"> </w:t>
      </w:r>
      <w:r>
        <w:rPr>
          <w:rFonts w:eastAsia="方正宋刻本秀楷简体"/>
        </w:rPr>
        <w:t>/</w:t>
      </w:r>
      <w:proofErr w:type="spellStart"/>
      <w:r>
        <w:rPr>
          <w:rFonts w:eastAsia="方正宋刻本秀楷简体"/>
        </w:rPr>
        <w:t>usr</w:t>
      </w:r>
      <w:proofErr w:type="spellEnd"/>
      <w:r>
        <w:rPr>
          <w:rFonts w:eastAsia="方正宋刻本秀楷简体"/>
        </w:rPr>
        <w:t>/share/doc/pam-*/</w:t>
      </w:r>
      <w:r>
        <w:rPr>
          <w:rFonts w:eastAsia="方正宋刻本秀楷简体" w:hint="eastAsia"/>
        </w:rPr>
        <w:t>：详细的</w:t>
      </w:r>
      <w:r>
        <w:rPr>
          <w:rFonts w:eastAsia="方正宋刻本秀楷简体" w:hint="eastAsia"/>
        </w:rPr>
        <w:t xml:space="preserve"> </w:t>
      </w:r>
      <w:r>
        <w:rPr>
          <w:rFonts w:eastAsia="方正宋刻本秀楷简体"/>
        </w:rPr>
        <w:t xml:space="preserve">PAM </w:t>
      </w:r>
      <w:r>
        <w:rPr>
          <w:rFonts w:eastAsia="方正宋刻本秀楷简体" w:hint="eastAsia"/>
        </w:rPr>
        <w:t>说明文件</w:t>
      </w:r>
      <w:r>
        <w:rPr>
          <w:rFonts w:eastAsia="方正宋刻本秀楷简体" w:hint="eastAsia"/>
        </w:rPr>
        <w:t xml:space="preserve"> </w:t>
      </w:r>
    </w:p>
    <w:p w14:paraId="5D24254A" w14:textId="77777777" w:rsidR="007372FD" w:rsidRDefault="007372FD" w:rsidP="007372FD">
      <w:pPr>
        <w:adjustRightInd w:val="0"/>
        <w:snapToGrid w:val="0"/>
        <w:rPr>
          <w:rFonts w:eastAsia="方正宋刻本秀楷简体"/>
        </w:rPr>
      </w:pPr>
    </w:p>
    <w:p w14:paraId="4EB782D7" w14:textId="77777777" w:rsidR="007372FD" w:rsidRDefault="007372FD" w:rsidP="007372FD">
      <w:pPr>
        <w:adjustRightInd w:val="0"/>
        <w:snapToGrid w:val="0"/>
        <w:rPr>
          <w:rFonts w:eastAsia="方正宋刻本秀楷简体"/>
        </w:rPr>
      </w:pPr>
      <w:r>
        <w:rPr>
          <w:rFonts w:eastAsia="方正宋刻本秀楷简体" w:hint="eastAsia"/>
        </w:rPr>
        <w:t></w:t>
      </w:r>
      <w:r>
        <w:rPr>
          <w:rFonts w:eastAsia="方正宋刻本秀楷简体"/>
        </w:rPr>
        <w:t>pam_securetty.so</w:t>
      </w:r>
      <w:r>
        <w:rPr>
          <w:rFonts w:eastAsia="方正宋刻本秀楷简体" w:hint="eastAsia"/>
        </w:rPr>
        <w:t>：</w:t>
      </w:r>
      <w:r>
        <w:rPr>
          <w:rFonts w:eastAsia="方正宋刻本秀楷简体" w:hint="eastAsia"/>
        </w:rPr>
        <w:br/>
      </w:r>
      <w:r>
        <w:rPr>
          <w:rFonts w:eastAsia="方正宋刻本秀楷简体" w:hint="eastAsia"/>
        </w:rPr>
        <w:t>限制系统管理员</w:t>
      </w:r>
      <w:r>
        <w:rPr>
          <w:rFonts w:eastAsia="方正宋刻本秀楷简体" w:hint="eastAsia"/>
        </w:rPr>
        <w:t xml:space="preserve"> </w:t>
      </w:r>
      <w:r>
        <w:rPr>
          <w:rFonts w:eastAsia="方正宋刻本秀楷简体"/>
        </w:rPr>
        <w:t xml:space="preserve">(root) </w:t>
      </w:r>
      <w:r>
        <w:rPr>
          <w:rFonts w:eastAsia="方正宋刻本秀楷简体" w:hint="eastAsia"/>
        </w:rPr>
        <w:t>只能够从安全的</w:t>
      </w:r>
      <w:r>
        <w:rPr>
          <w:rFonts w:eastAsia="方正宋刻本秀楷简体" w:hint="eastAsia"/>
        </w:rPr>
        <w:t xml:space="preserve"> </w:t>
      </w:r>
      <w:r>
        <w:rPr>
          <w:rFonts w:eastAsia="方正宋刻本秀楷简体"/>
        </w:rPr>
        <w:t xml:space="preserve">(secure) </w:t>
      </w:r>
      <w:r>
        <w:rPr>
          <w:rFonts w:eastAsia="方正宋刻本秀楷简体" w:hint="eastAsia"/>
        </w:rPr>
        <w:t>终端机登入；安全的终端机设定写在</w:t>
      </w:r>
      <w:r>
        <w:rPr>
          <w:rFonts w:eastAsia="方正宋刻本秀楷简体" w:hint="eastAsia"/>
        </w:rPr>
        <w:t xml:space="preserve"> </w:t>
      </w:r>
      <w:r>
        <w:rPr>
          <w:rFonts w:eastAsia="方正宋刻本秀楷简体"/>
        </w:rPr>
        <w:t>/</w:t>
      </w:r>
      <w:proofErr w:type="spellStart"/>
      <w:r>
        <w:rPr>
          <w:rFonts w:eastAsia="方正宋刻本秀楷简体"/>
        </w:rPr>
        <w:t>etc</w:t>
      </w:r>
      <w:proofErr w:type="spellEnd"/>
      <w:r>
        <w:rPr>
          <w:rFonts w:eastAsia="方正宋刻本秀楷简体"/>
        </w:rPr>
        <w:t>/</w:t>
      </w:r>
      <w:proofErr w:type="spellStart"/>
      <w:r>
        <w:rPr>
          <w:rFonts w:eastAsia="方正宋刻本秀楷简体"/>
        </w:rPr>
        <w:t>securetty</w:t>
      </w:r>
      <w:proofErr w:type="spellEnd"/>
      <w:r>
        <w:rPr>
          <w:rFonts w:eastAsia="方正宋刻本秀楷简体" w:hint="eastAsia"/>
        </w:rPr>
        <w:t>，知道为什么</w:t>
      </w:r>
      <w:r>
        <w:rPr>
          <w:rFonts w:eastAsia="方正宋刻本秀楷简体"/>
        </w:rPr>
        <w:t>root</w:t>
      </w:r>
      <w:r>
        <w:rPr>
          <w:rFonts w:eastAsia="方正宋刻本秀楷简体" w:hint="eastAsia"/>
        </w:rPr>
        <w:t>无法透过</w:t>
      </w:r>
      <w:proofErr w:type="spellStart"/>
      <w:r>
        <w:rPr>
          <w:rFonts w:eastAsia="方正宋刻本秀楷简体" w:hint="eastAsia"/>
        </w:rPr>
        <w:t>ssh</w:t>
      </w:r>
      <w:proofErr w:type="spellEnd"/>
      <w:r>
        <w:rPr>
          <w:rFonts w:eastAsia="方正宋刻本秀楷简体" w:hint="eastAsia"/>
        </w:rPr>
        <w:t>登入</w:t>
      </w:r>
      <w:r>
        <w:rPr>
          <w:rFonts w:eastAsia="方正宋刻本秀楷简体"/>
        </w:rPr>
        <w:t>Linux</w:t>
      </w:r>
      <w:r>
        <w:rPr>
          <w:rFonts w:eastAsia="方正宋刻本秀楷简体" w:hint="eastAsia"/>
        </w:rPr>
        <w:t>主机</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pam_nologin.so</w:t>
      </w:r>
      <w:r>
        <w:rPr>
          <w:rFonts w:eastAsia="方正宋刻本秀楷简体" w:hint="eastAsia"/>
        </w:rPr>
        <w:t>：</w:t>
      </w:r>
      <w:r>
        <w:rPr>
          <w:rFonts w:eastAsia="方正宋刻本秀楷简体" w:hint="eastAsia"/>
        </w:rPr>
        <w:br/>
      </w:r>
      <w:r>
        <w:rPr>
          <w:rFonts w:eastAsia="方正宋刻本秀楷简体" w:hint="eastAsia"/>
        </w:rPr>
        <w:t>这个模块可以限制一般用户是否能够登入主机之用。</w:t>
      </w:r>
    </w:p>
    <w:p w14:paraId="73149DE8" w14:textId="71234EB7" w:rsidR="006462BD" w:rsidRDefault="007372FD" w:rsidP="007372FD">
      <w:pPr>
        <w:adjustRightInd w:val="0"/>
        <w:snapToGrid w:val="0"/>
        <w:rPr>
          <w:rFonts w:eastAsia="方正宋刻本秀楷简体"/>
        </w:rPr>
      </w:pPr>
      <w:r>
        <w:rPr>
          <w:rFonts w:eastAsia="方正宋刻本秀楷简体" w:hint="eastAsia"/>
        </w:rPr>
        <w:t>当</w:t>
      </w:r>
      <w:r>
        <w:rPr>
          <w:rFonts w:eastAsia="方正宋刻本秀楷简体"/>
        </w:rPr>
        <w:t>/</w:t>
      </w:r>
      <w:proofErr w:type="spellStart"/>
      <w:r>
        <w:rPr>
          <w:rFonts w:eastAsia="方正宋刻本秀楷简体"/>
        </w:rPr>
        <w:t>etc</w:t>
      </w:r>
      <w:proofErr w:type="spellEnd"/>
      <w:r>
        <w:rPr>
          <w:rFonts w:eastAsia="方正宋刻本秀楷简体"/>
        </w:rPr>
        <w:t>/</w:t>
      </w:r>
      <w:proofErr w:type="spellStart"/>
      <w:r>
        <w:rPr>
          <w:rFonts w:eastAsia="方正宋刻本秀楷简体"/>
        </w:rPr>
        <w:t>nologin</w:t>
      </w:r>
      <w:proofErr w:type="spellEnd"/>
      <w:r>
        <w:rPr>
          <w:rFonts w:eastAsia="方正宋刻本秀楷简体" w:hint="eastAsia"/>
        </w:rPr>
        <w:t>存在时，则所有一般使用者均无法再登入系统，在他们的终端机上会将该文件的内容显示出来！所以，</w:t>
      </w:r>
      <w:r>
        <w:rPr>
          <w:rFonts w:eastAsia="方正宋刻本秀楷简体" w:hint="eastAsia"/>
          <w:b/>
          <w:bCs/>
        </w:rPr>
        <w:t>正常的情况下这个文件应该是不能存在系统中的</w:t>
      </w:r>
      <w:r>
        <w:rPr>
          <w:rFonts w:eastAsia="方正宋刻本秀楷简体" w:hint="eastAsia"/>
        </w:rPr>
        <w:t>。</w:t>
      </w:r>
      <w:r>
        <w:rPr>
          <w:rFonts w:eastAsia="方正宋刻本秀楷简体" w:hint="eastAsia"/>
        </w:rPr>
        <w:t xml:space="preserve"> </w:t>
      </w:r>
      <w:r>
        <w:rPr>
          <w:rFonts w:eastAsia="方正宋刻本秀楷简体" w:hint="eastAsia"/>
        </w:rPr>
        <w:t>但这个模块对</w:t>
      </w:r>
      <w:r>
        <w:rPr>
          <w:rFonts w:eastAsia="方正宋刻本秀楷简体" w:hint="eastAsia"/>
        </w:rPr>
        <w:t xml:space="preserve"> </w:t>
      </w:r>
      <w:r>
        <w:rPr>
          <w:rFonts w:eastAsia="方正宋刻本秀楷简体"/>
        </w:rPr>
        <w:t xml:space="preserve">root </w:t>
      </w:r>
      <w:r>
        <w:rPr>
          <w:rFonts w:eastAsia="方正宋刻本秀楷简体" w:hint="eastAsia"/>
        </w:rPr>
        <w:t>以及已经登入系统中的一般账号并没有影响。</w:t>
      </w:r>
      <w:r>
        <w:rPr>
          <w:rFonts w:eastAsia="方正宋刻本秀楷简体" w:hint="eastAsia"/>
        </w:rPr>
        <w:t xml:space="preserve"> </w:t>
      </w:r>
      <w:r>
        <w:rPr>
          <w:rFonts w:eastAsia="方正宋刻本秀楷简体"/>
        </w:rPr>
        <w:t>(</w:t>
      </w:r>
      <w:r>
        <w:rPr>
          <w:rFonts w:eastAsia="方正宋刻本秀楷简体" w:hint="eastAsia"/>
        </w:rPr>
        <w:t>注意喔！这与</w:t>
      </w:r>
      <w:r>
        <w:rPr>
          <w:rFonts w:eastAsia="方正宋刻本秀楷简体" w:hint="eastAsia"/>
        </w:rPr>
        <w:t xml:space="preserve"> </w:t>
      </w:r>
      <w:r>
        <w:rPr>
          <w:rFonts w:eastAsia="方正宋刻本秀楷简体"/>
        </w:rPr>
        <w:t>/</w:t>
      </w:r>
      <w:proofErr w:type="spellStart"/>
      <w:r>
        <w:rPr>
          <w:rFonts w:eastAsia="方正宋刻本秀楷简体"/>
        </w:rPr>
        <w:t>etc</w:t>
      </w:r>
      <w:proofErr w:type="spellEnd"/>
      <w:r>
        <w:rPr>
          <w:rFonts w:eastAsia="方正宋刻本秀楷简体"/>
        </w:rPr>
        <w:t xml:space="preserve">/nologin.txt </w:t>
      </w:r>
      <w:r>
        <w:rPr>
          <w:rFonts w:eastAsia="方正宋刻本秀楷简体" w:hint="eastAsia"/>
        </w:rPr>
        <w:t>并不相同！</w:t>
      </w:r>
      <w:r>
        <w:rPr>
          <w:rFonts w:eastAsia="方正宋刻本秀楷简体"/>
        </w:rPr>
        <w:t>)</w:t>
      </w:r>
      <w:r>
        <w:rPr>
          <w:rFonts w:eastAsia="方正宋刻本秀楷简体"/>
        </w:rPr>
        <w:br/>
      </w:r>
      <w:r>
        <w:rPr>
          <w:rFonts w:eastAsia="方正宋刻本秀楷简体" w:hint="eastAsia"/>
        </w:rPr>
        <w:t></w:t>
      </w:r>
      <w:r>
        <w:rPr>
          <w:rFonts w:eastAsia="方正宋刻本秀楷简体" w:hint="eastAsia"/>
        </w:rPr>
        <w:t xml:space="preserve"> </w:t>
      </w:r>
      <w:r>
        <w:rPr>
          <w:rFonts w:eastAsia="方正宋刻本秀楷简体"/>
        </w:rPr>
        <w:t>pam_selinux.so</w:t>
      </w:r>
      <w:r>
        <w:rPr>
          <w:rFonts w:eastAsia="方正宋刻本秀楷简体" w:hint="eastAsia"/>
        </w:rPr>
        <w:t>：</w:t>
      </w:r>
      <w:r>
        <w:rPr>
          <w:rFonts w:eastAsia="方正宋刻本秀楷简体" w:hint="eastAsia"/>
        </w:rPr>
        <w:br/>
      </w:r>
      <w:proofErr w:type="spellStart"/>
      <w:r>
        <w:rPr>
          <w:rFonts w:eastAsia="方正宋刻本秀楷简体"/>
        </w:rPr>
        <w:t>SELinux</w:t>
      </w:r>
      <w:proofErr w:type="spellEnd"/>
      <w:r>
        <w:rPr>
          <w:rFonts w:eastAsia="方正宋刻本秀楷简体"/>
        </w:rPr>
        <w:t xml:space="preserve"> </w:t>
      </w:r>
      <w:r>
        <w:rPr>
          <w:rFonts w:eastAsia="方正宋刻本秀楷简体" w:hint="eastAsia"/>
        </w:rPr>
        <w:t>是个针对程序来进行细部管理权限的功能。由于</w:t>
      </w:r>
      <w:r>
        <w:rPr>
          <w:rFonts w:eastAsia="方正宋刻本秀楷简体" w:hint="eastAsia"/>
        </w:rPr>
        <w:t xml:space="preserve"> </w:t>
      </w:r>
      <w:proofErr w:type="spellStart"/>
      <w:r>
        <w:rPr>
          <w:rFonts w:eastAsia="方正宋刻本秀楷简体"/>
        </w:rPr>
        <w:t>SELinux</w:t>
      </w:r>
      <w:proofErr w:type="spellEnd"/>
      <w:r>
        <w:rPr>
          <w:rFonts w:eastAsia="方正宋刻本秀楷简体"/>
        </w:rPr>
        <w:t xml:space="preserve"> </w:t>
      </w:r>
      <w:r>
        <w:rPr>
          <w:rFonts w:eastAsia="方正宋刻本秀楷简体" w:hint="eastAsia"/>
        </w:rPr>
        <w:t>会影响到用户执行程序的权限，因此利用</w:t>
      </w:r>
      <w:r>
        <w:rPr>
          <w:rFonts w:eastAsia="方正宋刻本秀楷简体"/>
        </w:rPr>
        <w:t>PAM</w:t>
      </w:r>
      <w:r>
        <w:rPr>
          <w:rFonts w:eastAsia="方正宋刻本秀楷简体" w:hint="eastAsia"/>
        </w:rPr>
        <w:t>模块，将</w:t>
      </w:r>
      <w:proofErr w:type="spellStart"/>
      <w:r>
        <w:rPr>
          <w:rFonts w:eastAsia="方正宋刻本秀楷简体"/>
        </w:rPr>
        <w:t>SELinux</w:t>
      </w:r>
      <w:proofErr w:type="spellEnd"/>
      <w:r>
        <w:rPr>
          <w:rFonts w:eastAsia="方正宋刻本秀楷简体" w:hint="eastAsia"/>
        </w:rPr>
        <w:t>暂时关闭，等到验证通过后再予以启动！</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pam_console.so</w:t>
      </w:r>
      <w:r>
        <w:rPr>
          <w:rFonts w:eastAsia="方正宋刻本秀楷简体" w:hint="eastAsia"/>
        </w:rPr>
        <w:t>：</w:t>
      </w:r>
      <w:r>
        <w:rPr>
          <w:rFonts w:eastAsia="方正宋刻本秀楷简体" w:hint="eastAsia"/>
        </w:rPr>
        <w:br/>
      </w:r>
      <w:r>
        <w:rPr>
          <w:rFonts w:eastAsia="方正宋刻本秀楷简体" w:hint="eastAsia"/>
        </w:rPr>
        <w:t>当系统出现某些问题，或者是某些时刻你需要使用特殊的终端接口登入主机时，</w:t>
      </w:r>
      <w:r>
        <w:rPr>
          <w:rFonts w:eastAsia="方正宋刻本秀楷简体" w:hint="eastAsia"/>
        </w:rPr>
        <w:t xml:space="preserve"> </w:t>
      </w:r>
      <w:r>
        <w:rPr>
          <w:rFonts w:eastAsia="方正宋刻本秀楷简体" w:hint="eastAsia"/>
        </w:rPr>
        <w:t>这个模块可以帮助处理一些文件权限的问题，让使用者可以透过特殊终端接口顺利登入系统。</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pam_loginuid.so</w:t>
      </w:r>
      <w:r>
        <w:rPr>
          <w:rFonts w:eastAsia="方正宋刻本秀楷简体" w:hint="eastAsia"/>
        </w:rPr>
        <w:t>：</w:t>
      </w:r>
      <w:r>
        <w:rPr>
          <w:rFonts w:eastAsia="方正宋刻本秀楷简体" w:hint="eastAsia"/>
        </w:rPr>
        <w:br/>
      </w:r>
      <w:r>
        <w:rPr>
          <w:rFonts w:eastAsia="方正宋刻本秀楷简体" w:hint="eastAsia"/>
        </w:rPr>
        <w:t>系统账号与一般账号的</w:t>
      </w:r>
      <w:r>
        <w:rPr>
          <w:rFonts w:eastAsia="方正宋刻本秀楷简体" w:hint="eastAsia"/>
        </w:rPr>
        <w:t xml:space="preserve"> </w:t>
      </w:r>
      <w:r>
        <w:rPr>
          <w:rFonts w:eastAsia="方正宋刻本秀楷简体"/>
        </w:rPr>
        <w:t xml:space="preserve">UID </w:t>
      </w:r>
      <w:r>
        <w:rPr>
          <w:rFonts w:eastAsia="方正宋刻本秀楷简体" w:hint="eastAsia"/>
        </w:rPr>
        <w:t>是不同的，一般账号</w:t>
      </w:r>
      <w:r>
        <w:rPr>
          <w:rFonts w:eastAsia="方正宋刻本秀楷简体"/>
        </w:rPr>
        <w:t>UID</w:t>
      </w:r>
      <w:r>
        <w:rPr>
          <w:rFonts w:eastAsia="方正宋刻本秀楷简体" w:hint="eastAsia"/>
        </w:rPr>
        <w:t>均大于</w:t>
      </w:r>
      <w:r>
        <w:rPr>
          <w:rFonts w:eastAsia="方正宋刻本秀楷简体" w:hint="eastAsia"/>
        </w:rPr>
        <w:t xml:space="preserve"> </w:t>
      </w:r>
      <w:r>
        <w:rPr>
          <w:rFonts w:eastAsia="方正宋刻本秀楷简体"/>
        </w:rPr>
        <w:t xml:space="preserve">1000 </w:t>
      </w:r>
      <w:r>
        <w:rPr>
          <w:rFonts w:eastAsia="方正宋刻本秀楷简体" w:hint="eastAsia"/>
        </w:rPr>
        <w:t>才合理。</w:t>
      </w:r>
      <w:r>
        <w:rPr>
          <w:rFonts w:eastAsia="方正宋刻本秀楷简体" w:hint="eastAsia"/>
        </w:rPr>
        <w:t xml:space="preserve"> </w:t>
      </w:r>
      <w:r>
        <w:rPr>
          <w:rFonts w:eastAsia="方正宋刻本秀楷简体" w:hint="eastAsia"/>
        </w:rPr>
        <w:t>为了验证使用者的</w:t>
      </w:r>
      <w:r>
        <w:rPr>
          <w:rFonts w:eastAsia="方正宋刻本秀楷简体"/>
        </w:rPr>
        <w:t>UID</w:t>
      </w:r>
      <w:r>
        <w:rPr>
          <w:rFonts w:eastAsia="方正宋刻本秀楷简体" w:hint="eastAsia"/>
        </w:rPr>
        <w:t>真的是我们所需要的数值，可以使用这个模块来进行规范！</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pam_env.so</w:t>
      </w:r>
      <w:r>
        <w:rPr>
          <w:rFonts w:eastAsia="方正宋刻本秀楷简体" w:hint="eastAsia"/>
        </w:rPr>
        <w:t>：</w:t>
      </w:r>
      <w:r>
        <w:rPr>
          <w:rFonts w:eastAsia="方正宋刻本秀楷简体" w:hint="eastAsia"/>
        </w:rPr>
        <w:br/>
      </w:r>
      <w:r>
        <w:rPr>
          <w:rFonts w:eastAsia="方正宋刻本秀楷简体" w:hint="eastAsia"/>
        </w:rPr>
        <w:t>用来设定环境变量的一个模块，如果你有需要额外的环境变量设定，可以参考</w:t>
      </w:r>
      <w:r>
        <w:rPr>
          <w:rFonts w:eastAsia="方正宋刻本秀楷简体" w:hint="eastAsia"/>
        </w:rPr>
        <w:t xml:space="preserve"> </w:t>
      </w:r>
      <w:r>
        <w:rPr>
          <w:rFonts w:eastAsia="方正宋刻本秀楷简体"/>
        </w:rPr>
        <w:t>/</w:t>
      </w:r>
      <w:proofErr w:type="spellStart"/>
      <w:r>
        <w:rPr>
          <w:rFonts w:eastAsia="方正宋刻本秀楷简体"/>
        </w:rPr>
        <w:t>etc</w:t>
      </w:r>
      <w:proofErr w:type="spellEnd"/>
      <w:r>
        <w:rPr>
          <w:rFonts w:eastAsia="方正宋刻本秀楷简体"/>
        </w:rPr>
        <w:t>/security/</w:t>
      </w:r>
      <w:proofErr w:type="spellStart"/>
      <w:r>
        <w:rPr>
          <w:rFonts w:eastAsia="方正宋刻本秀楷简体"/>
        </w:rPr>
        <w:t>pam_env.conf</w:t>
      </w:r>
      <w:proofErr w:type="spellEnd"/>
      <w:r>
        <w:rPr>
          <w:rFonts w:eastAsia="方正宋刻本秀楷简体"/>
        </w:rPr>
        <w:t xml:space="preserve"> </w:t>
      </w:r>
      <w:r>
        <w:rPr>
          <w:rFonts w:eastAsia="方正宋刻本秀楷简体" w:hint="eastAsia"/>
        </w:rPr>
        <w:t>这个文件的详细说明。</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pam_unix.so</w:t>
      </w:r>
      <w:r>
        <w:rPr>
          <w:rFonts w:eastAsia="方正宋刻本秀楷简体" w:hint="eastAsia"/>
        </w:rPr>
        <w:t>：</w:t>
      </w:r>
      <w:r>
        <w:rPr>
          <w:rFonts w:eastAsia="方正宋刻本秀楷简体" w:hint="eastAsia"/>
        </w:rPr>
        <w:br/>
      </w:r>
      <w:r>
        <w:rPr>
          <w:rFonts w:eastAsia="方正宋刻本秀楷简体" w:hint="eastAsia"/>
        </w:rPr>
        <w:t>这是个很复杂且重要的模块，可以用在验证阶段的认证功能，可以用在授权阶段的账号许可证管理，可以用在会议阶段的登录文件记录等，甚至也可以用在密码更新阶段的检验！非常丰富的功能！</w:t>
      </w:r>
      <w:r>
        <w:rPr>
          <w:rFonts w:eastAsia="方正宋刻本秀楷简体" w:hint="eastAsia"/>
        </w:rPr>
        <w:t xml:space="preserve"> </w:t>
      </w:r>
      <w:r>
        <w:rPr>
          <w:rFonts w:eastAsia="方正宋刻本秀楷简体" w:hint="eastAsia"/>
        </w:rPr>
        <w:t>这个模块在早期使用得相当频繁！</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pam_pwquality.so</w:t>
      </w:r>
      <w:r>
        <w:rPr>
          <w:rFonts w:eastAsia="方正宋刻本秀楷简体" w:hint="eastAsia"/>
        </w:rPr>
        <w:t>：</w:t>
      </w:r>
      <w:r>
        <w:rPr>
          <w:rFonts w:eastAsia="方正宋刻本秀楷简体" w:hint="eastAsia"/>
        </w:rPr>
        <w:br/>
      </w:r>
      <w:r>
        <w:rPr>
          <w:rFonts w:eastAsia="方正宋刻本秀楷简体" w:hint="eastAsia"/>
        </w:rPr>
        <w:t>可以用来检验密码的强度！包括密码是否在字典中，密码输入几次都失败就断掉此次联机等功能，都是这模块提供的！</w:t>
      </w:r>
      <w:r>
        <w:rPr>
          <w:rFonts w:eastAsia="方正宋刻本秀楷简体" w:hint="eastAsia"/>
        </w:rPr>
        <w:t xml:space="preserve"> </w:t>
      </w:r>
      <w:r>
        <w:rPr>
          <w:rFonts w:eastAsia="方正宋刻本秀楷简体" w:hint="eastAsia"/>
        </w:rPr>
        <w:t>最早之前其实使用的是</w:t>
      </w:r>
      <w:r>
        <w:rPr>
          <w:rFonts w:eastAsia="方正宋刻本秀楷简体" w:hint="eastAsia"/>
        </w:rPr>
        <w:t xml:space="preserve"> </w:t>
      </w:r>
      <w:r>
        <w:rPr>
          <w:rFonts w:eastAsia="方正宋刻本秀楷简体"/>
        </w:rPr>
        <w:t xml:space="preserve">pam_cracklib.so </w:t>
      </w:r>
      <w:r>
        <w:rPr>
          <w:rFonts w:eastAsia="方正宋刻本秀楷简体" w:hint="eastAsia"/>
        </w:rPr>
        <w:t>这个模块，后来改成</w:t>
      </w:r>
      <w:r>
        <w:rPr>
          <w:rFonts w:eastAsia="方正宋刻本秀楷简体" w:hint="eastAsia"/>
        </w:rPr>
        <w:t xml:space="preserve"> </w:t>
      </w:r>
      <w:r>
        <w:rPr>
          <w:rFonts w:eastAsia="方正宋刻本秀楷简体"/>
        </w:rPr>
        <w:t xml:space="preserve">pam_pwquality.so </w:t>
      </w:r>
      <w:r>
        <w:rPr>
          <w:rFonts w:eastAsia="方正宋刻本秀楷简体" w:hint="eastAsia"/>
        </w:rPr>
        <w:t>这个模块，但此模块完全兼容于</w:t>
      </w:r>
      <w:r>
        <w:rPr>
          <w:rFonts w:eastAsia="方正宋刻本秀楷简体"/>
        </w:rPr>
        <w:t>pam_cracklib.so</w:t>
      </w:r>
      <w:r>
        <w:rPr>
          <w:rFonts w:eastAsia="方正宋刻本秀楷简体" w:hint="eastAsia"/>
        </w:rPr>
        <w:t>同时提供了</w:t>
      </w:r>
      <w:r>
        <w:rPr>
          <w:rFonts w:eastAsia="方正宋刻本秀楷简体" w:hint="eastAsia"/>
        </w:rPr>
        <w:t xml:space="preserve"> </w:t>
      </w:r>
      <w:r>
        <w:rPr>
          <w:rFonts w:eastAsia="方正宋刻本秀楷简体"/>
        </w:rPr>
        <w:t>/</w:t>
      </w:r>
      <w:proofErr w:type="spellStart"/>
      <w:r>
        <w:rPr>
          <w:rFonts w:eastAsia="方正宋刻本秀楷简体"/>
        </w:rPr>
        <w:t>etc</w:t>
      </w:r>
      <w:proofErr w:type="spellEnd"/>
      <w:r>
        <w:rPr>
          <w:rFonts w:eastAsia="方正宋刻本秀楷简体"/>
        </w:rPr>
        <w:t>/security/</w:t>
      </w:r>
      <w:proofErr w:type="spellStart"/>
      <w:r>
        <w:rPr>
          <w:rFonts w:eastAsia="方正宋刻本秀楷简体"/>
        </w:rPr>
        <w:t>pwquality.conf</w:t>
      </w:r>
      <w:proofErr w:type="spellEnd"/>
      <w:r>
        <w:rPr>
          <w:rFonts w:eastAsia="方正宋刻本秀楷简体"/>
        </w:rPr>
        <w:t xml:space="preserve"> </w:t>
      </w:r>
      <w:r>
        <w:rPr>
          <w:rFonts w:eastAsia="方正宋刻本秀楷简体" w:hint="eastAsia"/>
        </w:rPr>
        <w:t>这个文件可以额外指定默认值！比较容易处理修改！</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pam_limits.so</w:t>
      </w:r>
      <w:r>
        <w:rPr>
          <w:rFonts w:eastAsia="方正宋刻本秀楷简体" w:hint="eastAsia"/>
        </w:rPr>
        <w:t>：</w:t>
      </w:r>
      <w:r>
        <w:rPr>
          <w:rFonts w:eastAsia="方正宋刻本秀楷简体" w:hint="eastAsia"/>
        </w:rPr>
        <w:br/>
      </w:r>
      <w:proofErr w:type="spellStart"/>
      <w:r>
        <w:rPr>
          <w:rFonts w:eastAsia="方正宋刻本秀楷简体"/>
        </w:rPr>
        <w:t>ulimit</w:t>
      </w:r>
      <w:proofErr w:type="spellEnd"/>
      <w:r>
        <w:rPr>
          <w:rFonts w:eastAsia="方正宋刻本秀楷简体" w:hint="eastAsia"/>
        </w:rPr>
        <w:t>限制用户的某些系统资，就是这个模块提供的能力！还有更多细部的设定可以参考：</w:t>
      </w:r>
      <w:r>
        <w:rPr>
          <w:rFonts w:eastAsia="方正宋刻本秀楷简体"/>
        </w:rPr>
        <w:t>/</w:t>
      </w:r>
      <w:proofErr w:type="spellStart"/>
      <w:r>
        <w:rPr>
          <w:rFonts w:eastAsia="方正宋刻本秀楷简体"/>
        </w:rPr>
        <w:t>etc</w:t>
      </w:r>
      <w:proofErr w:type="spellEnd"/>
      <w:r>
        <w:rPr>
          <w:rFonts w:eastAsia="方正宋刻本秀楷简体"/>
        </w:rPr>
        <w:t>/security/</w:t>
      </w:r>
      <w:proofErr w:type="spellStart"/>
      <w:r>
        <w:rPr>
          <w:rFonts w:eastAsia="方正宋刻本秀楷简体"/>
        </w:rPr>
        <w:t>limits.conf</w:t>
      </w:r>
      <w:proofErr w:type="spellEnd"/>
      <w:r>
        <w:rPr>
          <w:rFonts w:eastAsia="方正宋刻本秀楷简体"/>
        </w:rPr>
        <w:t xml:space="preserve"> </w:t>
      </w:r>
      <w:r>
        <w:rPr>
          <w:rFonts w:eastAsia="方正宋刻本秀楷简体" w:hint="eastAsia"/>
        </w:rPr>
        <w:t>内的说明</w:t>
      </w:r>
    </w:p>
    <w:p w14:paraId="3EEAACE8" w14:textId="0495D28A" w:rsidR="00ED6DF6" w:rsidRDefault="006462BD" w:rsidP="006462BD">
      <w:pPr>
        <w:widowControl/>
        <w:jc w:val="left"/>
        <w:rPr>
          <w:rFonts w:eastAsia="方正宋刻本秀楷简体"/>
        </w:rPr>
      </w:pPr>
      <w:r>
        <w:rPr>
          <w:rFonts w:eastAsia="方正宋刻本秀楷简体" w:hint="eastAsia"/>
        </w:rPr>
        <w:br w:type="page"/>
      </w:r>
    </w:p>
    <w:p w14:paraId="42E42C39" w14:textId="4A4DAC06" w:rsidR="00ED6DF6" w:rsidRPr="00A56489" w:rsidRDefault="00ED6DF6">
      <w:pPr>
        <w:adjustRightInd w:val="0"/>
        <w:snapToGrid w:val="0"/>
        <w:rPr>
          <w:rFonts w:eastAsia="方正宋刻本秀楷简体"/>
          <w:b/>
          <w:color w:val="FF0000"/>
          <w:sz w:val="40"/>
          <w:szCs w:val="48"/>
        </w:rPr>
      </w:pPr>
      <w:r>
        <w:rPr>
          <w:rFonts w:eastAsia="方正宋刻本秀楷简体" w:hint="eastAsia"/>
          <w:b/>
          <w:bCs/>
          <w:sz w:val="40"/>
          <w:szCs w:val="48"/>
        </w:rPr>
        <w:lastRenderedPageBreak/>
        <w:t>文件系统</w:t>
      </w:r>
      <w:r w:rsidR="00A56489">
        <w:rPr>
          <w:rFonts w:eastAsia="方正宋刻本秀楷简体"/>
          <w:b/>
          <w:bCs/>
          <w:sz w:val="40"/>
          <w:szCs w:val="48"/>
        </w:rPr>
        <w:tab/>
      </w:r>
      <w:r w:rsidR="00A56489">
        <w:rPr>
          <w:rFonts w:eastAsia="方正宋刻本秀楷简体"/>
          <w:b/>
          <w:bCs/>
          <w:sz w:val="40"/>
          <w:szCs w:val="48"/>
        </w:rPr>
        <w:tab/>
      </w:r>
      <w:proofErr w:type="spellStart"/>
      <w:r w:rsidR="00A56489" w:rsidRPr="00A56489">
        <w:rPr>
          <w:rFonts w:eastAsia="方正宋刻本秀楷简体" w:hint="eastAsia"/>
          <w:b/>
          <w:bCs/>
          <w:color w:val="FF0000"/>
          <w:sz w:val="40"/>
          <w:szCs w:val="48"/>
        </w:rPr>
        <w:t>duf</w:t>
      </w:r>
      <w:proofErr w:type="spellEnd"/>
      <w:r w:rsidR="00A56489" w:rsidRPr="00A56489">
        <w:rPr>
          <w:rFonts w:eastAsia="方正宋刻本秀楷简体" w:hint="eastAsia"/>
          <w:b/>
          <w:bCs/>
          <w:color w:val="FF0000"/>
          <w:sz w:val="40"/>
          <w:szCs w:val="48"/>
        </w:rPr>
        <w:t>替代</w:t>
      </w:r>
      <w:r w:rsidR="00A56489">
        <w:rPr>
          <w:rFonts w:eastAsia="方正宋刻本秀楷简体" w:hint="eastAsia"/>
          <w:b/>
          <w:bCs/>
          <w:color w:val="FF0000"/>
          <w:sz w:val="40"/>
          <w:szCs w:val="48"/>
        </w:rPr>
        <w:t>（</w:t>
      </w:r>
      <w:r w:rsidR="00A56489">
        <w:rPr>
          <w:rFonts w:eastAsia="方正宋刻本秀楷简体" w:hint="eastAsia"/>
          <w:b/>
          <w:bCs/>
          <w:color w:val="FF0000"/>
          <w:sz w:val="40"/>
          <w:szCs w:val="48"/>
        </w:rPr>
        <w:t>df</w:t>
      </w:r>
      <w:r w:rsidR="00A56489">
        <w:rPr>
          <w:rFonts w:eastAsia="方正宋刻本秀楷简体" w:hint="eastAsia"/>
          <w:b/>
          <w:bCs/>
          <w:color w:val="FF0000"/>
          <w:sz w:val="40"/>
          <w:szCs w:val="48"/>
        </w:rPr>
        <w:t>、</w:t>
      </w:r>
      <w:r w:rsidR="00A56489">
        <w:rPr>
          <w:rFonts w:eastAsia="方正宋刻本秀楷简体" w:hint="eastAsia"/>
          <w:b/>
          <w:bCs/>
          <w:color w:val="FF0000"/>
          <w:sz w:val="40"/>
          <w:szCs w:val="48"/>
        </w:rPr>
        <w:t>du</w:t>
      </w:r>
      <w:r w:rsidR="00A56489">
        <w:rPr>
          <w:rFonts w:eastAsia="方正宋刻本秀楷简体" w:hint="eastAsia"/>
          <w:b/>
          <w:bCs/>
          <w:color w:val="FF0000"/>
          <w:sz w:val="40"/>
          <w:szCs w:val="48"/>
        </w:rPr>
        <w:t>的融合）</w:t>
      </w:r>
    </w:p>
    <w:p w14:paraId="4681614C" w14:textId="77777777" w:rsidR="00ED6DF6" w:rsidRDefault="00ED6DF6">
      <w:pPr>
        <w:adjustRightInd w:val="0"/>
        <w:snapToGrid w:val="0"/>
        <w:rPr>
          <w:rFonts w:eastAsia="方正宋刻本秀楷简体"/>
        </w:rPr>
      </w:pPr>
      <w:r>
        <w:rPr>
          <w:rFonts w:eastAsia="方正宋刻本秀楷简体" w:hint="eastAsia"/>
          <w:b/>
          <w:bCs/>
          <w:sz w:val="36"/>
          <w:szCs w:val="44"/>
        </w:rPr>
        <w:t>df</w:t>
      </w:r>
      <w:r>
        <w:rPr>
          <w:rFonts w:eastAsia="方正宋刻本秀楷简体" w:hint="eastAsia"/>
          <w:b/>
          <w:bCs/>
          <w:sz w:val="36"/>
          <w:szCs w:val="44"/>
        </w:rPr>
        <w:tab/>
      </w:r>
      <w:r>
        <w:rPr>
          <w:rFonts w:eastAsia="方正宋刻本秀楷简体" w:hint="eastAsia"/>
        </w:rPr>
        <w:t>[</w:t>
      </w:r>
      <w:r>
        <w:rPr>
          <w:rFonts w:eastAsia="方正宋刻本秀楷简体" w:hint="eastAsia"/>
        </w:rPr>
        <w:t>挂载点或分区设备文件名</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color w:val="7E7E7E"/>
          <w:sz w:val="15"/>
          <w:szCs w:val="18"/>
        </w:rPr>
        <w:t>查看已挂载的文件系统命令</w:t>
      </w:r>
    </w:p>
    <w:p w14:paraId="6C7E6B3C"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所有文件系统信息，包含特殊文件系统，几乎都保存在内存中，占用量为</w:t>
      </w:r>
      <w:r>
        <w:rPr>
          <w:rFonts w:eastAsia="方正宋刻本秀楷简体" w:hint="eastAsia"/>
        </w:rPr>
        <w:t>0</w:t>
      </w:r>
    </w:p>
    <w:p w14:paraId="48E4D9B4" w14:textId="77777777" w:rsidR="00ED6DF6" w:rsidRDefault="00ED6DF6">
      <w:pPr>
        <w:adjustRightInd w:val="0"/>
        <w:snapToGrid w:val="0"/>
        <w:ind w:firstLine="420"/>
        <w:rPr>
          <w:rFonts w:eastAsia="方正宋刻本秀楷简体"/>
        </w:rPr>
      </w:pPr>
      <w:r>
        <w:rPr>
          <w:rFonts w:eastAsia="方正宋刻本秀楷简体" w:hint="eastAsia"/>
        </w:rPr>
        <w:t>-T</w:t>
      </w:r>
      <w:r>
        <w:rPr>
          <w:rFonts w:eastAsia="方正宋刻本秀楷简体" w:hint="eastAsia"/>
        </w:rPr>
        <w:tab/>
      </w:r>
      <w:r>
        <w:rPr>
          <w:rFonts w:eastAsia="方正宋刻本秀楷简体" w:hint="eastAsia"/>
        </w:rPr>
        <w:tab/>
      </w:r>
      <w:r>
        <w:rPr>
          <w:rFonts w:eastAsia="方正宋刻本秀楷简体" w:hint="eastAsia"/>
        </w:rPr>
        <w:t>显示文件系统类型如</w:t>
      </w:r>
      <w:r>
        <w:rPr>
          <w:rFonts w:eastAsia="方正宋刻本秀楷简体" w:hint="eastAsia"/>
        </w:rPr>
        <w:t>ext4</w:t>
      </w:r>
      <w:r>
        <w:rPr>
          <w:rFonts w:eastAsia="方正宋刻本秀楷简体" w:hint="eastAsia"/>
        </w:rPr>
        <w:t>、</w:t>
      </w:r>
      <w:proofErr w:type="spellStart"/>
      <w:r>
        <w:rPr>
          <w:rFonts w:eastAsia="方正宋刻本秀楷简体" w:hint="eastAsia"/>
        </w:rPr>
        <w:t>vfat</w:t>
      </w:r>
      <w:proofErr w:type="spellEnd"/>
      <w:r>
        <w:rPr>
          <w:rFonts w:eastAsia="方正宋刻本秀楷简体" w:hint="eastAsia"/>
        </w:rPr>
        <w:tab/>
      </w:r>
      <w:r>
        <w:rPr>
          <w:rFonts w:eastAsia="方正宋刻本秀楷简体" w:hint="eastAsia"/>
        </w:rPr>
        <w:tab/>
      </w:r>
      <w:r>
        <w:rPr>
          <w:rFonts w:eastAsia="方正宋刻本秀楷简体" w:hint="eastAsia"/>
        </w:rPr>
        <w:t>类似</w:t>
      </w:r>
      <w:proofErr w:type="spellStart"/>
      <w:r>
        <w:rPr>
          <w:rFonts w:eastAsia="方正宋刻本秀楷简体" w:hint="eastAsia"/>
        </w:rPr>
        <w:t>lsblk</w:t>
      </w:r>
      <w:proofErr w:type="spellEnd"/>
      <w:r>
        <w:rPr>
          <w:rFonts w:eastAsia="方正宋刻本秀楷简体" w:hint="eastAsia"/>
        </w:rPr>
        <w:t xml:space="preserve"> -f</w:t>
      </w:r>
    </w:p>
    <w:p w14:paraId="0E80A071" w14:textId="77777777" w:rsidR="00ED6DF6" w:rsidRDefault="00ED6DF6">
      <w:pPr>
        <w:adjustRightInd w:val="0"/>
        <w:snapToGrid w:val="0"/>
        <w:ind w:firstLine="420"/>
        <w:rPr>
          <w:rFonts w:eastAsia="方正宋刻本秀楷简体"/>
        </w:rPr>
      </w:pPr>
    </w:p>
    <w:p w14:paraId="7797BE8D" w14:textId="77777777" w:rsidR="00ED6DF6" w:rsidRDefault="00ED6DF6">
      <w:pPr>
        <w:adjustRightInd w:val="0"/>
        <w:snapToGrid w:val="0"/>
        <w:rPr>
          <w:rFonts w:eastAsia="方正宋刻本秀楷简体"/>
        </w:rPr>
      </w:pPr>
      <w:r>
        <w:rPr>
          <w:rFonts w:eastAsia="方正宋刻本秀楷简体" w:hint="eastAsia"/>
          <w:b/>
          <w:bCs/>
          <w:sz w:val="36"/>
          <w:szCs w:val="44"/>
        </w:rPr>
        <w:t>du</w:t>
      </w:r>
      <w:r>
        <w:rPr>
          <w:rFonts w:eastAsia="方正宋刻本秀楷简体" w:hint="eastAsia"/>
        </w:rPr>
        <w:tab/>
        <w:t>[</w:t>
      </w:r>
      <w:r>
        <w:rPr>
          <w:rFonts w:eastAsia="方正宋刻本秀楷简体" w:hint="eastAsia"/>
        </w:rPr>
        <w:t>目录或文件名</w:t>
      </w:r>
      <w:r>
        <w:rPr>
          <w:rFonts w:eastAsia="方正宋刻本秀楷简体" w:hint="eastAsia"/>
        </w:rPr>
        <w:t>]</w:t>
      </w:r>
      <w:r>
        <w:rPr>
          <w:rFonts w:eastAsia="方正宋刻本秀楷简体" w:hint="eastAsia"/>
        </w:rPr>
        <w:tab/>
      </w:r>
      <w:r>
        <w:rPr>
          <w:rFonts w:eastAsia="方正宋刻本秀楷简体" w:hint="eastAsia"/>
          <w:color w:val="7E7E7E"/>
          <w:sz w:val="15"/>
          <w:szCs w:val="18"/>
        </w:rPr>
        <w:t>统计目录或文件占磁盘空间大小</w:t>
      </w:r>
    </w:p>
    <w:p w14:paraId="13762D92" w14:textId="77777777" w:rsidR="00ED6DF6" w:rsidRDefault="00ED6DF6">
      <w:pPr>
        <w:adjustRightInd w:val="0"/>
        <w:snapToGrid w:val="0"/>
        <w:ind w:firstLine="420"/>
        <w:rPr>
          <w:rFonts w:eastAsia="方正宋刻本秀楷简体"/>
        </w:rPr>
      </w:pPr>
      <w:r>
        <w:rPr>
          <w:rFonts w:eastAsia="方正宋刻本秀楷简体" w:hint="eastAsia"/>
        </w:rPr>
        <w:t>无参数</w:t>
      </w:r>
      <w:r>
        <w:rPr>
          <w:rFonts w:eastAsia="方正宋刻本秀楷简体" w:hint="eastAsia"/>
        </w:rPr>
        <w:tab/>
      </w:r>
      <w:r>
        <w:rPr>
          <w:rFonts w:eastAsia="方正宋刻本秀楷简体" w:hint="eastAsia"/>
        </w:rPr>
        <w:tab/>
      </w:r>
      <w:r>
        <w:rPr>
          <w:rFonts w:eastAsia="方正宋刻本秀楷简体" w:hint="eastAsia"/>
        </w:rPr>
        <w:t>默认只统计当前目录下所有子目录的总磁盘占用量，不统计子文件</w:t>
      </w:r>
    </w:p>
    <w:p w14:paraId="37BF07BE"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显示每个子文件磁盘占用量</w:t>
      </w:r>
    </w:p>
    <w:p w14:paraId="3698C55D" w14:textId="77777777" w:rsidR="00ED6DF6" w:rsidRDefault="00ED6DF6">
      <w:pPr>
        <w:adjustRightInd w:val="0"/>
        <w:snapToGrid w:val="0"/>
        <w:ind w:firstLine="420"/>
        <w:rPr>
          <w:rFonts w:eastAsia="方正宋刻本秀楷简体"/>
        </w:rPr>
      </w:pPr>
      <w:r>
        <w:rPr>
          <w:rFonts w:eastAsia="方正宋刻本秀楷简体" w:hint="eastAsia"/>
          <w:b/>
          <w:bCs/>
          <w:color w:val="FF0000"/>
        </w:rPr>
        <w:t>-s</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统计总磁盘占用量，不列出子目录和子文件磁盘占用量</w:t>
      </w:r>
    </w:p>
    <w:p w14:paraId="1DD84340" w14:textId="77777777" w:rsidR="00ED6DF6" w:rsidRDefault="00ED6DF6">
      <w:pPr>
        <w:adjustRightInd w:val="0"/>
        <w:snapToGrid w:val="0"/>
        <w:ind w:firstLine="420"/>
        <w:rPr>
          <w:rFonts w:eastAsia="方正宋刻本秀楷简体"/>
        </w:rPr>
      </w:pPr>
    </w:p>
    <w:p w14:paraId="0C98A626" w14:textId="77777777" w:rsidR="00ED6DF6" w:rsidRDefault="00ED6DF6">
      <w:pPr>
        <w:adjustRightInd w:val="0"/>
        <w:snapToGrid w:val="0"/>
        <w:ind w:firstLine="420"/>
        <w:rPr>
          <w:rFonts w:eastAsia="方正宋刻本秀楷简体"/>
        </w:rPr>
      </w:pPr>
      <w:r>
        <w:rPr>
          <w:rFonts w:eastAsia="方正宋刻本秀楷简体" w:hint="eastAsia"/>
        </w:rPr>
        <w:t>ls -l</w:t>
      </w:r>
      <w:r>
        <w:rPr>
          <w:rFonts w:eastAsia="方正宋刻本秀楷简体" w:hint="eastAsia"/>
        </w:rPr>
        <w:t>可看到文件大小，但是目录多数为</w:t>
      </w:r>
      <w:r>
        <w:rPr>
          <w:rFonts w:eastAsia="方正宋刻本秀楷简体" w:hint="eastAsia"/>
        </w:rPr>
        <w:t>4k</w:t>
      </w:r>
      <w:r>
        <w:rPr>
          <w:rFonts w:eastAsia="方正宋刻本秀楷简体" w:hint="eastAsia"/>
        </w:rPr>
        <w:t>，这是因为目录下子目录名和子文件名保存到父目录</w:t>
      </w:r>
      <w:r>
        <w:rPr>
          <w:rFonts w:eastAsia="方正宋刻本秀楷简体" w:hint="eastAsia"/>
        </w:rPr>
        <w:t>(</w:t>
      </w:r>
      <w:r>
        <w:rPr>
          <w:rFonts w:eastAsia="方正宋刻本秀楷简体" w:hint="eastAsia"/>
        </w:rPr>
        <w:t>即当前查看的目录</w:t>
      </w:r>
      <w:r>
        <w:rPr>
          <w:rFonts w:eastAsia="方正宋刻本秀楷简体" w:hint="eastAsia"/>
        </w:rPr>
        <w:t>)</w:t>
      </w:r>
      <w:r>
        <w:rPr>
          <w:rFonts w:eastAsia="方正宋刻本秀楷简体" w:hint="eastAsia"/>
        </w:rPr>
        <w:t>的</w:t>
      </w:r>
      <w:r>
        <w:rPr>
          <w:rFonts w:eastAsia="方正宋刻本秀楷简体" w:hint="eastAsia"/>
        </w:rPr>
        <w:t>block</w:t>
      </w:r>
      <w:r>
        <w:rPr>
          <w:rFonts w:eastAsia="方正宋刻本秀楷简体" w:hint="eastAsia"/>
        </w:rPr>
        <w:t>中</w:t>
      </w:r>
      <w:r>
        <w:rPr>
          <w:rFonts w:eastAsia="方正宋刻本秀楷简体" w:hint="eastAsia"/>
        </w:rPr>
        <w:t>(</w:t>
      </w:r>
      <w:r>
        <w:rPr>
          <w:rFonts w:eastAsia="方正宋刻本秀楷简体" w:hint="eastAsia"/>
        </w:rPr>
        <w:t>默认</w:t>
      </w:r>
      <w:r>
        <w:rPr>
          <w:rFonts w:eastAsia="方正宋刻本秀楷简体" w:hint="eastAsia"/>
        </w:rPr>
        <w:t>4k)</w:t>
      </w:r>
      <w:r>
        <w:rPr>
          <w:rFonts w:eastAsia="方正宋刻本秀楷简体" w:hint="eastAsia"/>
        </w:rPr>
        <w:t>，父目录下子目录及子文件不多，一个</w:t>
      </w:r>
      <w:r>
        <w:rPr>
          <w:rFonts w:eastAsia="方正宋刻本秀楷简体" w:hint="eastAsia"/>
        </w:rPr>
        <w:t>block</w:t>
      </w:r>
      <w:r>
        <w:rPr>
          <w:rFonts w:eastAsia="方正宋刻本秀楷简体" w:hint="eastAsia"/>
        </w:rPr>
        <w:t>就能放下，父目录就占一个</w:t>
      </w:r>
      <w:r>
        <w:rPr>
          <w:rFonts w:eastAsia="方正宋刻本秀楷简体" w:hint="eastAsia"/>
        </w:rPr>
        <w:t>block(4k)</w:t>
      </w:r>
      <w:r>
        <w:rPr>
          <w:rFonts w:eastAsia="方正宋刻本秀楷简体" w:hint="eastAsia"/>
        </w:rPr>
        <w:tab/>
      </w:r>
      <w:r>
        <w:rPr>
          <w:rFonts w:eastAsia="方正宋刻本秀楷简体" w:hint="eastAsia"/>
        </w:rPr>
        <w:tab/>
      </w:r>
    </w:p>
    <w:p w14:paraId="572AC69C" w14:textId="77777777" w:rsidR="00ED6DF6" w:rsidRDefault="00ED6DF6">
      <w:pPr>
        <w:adjustRightInd w:val="0"/>
        <w:snapToGrid w:val="0"/>
        <w:ind w:firstLine="420"/>
        <w:rPr>
          <w:rFonts w:eastAsia="方正宋刻本秀楷简体"/>
        </w:rPr>
      </w:pPr>
      <w:r>
        <w:rPr>
          <w:rFonts w:eastAsia="方正宋刻本秀楷简体" w:hint="eastAsia"/>
        </w:rPr>
        <w:t>类似图书馆书籍检索目录和实际书籍的关。</w:t>
      </w:r>
      <w:r>
        <w:rPr>
          <w:rFonts w:eastAsia="方正宋刻本秀楷简体" w:hint="eastAsia"/>
        </w:rPr>
        <w:t>ls -l</w:t>
      </w:r>
      <w:r>
        <w:rPr>
          <w:rFonts w:eastAsia="方正宋刻本秀楷简体" w:hint="eastAsia"/>
        </w:rPr>
        <w:t>查看到的是一页纸的目录，但实际书籍有多少看不到。如果不想看父目录下子目录名和子文件名的占用空间，而是想看父目录下子目录和子文件实际磁盘占用量用</w:t>
      </w:r>
      <w:r>
        <w:rPr>
          <w:rFonts w:eastAsia="方正宋刻本秀楷简体" w:hint="eastAsia"/>
        </w:rPr>
        <w:t>du</w:t>
      </w:r>
      <w:r>
        <w:rPr>
          <w:rFonts w:eastAsia="方正宋刻本秀楷简体" w:hint="eastAsia"/>
        </w:rPr>
        <w:t>。</w:t>
      </w:r>
    </w:p>
    <w:p w14:paraId="1F124177" w14:textId="77777777" w:rsidR="00ED6DF6" w:rsidRDefault="00ED6DF6">
      <w:pPr>
        <w:adjustRightInd w:val="0"/>
        <w:snapToGrid w:val="0"/>
        <w:ind w:firstLine="420"/>
        <w:rPr>
          <w:rFonts w:eastAsia="方正宋刻本秀楷简体"/>
        </w:rPr>
      </w:pPr>
      <w:r>
        <w:rPr>
          <w:rFonts w:eastAsia="方正宋刻本秀楷简体" w:hint="eastAsia"/>
        </w:rPr>
        <w:t>df du</w:t>
      </w:r>
      <w:r>
        <w:rPr>
          <w:rFonts w:eastAsia="方正宋刻本秀楷简体" w:hint="eastAsia"/>
        </w:rPr>
        <w:t>统计的数据有时不一致。</w:t>
      </w:r>
    </w:p>
    <w:p w14:paraId="1A663033" w14:textId="77777777" w:rsidR="00ED6DF6" w:rsidRDefault="00ED6DF6">
      <w:pPr>
        <w:adjustRightInd w:val="0"/>
        <w:snapToGrid w:val="0"/>
        <w:ind w:firstLine="420"/>
        <w:rPr>
          <w:rFonts w:eastAsia="方正宋刻本秀楷简体"/>
        </w:rPr>
      </w:pPr>
      <w:r>
        <w:rPr>
          <w:rFonts w:eastAsia="方正宋刻本秀楷简体" w:hint="eastAsia"/>
        </w:rPr>
        <w:t>df</w:t>
      </w:r>
      <w:r>
        <w:rPr>
          <w:rFonts w:eastAsia="方正宋刻本秀楷简体" w:hint="eastAsia"/>
        </w:rPr>
        <w:t>从文件系统出发，通过文件系统未分配的空间确定已分配的空间大小，不仅考虑文件占用空间，还考虑被命令、程序占用的空间</w:t>
      </w:r>
      <w:r>
        <w:rPr>
          <w:rFonts w:eastAsia="方正宋刻本秀楷简体" w:hint="eastAsia"/>
        </w:rPr>
        <w:t>(</w:t>
      </w:r>
      <w:r>
        <w:rPr>
          <w:rFonts w:eastAsia="方正宋刻本秀楷简体" w:hint="eastAsia"/>
        </w:rPr>
        <w:t>文件已删除，但程序未释放空间</w:t>
      </w:r>
      <w:r>
        <w:rPr>
          <w:rFonts w:eastAsia="方正宋刻本秀楷简体" w:hint="eastAsia"/>
        </w:rPr>
        <w:t>)</w:t>
      </w:r>
      <w:r>
        <w:rPr>
          <w:rFonts w:eastAsia="方正宋刻本秀楷简体" w:hint="eastAsia"/>
        </w:rPr>
        <w:t>，统计分区更准确，是真正的空闲空间。</w:t>
      </w:r>
    </w:p>
    <w:p w14:paraId="5D53D052" w14:textId="77777777" w:rsidR="00ED6DF6" w:rsidRDefault="00ED6DF6">
      <w:pPr>
        <w:adjustRightInd w:val="0"/>
        <w:snapToGrid w:val="0"/>
        <w:ind w:firstLine="420"/>
        <w:rPr>
          <w:rFonts w:eastAsia="方正宋刻本秀楷简体"/>
        </w:rPr>
      </w:pPr>
      <w:r>
        <w:rPr>
          <w:rFonts w:eastAsia="方正宋刻本秀楷简体" w:hint="eastAsia"/>
        </w:rPr>
        <w:t>du</w:t>
      </w:r>
      <w:r>
        <w:rPr>
          <w:rFonts w:eastAsia="方正宋刻本秀楷简体" w:hint="eastAsia"/>
        </w:rPr>
        <w:t>面向文件，只计算文件或</w:t>
      </w:r>
      <w:proofErr w:type="gramStart"/>
      <w:r>
        <w:rPr>
          <w:rFonts w:eastAsia="方正宋刻本秀楷简体" w:hint="eastAsia"/>
        </w:rPr>
        <w:t>目录占空磁盘</w:t>
      </w:r>
      <w:proofErr w:type="gramEnd"/>
    </w:p>
    <w:p w14:paraId="59EDAE8F" w14:textId="77777777" w:rsidR="00465994" w:rsidRDefault="00465994">
      <w:pPr>
        <w:adjustRightInd w:val="0"/>
        <w:snapToGrid w:val="0"/>
        <w:rPr>
          <w:rFonts w:eastAsia="方正宋刻本秀楷简体"/>
        </w:rPr>
      </w:pPr>
    </w:p>
    <w:p w14:paraId="058C3C87" w14:textId="77777777" w:rsidR="00ED6DF6" w:rsidRDefault="00ED6DF6">
      <w:pPr>
        <w:adjustRightInd w:val="0"/>
        <w:snapToGrid w:val="0"/>
        <w:rPr>
          <w:rFonts w:eastAsia="方正宋刻本秀楷简体"/>
        </w:rPr>
      </w:pPr>
      <w:r>
        <w:rPr>
          <w:rFonts w:eastAsia="方正宋刻本秀楷简体" w:hint="eastAsia"/>
          <w:b/>
          <w:bCs/>
          <w:sz w:val="36"/>
          <w:szCs w:val="44"/>
        </w:rPr>
        <w:t>free</w:t>
      </w:r>
      <w:r>
        <w:rPr>
          <w:rFonts w:eastAsia="方正宋刻本秀楷简体" w:hint="eastAsia"/>
        </w:rPr>
        <w:tab/>
      </w:r>
      <w:r>
        <w:rPr>
          <w:rFonts w:eastAsia="方正宋刻本秀楷简体" w:hint="eastAsia"/>
        </w:rPr>
        <w:tab/>
      </w:r>
      <w:r>
        <w:rPr>
          <w:rFonts w:eastAsia="方正宋刻本秀楷简体" w:hint="eastAsia"/>
        </w:rPr>
        <w:t>查看内存和</w:t>
      </w:r>
      <w:r>
        <w:rPr>
          <w:rFonts w:eastAsia="方正宋刻本秀楷简体" w:hint="eastAsia"/>
        </w:rPr>
        <w:t>swap</w:t>
      </w:r>
      <w:r>
        <w:rPr>
          <w:rFonts w:eastAsia="方正宋刻本秀楷简体" w:hint="eastAsia"/>
        </w:rPr>
        <w:t>分区使用情况</w:t>
      </w:r>
    </w:p>
    <w:p w14:paraId="6FFAB220" w14:textId="77777777" w:rsidR="00ED6DF6" w:rsidRDefault="00ED6DF6">
      <w:pPr>
        <w:adjustRightInd w:val="0"/>
        <w:snapToGrid w:val="0"/>
        <w:ind w:firstLine="420"/>
        <w:rPr>
          <w:rFonts w:eastAsia="方正宋刻本秀楷简体"/>
        </w:rPr>
      </w:pPr>
      <w:r>
        <w:rPr>
          <w:rFonts w:eastAsia="方正宋刻本秀楷简体" w:hint="eastAsia"/>
        </w:rPr>
        <w:t>buffers</w:t>
      </w:r>
      <w:r>
        <w:rPr>
          <w:rFonts w:eastAsia="方正宋刻本秀楷简体" w:hint="eastAsia"/>
        </w:rPr>
        <w:t>缓</w:t>
      </w:r>
      <w:r>
        <w:rPr>
          <w:rFonts w:eastAsia="方正宋刻本秀楷简体" w:hint="eastAsia"/>
          <w:color w:val="FF0000"/>
        </w:rPr>
        <w:t>冲</w:t>
      </w:r>
      <w:r>
        <w:rPr>
          <w:rFonts w:eastAsia="方正宋刻本秀楷简体" w:hint="eastAsia"/>
        </w:rPr>
        <w:t>:</w:t>
      </w:r>
      <w:r>
        <w:rPr>
          <w:rFonts w:eastAsia="方正宋刻本秀楷简体" w:hint="eastAsia"/>
        </w:rPr>
        <w:t>写</w:t>
      </w:r>
      <w:r>
        <w:rPr>
          <w:rFonts w:eastAsia="方正宋刻本秀楷简体" w:hint="eastAsia"/>
          <w:color w:val="FF0000"/>
        </w:rPr>
        <w:t>入</w:t>
      </w:r>
      <w:r>
        <w:rPr>
          <w:rFonts w:eastAsia="方正宋刻本秀楷简体" w:hint="eastAsia"/>
        </w:rPr>
        <w:t>数据时加速的，把分散的数据集中写入硬盘</w:t>
      </w:r>
      <w:r>
        <w:rPr>
          <w:rFonts w:eastAsia="方正宋刻本秀楷简体" w:hint="eastAsia"/>
          <w:color w:val="FF0000"/>
        </w:rPr>
        <w:t>（冲入）</w:t>
      </w:r>
    </w:p>
    <w:p w14:paraId="7F906078" w14:textId="77777777" w:rsidR="00ED6DF6" w:rsidRDefault="00ED6DF6">
      <w:pPr>
        <w:adjustRightInd w:val="0"/>
        <w:snapToGrid w:val="0"/>
        <w:ind w:firstLine="420"/>
        <w:rPr>
          <w:rFonts w:eastAsia="方正宋刻本秀楷简体"/>
        </w:rPr>
      </w:pPr>
      <w:r>
        <w:rPr>
          <w:rFonts w:eastAsia="方正宋刻本秀楷简体" w:hint="eastAsia"/>
        </w:rPr>
        <w:t>cached</w:t>
      </w:r>
      <w:r>
        <w:rPr>
          <w:rFonts w:eastAsia="方正宋刻本秀楷简体" w:hint="eastAsia"/>
        </w:rPr>
        <w:t>缓存</w:t>
      </w:r>
      <w:r>
        <w:rPr>
          <w:rFonts w:eastAsia="方正宋刻本秀楷简体" w:hint="eastAsia"/>
        </w:rPr>
        <w:t>:</w:t>
      </w:r>
      <w:r>
        <w:rPr>
          <w:rFonts w:eastAsia="方正宋刻本秀楷简体" w:hint="eastAsia"/>
        </w:rPr>
        <w:t>读取数据时加速的，把读取的数据保存内存中，再次读取在内存中读取</w:t>
      </w:r>
    </w:p>
    <w:p w14:paraId="60D1DCB2" w14:textId="77777777" w:rsidR="00ED6DF6" w:rsidRDefault="00ED6DF6">
      <w:pPr>
        <w:adjustRightInd w:val="0"/>
        <w:snapToGrid w:val="0"/>
        <w:ind w:firstLine="420"/>
        <w:rPr>
          <w:rFonts w:eastAsia="方正宋刻本秀楷简体"/>
        </w:rPr>
      </w:pPr>
    </w:p>
    <w:p w14:paraId="6E0C714D" w14:textId="77777777" w:rsidR="00ED6DF6" w:rsidRDefault="00ED6DF6">
      <w:pPr>
        <w:adjustRightInd w:val="0"/>
        <w:snapToGrid w:val="0"/>
        <w:rPr>
          <w:rFonts w:eastAsia="方正宋刻本秀楷简体"/>
        </w:rPr>
      </w:pPr>
      <w:r>
        <w:rPr>
          <w:rFonts w:eastAsia="方正宋刻本秀楷简体" w:hint="eastAsia"/>
        </w:rPr>
        <w:t>$ free -m</w:t>
      </w:r>
    </w:p>
    <w:p w14:paraId="6E63929A" w14:textId="77777777" w:rsidR="00ED6DF6" w:rsidRDefault="00ED6DF6">
      <w:pPr>
        <w:adjustRightInd w:val="0"/>
        <w:snapToGrid w:val="0"/>
        <w:rPr>
          <w:rFonts w:eastAsia="方正宋刻本秀楷简体"/>
        </w:rPr>
      </w:pPr>
      <w:r>
        <w:rPr>
          <w:rFonts w:eastAsia="方正宋刻本秀楷简体" w:hint="eastAsia"/>
        </w:rPr>
        <w:t xml:space="preserve">                total       used       free     shared    buffers     cached</w:t>
      </w:r>
    </w:p>
    <w:p w14:paraId="7CFC130E" w14:textId="77777777" w:rsidR="00ED6DF6" w:rsidRDefault="00ED6DF6">
      <w:pPr>
        <w:adjustRightInd w:val="0"/>
        <w:snapToGrid w:val="0"/>
        <w:rPr>
          <w:rFonts w:eastAsia="方正宋刻本秀楷简体"/>
        </w:rPr>
      </w:pPr>
      <w:r>
        <w:rPr>
          <w:rFonts w:eastAsia="方正宋刻本秀楷简体" w:hint="eastAsia"/>
        </w:rPr>
        <w:t xml:space="preserve">Mem:         </w:t>
      </w:r>
      <w:r>
        <w:rPr>
          <w:rFonts w:eastAsia="方正宋刻本秀楷简体" w:hint="eastAsia"/>
        </w:rPr>
        <w:tab/>
        <w:t xml:space="preserve"> 1009       741       267       0       </w:t>
      </w:r>
      <w:r>
        <w:rPr>
          <w:rFonts w:eastAsia="方正宋刻本秀楷简体" w:hint="eastAsia"/>
          <w:b/>
          <w:bCs/>
        </w:rPr>
        <w:t xml:space="preserve"> 104        359</w:t>
      </w:r>
    </w:p>
    <w:p w14:paraId="6D73FCB0" w14:textId="77777777" w:rsidR="00ED6DF6" w:rsidRDefault="00ED6DF6">
      <w:pPr>
        <w:adjustRightInd w:val="0"/>
        <w:snapToGrid w:val="0"/>
        <w:rPr>
          <w:rFonts w:eastAsia="方正宋刻本秀楷简体"/>
        </w:rPr>
      </w:pPr>
      <w:r>
        <w:rPr>
          <w:rFonts w:eastAsia="方正宋刻本秀楷简体" w:hint="eastAsia"/>
        </w:rPr>
        <w:t xml:space="preserve">-/+ buffers/cache:       </w:t>
      </w:r>
      <w:r>
        <w:rPr>
          <w:rFonts w:eastAsia="方正宋刻本秀楷简体" w:hint="eastAsia"/>
        </w:rPr>
        <w:tab/>
        <w:t xml:space="preserve">    278       </w:t>
      </w:r>
      <w:r>
        <w:rPr>
          <w:rFonts w:eastAsia="方正宋刻本秀楷简体" w:hint="eastAsia"/>
          <w:b/>
          <w:bCs/>
        </w:rPr>
        <w:t>731</w:t>
      </w:r>
    </w:p>
    <w:p w14:paraId="15B1EED7" w14:textId="77777777" w:rsidR="00ED6DF6" w:rsidRDefault="00ED6DF6">
      <w:pPr>
        <w:adjustRightInd w:val="0"/>
        <w:snapToGrid w:val="0"/>
        <w:rPr>
          <w:rFonts w:eastAsia="方正宋刻本秀楷简体"/>
        </w:rPr>
      </w:pPr>
      <w:r>
        <w:rPr>
          <w:rFonts w:eastAsia="方正宋刻本秀楷简体" w:hint="eastAsia"/>
        </w:rPr>
        <w:t xml:space="preserve">Swap:       </w:t>
      </w:r>
      <w:r>
        <w:rPr>
          <w:rFonts w:eastAsia="方正宋刻本秀楷简体" w:hint="eastAsia"/>
        </w:rPr>
        <w:tab/>
      </w:r>
      <w:r>
        <w:rPr>
          <w:rFonts w:eastAsia="方正宋刻本秀楷简体" w:hint="eastAsia"/>
        </w:rPr>
        <w:tab/>
        <w:t xml:space="preserve"> 1537        0       1537</w:t>
      </w:r>
    </w:p>
    <w:p w14:paraId="66246E2B" w14:textId="77777777" w:rsidR="00ED6DF6" w:rsidRDefault="00ED6DF6">
      <w:pPr>
        <w:adjustRightInd w:val="0"/>
        <w:snapToGrid w:val="0"/>
        <w:rPr>
          <w:rFonts w:eastAsia="方正宋刻本秀楷简体"/>
        </w:rPr>
      </w:pPr>
    </w:p>
    <w:p w14:paraId="1EA34D14" w14:textId="77777777" w:rsidR="00ED6DF6" w:rsidRDefault="00ED6DF6">
      <w:pPr>
        <w:adjustRightInd w:val="0"/>
        <w:snapToGrid w:val="0"/>
        <w:ind w:firstLine="420"/>
        <w:rPr>
          <w:rFonts w:eastAsia="方正宋刻本秀楷简体"/>
        </w:rPr>
      </w:pPr>
      <w:r>
        <w:rPr>
          <w:rFonts w:eastAsia="方正宋刻本秀楷简体" w:hint="eastAsia"/>
        </w:rPr>
        <w:t>注意</w:t>
      </w:r>
      <w:r>
        <w:rPr>
          <w:rFonts w:eastAsia="方正宋刻本秀楷简体" w:hint="eastAsia"/>
        </w:rPr>
        <w:t>-/+ buffers/cache:</w:t>
      </w:r>
      <w:r>
        <w:rPr>
          <w:rFonts w:eastAsia="方正宋刻本秀楷简体" w:hint="eastAsia"/>
        </w:rPr>
        <w:t>这一行——第一个数据是真正的“正在使用”的内存，第二个数据是“可利用”的内存（但不是“未使用”）。</w:t>
      </w:r>
    </w:p>
    <w:p w14:paraId="79D0A97E" w14:textId="77777777" w:rsidR="00ED6DF6" w:rsidRDefault="00ED6DF6">
      <w:pPr>
        <w:adjustRightInd w:val="0"/>
        <w:snapToGrid w:val="0"/>
        <w:ind w:firstLine="420"/>
        <w:rPr>
          <w:rFonts w:eastAsia="方正宋刻本秀楷简体"/>
        </w:rPr>
      </w:pPr>
      <w:r>
        <w:rPr>
          <w:rFonts w:eastAsia="方正宋刻本秀楷简体" w:hint="eastAsia"/>
        </w:rPr>
        <w:t>上述例子是从一台总内存</w:t>
      </w:r>
      <w:r>
        <w:rPr>
          <w:rFonts w:eastAsia="方正宋刻本秀楷简体" w:hint="eastAsia"/>
        </w:rPr>
        <w:t>1G</w:t>
      </w:r>
      <w:r>
        <w:rPr>
          <w:rFonts w:eastAsia="方正宋刻本秀楷简体" w:hint="eastAsia"/>
        </w:rPr>
        <w:t>的笔记本电脑上取得的，已使用的内存有</w:t>
      </w:r>
      <w:r>
        <w:rPr>
          <w:rFonts w:eastAsia="方正宋刻本秀楷简体" w:hint="eastAsia"/>
        </w:rPr>
        <w:t>741M</w:t>
      </w:r>
      <w:r>
        <w:rPr>
          <w:rFonts w:eastAsia="方正宋刻本秀楷简体" w:hint="eastAsia"/>
        </w:rPr>
        <w:t>，剩下的内存貌似连浏览器都开不了呢！然而，根据我们上面的解释，这台机器只有</w:t>
      </w:r>
      <w:r>
        <w:rPr>
          <w:rFonts w:eastAsia="方正宋刻本秀楷简体" w:hint="eastAsia"/>
        </w:rPr>
        <w:t>278M</w:t>
      </w:r>
      <w:r>
        <w:rPr>
          <w:rFonts w:eastAsia="方正宋刻本秀楷简体" w:hint="eastAsia"/>
        </w:rPr>
        <w:t>内存是正在使用的，而剩下的</w:t>
      </w:r>
      <w:r>
        <w:rPr>
          <w:rFonts w:eastAsia="方正宋刻本秀楷简体" w:hint="eastAsia"/>
        </w:rPr>
        <w:t>731M</w:t>
      </w:r>
      <w:r>
        <w:rPr>
          <w:rFonts w:eastAsia="方正宋刻本秀楷简体" w:hint="eastAsia"/>
        </w:rPr>
        <w:t>内存都是可以使用的。根据后面的数字，</w:t>
      </w:r>
      <w:r>
        <w:rPr>
          <w:rFonts w:eastAsia="方正宋刻本秀楷简体" w:hint="eastAsia"/>
        </w:rPr>
        <w:t>104M</w:t>
      </w:r>
      <w:r>
        <w:rPr>
          <w:rFonts w:eastAsia="方正宋刻本秀楷简体" w:hint="eastAsia"/>
        </w:rPr>
        <w:t>的内存作为缓冲区，</w:t>
      </w:r>
      <w:r>
        <w:rPr>
          <w:rFonts w:eastAsia="方正宋刻本秀楷简体" w:hint="eastAsia"/>
        </w:rPr>
        <w:t>359MB</w:t>
      </w:r>
      <w:r>
        <w:rPr>
          <w:rFonts w:eastAsia="方正宋刻本秀楷简体" w:hint="eastAsia"/>
        </w:rPr>
        <w:t>内存用来缓存数据，两者都可以在需要时被释放。剩下的</w:t>
      </w:r>
      <w:r>
        <w:rPr>
          <w:rFonts w:eastAsia="方正宋刻本秀楷简体" w:hint="eastAsia"/>
        </w:rPr>
        <w:t>268M</w:t>
      </w:r>
      <w:r>
        <w:rPr>
          <w:rFonts w:eastAsia="方正宋刻本秀楷简体" w:hint="eastAsia"/>
        </w:rPr>
        <w:t>内存是完全没有使用的。</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完全未用的：</w:t>
      </w:r>
      <w:r>
        <w:rPr>
          <w:rFonts w:eastAsia="方正宋刻本秀楷简体" w:hint="eastAsia"/>
        </w:rPr>
        <w:t>731-104-359</w:t>
      </w:r>
    </w:p>
    <w:p w14:paraId="55032D93" w14:textId="77777777" w:rsidR="00ED6DF6" w:rsidRDefault="00ED6DF6">
      <w:pPr>
        <w:adjustRightInd w:val="0"/>
        <w:snapToGrid w:val="0"/>
        <w:ind w:firstLine="420"/>
        <w:rPr>
          <w:rFonts w:eastAsia="方正宋刻本秀楷简体"/>
        </w:rPr>
      </w:pPr>
    </w:p>
    <w:p w14:paraId="75F84255" w14:textId="783AED21" w:rsidR="00ED6DF6" w:rsidRDefault="00ED6DF6">
      <w:pPr>
        <w:adjustRightInd w:val="0"/>
        <w:snapToGrid w:val="0"/>
        <w:rPr>
          <w:rFonts w:eastAsia="方正宋刻本秀楷简体"/>
        </w:rPr>
      </w:pPr>
      <w:r>
        <w:rPr>
          <w:rFonts w:eastAsia="方正宋刻本秀楷简体" w:hint="eastAsia"/>
          <w:b/>
          <w:bCs/>
          <w:sz w:val="36"/>
          <w:szCs w:val="44"/>
        </w:rPr>
        <w:t>dumpe2fs</w:t>
      </w:r>
      <w:r>
        <w:rPr>
          <w:rFonts w:eastAsia="方正宋刻本秀楷简体" w:hint="eastAsia"/>
        </w:rPr>
        <w:tab/>
        <w:t>/dev/sdb2</w:t>
      </w:r>
      <w:r>
        <w:rPr>
          <w:rFonts w:eastAsia="方正宋刻本秀楷简体" w:hint="eastAsia"/>
        </w:rPr>
        <w:tab/>
      </w:r>
      <w:r>
        <w:rPr>
          <w:rFonts w:eastAsia="方正宋刻本秀楷简体" w:hint="eastAsia"/>
        </w:rPr>
        <w:t>显示磁盘最详尽状态</w:t>
      </w:r>
    </w:p>
    <w:p w14:paraId="07A8147C" w14:textId="374E2ABC" w:rsidR="00523AD7" w:rsidRDefault="00523AD7">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hint="eastAsia"/>
        </w:rPr>
        <w:t>-h</w:t>
      </w:r>
      <w:r>
        <w:rPr>
          <w:rFonts w:eastAsia="方正宋刻本秀楷简体"/>
        </w:rPr>
        <w:tab/>
      </w:r>
      <w:r>
        <w:rPr>
          <w:rFonts w:eastAsia="方正宋刻本秀楷简体" w:hint="eastAsia"/>
        </w:rPr>
        <w:t>超级块</w:t>
      </w:r>
      <w:r>
        <w:rPr>
          <w:rFonts w:eastAsia="方正宋刻本秀楷简体"/>
        </w:rPr>
        <w:tab/>
      </w:r>
      <w:r>
        <w:rPr>
          <w:rFonts w:eastAsia="方正宋刻本秀楷简体" w:hint="eastAsia"/>
        </w:rPr>
        <w:t>-b</w:t>
      </w:r>
      <w:r>
        <w:rPr>
          <w:rFonts w:eastAsia="方正宋刻本秀楷简体" w:hint="eastAsia"/>
        </w:rPr>
        <w:t>显示块</w:t>
      </w:r>
    </w:p>
    <w:p w14:paraId="5015A03A" w14:textId="77777777" w:rsidR="00ED6DF6" w:rsidRDefault="00ED6DF6">
      <w:pPr>
        <w:adjustRightInd w:val="0"/>
        <w:snapToGrid w:val="0"/>
        <w:rPr>
          <w:rFonts w:eastAsia="方正宋刻本秀楷简体"/>
        </w:rPr>
      </w:pPr>
    </w:p>
    <w:p w14:paraId="68B0B9E5" w14:textId="77777777" w:rsidR="00ED6DF6" w:rsidRDefault="00ED6DF6">
      <w:pPr>
        <w:adjustRightInd w:val="0"/>
        <w:snapToGrid w:val="0"/>
        <w:rPr>
          <w:rFonts w:eastAsia="方正宋刻本秀楷简体"/>
          <w:b/>
          <w:bCs/>
          <w:sz w:val="36"/>
          <w:szCs w:val="44"/>
        </w:rPr>
      </w:pPr>
      <w:r>
        <w:rPr>
          <w:rFonts w:eastAsia="方正宋刻本秀楷简体" w:hint="eastAsia"/>
        </w:rPr>
        <w:br w:type="page"/>
      </w:r>
      <w:r>
        <w:rPr>
          <w:rFonts w:eastAsia="方正宋刻本秀楷简体" w:hint="eastAsia"/>
          <w:b/>
          <w:bCs/>
          <w:sz w:val="36"/>
          <w:szCs w:val="44"/>
        </w:rPr>
        <w:lastRenderedPageBreak/>
        <w:t>mount</w:t>
      </w:r>
    </w:p>
    <w:p w14:paraId="5ED86473" w14:textId="77777777" w:rsidR="00ED6DF6" w:rsidRDefault="00ED6DF6">
      <w:pPr>
        <w:adjustRightInd w:val="0"/>
        <w:snapToGrid w:val="0"/>
        <w:ind w:firstLine="420"/>
        <w:rPr>
          <w:rFonts w:eastAsia="方正宋刻本秀楷简体"/>
        </w:rPr>
      </w:pPr>
      <w:r>
        <w:rPr>
          <w:rFonts w:eastAsia="方正宋刻本秀楷简体" w:hint="eastAsia"/>
        </w:rPr>
        <w:t>无参数</w:t>
      </w:r>
      <w:r>
        <w:rPr>
          <w:rFonts w:eastAsia="方正宋刻本秀楷简体" w:hint="eastAsia"/>
        </w:rPr>
        <w:tab/>
      </w:r>
      <w:r>
        <w:rPr>
          <w:rFonts w:eastAsia="方正宋刻本秀楷简体" w:hint="eastAsia"/>
        </w:rPr>
        <w:tab/>
      </w:r>
      <w:r>
        <w:rPr>
          <w:rFonts w:eastAsia="方正宋刻本秀楷简体" w:hint="eastAsia"/>
        </w:rPr>
        <w:t>系统中已挂载的设备</w:t>
      </w:r>
      <w:r>
        <w:rPr>
          <w:rFonts w:eastAsia="方正宋刻本秀楷简体" w:hint="eastAsia"/>
        </w:rPr>
        <w:t xml:space="preserve"> </w:t>
      </w:r>
      <w:r>
        <w:rPr>
          <w:rFonts w:eastAsia="方正宋刻本秀楷简体" w:hint="eastAsia"/>
        </w:rPr>
        <w:tab/>
        <w:t>-l</w:t>
      </w:r>
      <w:r>
        <w:rPr>
          <w:rFonts w:eastAsia="方正宋刻本秀楷简体" w:hint="eastAsia"/>
        </w:rPr>
        <w:t>会显示卷标名称</w:t>
      </w:r>
    </w:p>
    <w:p w14:paraId="2E927CF3"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依</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fstab</w:t>
      </w:r>
      <w:proofErr w:type="spellEnd"/>
      <w:r>
        <w:rPr>
          <w:rFonts w:eastAsia="方正宋刻本秀楷简体" w:hint="eastAsia"/>
        </w:rPr>
        <w:t>自动挂载</w:t>
      </w:r>
    </w:p>
    <w:p w14:paraId="44D042B4" w14:textId="77777777" w:rsidR="00ED6DF6" w:rsidRDefault="00ED6DF6">
      <w:pPr>
        <w:adjustRightInd w:val="0"/>
        <w:snapToGrid w:val="0"/>
        <w:ind w:firstLine="420"/>
        <w:rPr>
          <w:rFonts w:eastAsia="方正宋刻本秀楷简体"/>
        </w:rPr>
      </w:pPr>
    </w:p>
    <w:p w14:paraId="049BD7B9" w14:textId="77777777" w:rsidR="00ED6DF6" w:rsidRDefault="00ED6DF6">
      <w:pPr>
        <w:adjustRightInd w:val="0"/>
        <w:snapToGrid w:val="0"/>
        <w:ind w:firstLine="420"/>
        <w:rPr>
          <w:rFonts w:eastAsia="方正宋刻本秀楷简体"/>
        </w:rPr>
      </w:pPr>
      <w:r>
        <w:rPr>
          <w:rFonts w:eastAsia="方正宋刻本秀楷简体" w:hint="eastAsia"/>
        </w:rPr>
        <w:t xml:space="preserve">mount [-t </w:t>
      </w:r>
      <w:r>
        <w:rPr>
          <w:rFonts w:eastAsia="方正宋刻本秀楷简体" w:hint="eastAsia"/>
        </w:rPr>
        <w:t>文件系统</w:t>
      </w:r>
      <w:r>
        <w:rPr>
          <w:rFonts w:eastAsia="方正宋刻本秀楷简体" w:hint="eastAsia"/>
        </w:rPr>
        <w:t xml:space="preserve">][-L </w:t>
      </w:r>
      <w:r>
        <w:rPr>
          <w:rFonts w:eastAsia="方正宋刻本秀楷简体" w:hint="eastAsia"/>
        </w:rPr>
        <w:t>卷标名</w:t>
      </w:r>
      <w:r>
        <w:rPr>
          <w:rFonts w:eastAsia="方正宋刻本秀楷简体" w:hint="eastAsia"/>
        </w:rPr>
        <w:t xml:space="preserve">][-o </w:t>
      </w:r>
      <w:r>
        <w:rPr>
          <w:rFonts w:eastAsia="方正宋刻本秀楷简体" w:hint="eastAsia"/>
        </w:rPr>
        <w:t>特殊挂载</w:t>
      </w:r>
      <w:r>
        <w:rPr>
          <w:rFonts w:eastAsia="方正宋刻本秀楷简体" w:hint="eastAsia"/>
        </w:rPr>
        <w:t>]</w:t>
      </w:r>
      <w:r>
        <w:rPr>
          <w:rFonts w:eastAsia="方正宋刻本秀楷简体" w:hint="eastAsia"/>
        </w:rPr>
        <w:tab/>
      </w:r>
      <w:r>
        <w:rPr>
          <w:rFonts w:eastAsia="方正宋刻本秀楷简体" w:hint="eastAsia"/>
        </w:rPr>
        <w:t>设备文件名</w:t>
      </w:r>
      <w:r>
        <w:rPr>
          <w:rFonts w:eastAsia="方正宋刻本秀楷简体" w:hint="eastAsia"/>
        </w:rPr>
        <w:tab/>
      </w:r>
      <w:r>
        <w:rPr>
          <w:rFonts w:eastAsia="方正宋刻本秀楷简体" w:hint="eastAsia"/>
        </w:rPr>
        <w:t>挂载点</w:t>
      </w:r>
    </w:p>
    <w:p w14:paraId="69AF8FFF" w14:textId="77777777" w:rsidR="00ED6DF6" w:rsidRDefault="00ED6DF6">
      <w:pPr>
        <w:adjustRightInd w:val="0"/>
        <w:snapToGrid w:val="0"/>
        <w:ind w:firstLine="420"/>
        <w:rPr>
          <w:rFonts w:eastAsia="方正宋刻本秀楷简体"/>
        </w:rPr>
      </w:pPr>
    </w:p>
    <w:p w14:paraId="0F3427E5" w14:textId="4469101F" w:rsidR="00ED6DF6" w:rsidRDefault="00ED6DF6">
      <w:pPr>
        <w:adjustRightInd w:val="0"/>
        <w:snapToGrid w:val="0"/>
        <w:ind w:firstLine="420"/>
        <w:rPr>
          <w:rFonts w:eastAsia="方正宋刻本秀楷简体"/>
          <w:b/>
          <w:bCs/>
          <w:sz w:val="24"/>
          <w:szCs w:val="32"/>
        </w:rPr>
      </w:pPr>
      <w:r>
        <w:rPr>
          <w:rFonts w:eastAsia="方正宋刻本秀楷简体" w:hint="eastAsia"/>
          <w:b/>
          <w:bCs/>
          <w:sz w:val="24"/>
          <w:szCs w:val="32"/>
        </w:rPr>
        <w:t>特殊挂载选项</w:t>
      </w:r>
      <w:r w:rsidR="00205949" w:rsidRPr="00205949">
        <w:rPr>
          <w:rFonts w:eastAsia="方正宋刻本秀楷简体" w:hint="eastAsia"/>
          <w:b/>
          <w:bCs/>
          <w:color w:val="FF0000"/>
          <w:sz w:val="24"/>
          <w:szCs w:val="32"/>
        </w:rPr>
        <w:t xml:space="preserve"> -o</w:t>
      </w:r>
    </w:p>
    <w:p w14:paraId="5EEB3223" w14:textId="77777777" w:rsidR="00ED6DF6" w:rsidRDefault="00ED6DF6">
      <w:pPr>
        <w:adjustRightInd w:val="0"/>
        <w:snapToGrid w:val="0"/>
        <w:ind w:left="420" w:firstLine="420"/>
        <w:rPr>
          <w:rFonts w:eastAsia="方正宋刻本秀楷简体"/>
        </w:rPr>
      </w:pPr>
      <w:r>
        <w:rPr>
          <w:rFonts w:eastAsia="方正宋刻本秀楷简体" w:hint="eastAsia"/>
        </w:rPr>
        <w:t>defaults</w:t>
      </w:r>
      <w:r>
        <w:rPr>
          <w:rFonts w:eastAsia="方正宋刻本秀楷简体" w:hint="eastAsia"/>
        </w:rPr>
        <w:tab/>
      </w:r>
      <w:proofErr w:type="spellStart"/>
      <w:r>
        <w:rPr>
          <w:rFonts w:eastAsia="方正宋刻本秀楷简体" w:hint="eastAsia"/>
        </w:rPr>
        <w:t>rw</w:t>
      </w:r>
      <w:proofErr w:type="spellEnd"/>
      <w:r>
        <w:rPr>
          <w:rFonts w:eastAsia="方正宋刻本秀楷简体" w:hint="eastAsia"/>
        </w:rPr>
        <w:t xml:space="preserve"> </w:t>
      </w:r>
      <w:proofErr w:type="spellStart"/>
      <w:r>
        <w:rPr>
          <w:rFonts w:eastAsia="方正宋刻本秀楷简体" w:hint="eastAsia"/>
        </w:rPr>
        <w:t>suid</w:t>
      </w:r>
      <w:proofErr w:type="spellEnd"/>
      <w:r>
        <w:rPr>
          <w:rFonts w:eastAsia="方正宋刻本秀楷简体" w:hint="eastAsia"/>
        </w:rPr>
        <w:t xml:space="preserve"> dev exec auto </w:t>
      </w:r>
      <w:proofErr w:type="spellStart"/>
      <w:r>
        <w:rPr>
          <w:rFonts w:eastAsia="方正宋刻本秀楷简体" w:hint="eastAsia"/>
        </w:rPr>
        <w:t>nouser</w:t>
      </w:r>
      <w:proofErr w:type="spellEnd"/>
      <w:r>
        <w:rPr>
          <w:rFonts w:eastAsia="方正宋刻本秀楷简体" w:hint="eastAsia"/>
        </w:rPr>
        <w:t xml:space="preserve"> async</w:t>
      </w:r>
    </w:p>
    <w:p w14:paraId="7FEF6086" w14:textId="77777777" w:rsidR="00ED6DF6" w:rsidRDefault="00ED6DF6">
      <w:pPr>
        <w:adjustRightInd w:val="0"/>
        <w:snapToGrid w:val="0"/>
        <w:ind w:left="420" w:firstLine="420"/>
        <w:rPr>
          <w:rFonts w:eastAsia="方正宋刻本秀楷简体"/>
        </w:rPr>
      </w:pPr>
    </w:p>
    <w:p w14:paraId="1D56DF88"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atime</w:t>
      </w:r>
      <w:proofErr w:type="spellEnd"/>
      <w:r>
        <w:rPr>
          <w:rFonts w:eastAsia="方正宋刻本秀楷简体" w:hint="eastAsia"/>
        </w:rPr>
        <w:t>/</w:t>
      </w:r>
      <w:proofErr w:type="spellStart"/>
      <w:r>
        <w:rPr>
          <w:rFonts w:eastAsia="方正宋刻本秀楷简体" w:hint="eastAsia"/>
        </w:rPr>
        <w:t>noatime</w:t>
      </w:r>
      <w:proofErr w:type="spellEnd"/>
      <w:r>
        <w:rPr>
          <w:rFonts w:eastAsia="方正宋刻本秀楷简体" w:hint="eastAsia"/>
        </w:rPr>
        <w:tab/>
      </w:r>
      <w:r>
        <w:rPr>
          <w:rFonts w:eastAsia="方正宋刻本秀楷简体" w:hint="eastAsia"/>
        </w:rPr>
        <w:tab/>
      </w:r>
      <w:r>
        <w:rPr>
          <w:rFonts w:eastAsia="方正宋刻本秀楷简体" w:hint="eastAsia"/>
        </w:rPr>
        <w:t>更新访问时间，默认更新</w:t>
      </w:r>
    </w:p>
    <w:p w14:paraId="28CA18C8" w14:textId="77777777" w:rsidR="00ED6DF6" w:rsidRDefault="00ED6DF6">
      <w:pPr>
        <w:adjustRightInd w:val="0"/>
        <w:snapToGrid w:val="0"/>
        <w:ind w:left="420" w:firstLine="420"/>
        <w:rPr>
          <w:rFonts w:eastAsia="方正宋刻本秀楷简体"/>
        </w:rPr>
      </w:pPr>
      <w:r>
        <w:rPr>
          <w:rFonts w:eastAsia="方正宋刻本秀楷简体" w:hint="eastAsia"/>
        </w:rPr>
        <w:t>async/sync</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异步</w:t>
      </w:r>
      <w:r>
        <w:rPr>
          <w:rFonts w:eastAsia="方正宋刻本秀楷简体" w:hint="eastAsia"/>
        </w:rPr>
        <w:t>/</w:t>
      </w:r>
      <w:r>
        <w:rPr>
          <w:rFonts w:eastAsia="方正宋刻本秀楷简体" w:hint="eastAsia"/>
        </w:rPr>
        <w:t>同步</w:t>
      </w:r>
    </w:p>
    <w:p w14:paraId="6C258938" w14:textId="77777777" w:rsidR="00ED6DF6" w:rsidRDefault="00ED6DF6">
      <w:pPr>
        <w:adjustRightInd w:val="0"/>
        <w:snapToGrid w:val="0"/>
        <w:ind w:left="420" w:firstLine="420"/>
        <w:rPr>
          <w:rFonts w:eastAsia="方正宋刻本秀楷简体"/>
        </w:rPr>
      </w:pPr>
      <w:r>
        <w:rPr>
          <w:rFonts w:eastAsia="方正宋刻本秀楷简体" w:hint="eastAsia"/>
        </w:rPr>
        <w:t>auto/</w:t>
      </w:r>
      <w:proofErr w:type="spellStart"/>
      <w:r>
        <w:rPr>
          <w:rFonts w:eastAsia="方正宋刻本秀楷简体" w:hint="eastAsia"/>
        </w:rPr>
        <w:t>noauto</w:t>
      </w:r>
      <w:proofErr w:type="spellEnd"/>
      <w:r>
        <w:rPr>
          <w:rFonts w:eastAsia="方正宋刻本秀楷简体" w:hint="eastAsia"/>
        </w:rPr>
        <w:tab/>
      </w:r>
      <w:r>
        <w:rPr>
          <w:rFonts w:eastAsia="方正宋刻本秀楷简体" w:hint="eastAsia"/>
        </w:rPr>
        <w:tab/>
        <w:t>mount -a</w:t>
      </w:r>
      <w:r>
        <w:rPr>
          <w:rFonts w:eastAsia="方正宋刻本秀楷简体" w:hint="eastAsia"/>
        </w:rPr>
        <w:t>时，自动按照</w:t>
      </w:r>
      <w:proofErr w:type="spellStart"/>
      <w:r>
        <w:rPr>
          <w:rFonts w:eastAsia="方正宋刻本秀楷简体" w:hint="eastAsia"/>
        </w:rPr>
        <w:t>fstab</w:t>
      </w:r>
      <w:proofErr w:type="spellEnd"/>
      <w:r>
        <w:rPr>
          <w:rFonts w:eastAsia="方正宋刻本秀楷简体" w:hint="eastAsia"/>
        </w:rPr>
        <w:t>挂载</w:t>
      </w:r>
    </w:p>
    <w:p w14:paraId="770E1E01" w14:textId="77777777" w:rsidR="00ED6DF6" w:rsidRDefault="00ED6DF6">
      <w:pPr>
        <w:adjustRightInd w:val="0"/>
        <w:snapToGrid w:val="0"/>
        <w:ind w:left="420" w:firstLine="420"/>
        <w:rPr>
          <w:rFonts w:eastAsia="方正宋刻本秀楷简体"/>
        </w:rPr>
      </w:pPr>
      <w:r>
        <w:rPr>
          <w:rFonts w:eastAsia="方正宋刻本秀楷简体" w:hint="eastAsia"/>
        </w:rPr>
        <w:t>exec/</w:t>
      </w:r>
      <w:proofErr w:type="spellStart"/>
      <w:r>
        <w:rPr>
          <w:rFonts w:eastAsia="方正宋刻本秀楷简体" w:hint="eastAsia"/>
        </w:rPr>
        <w:t>noexec</w:t>
      </w:r>
      <w:proofErr w:type="spellEnd"/>
      <w:r>
        <w:rPr>
          <w:rFonts w:eastAsia="方正宋刻本秀楷简体" w:hint="eastAsia"/>
        </w:rPr>
        <w:tab/>
      </w:r>
      <w:r>
        <w:rPr>
          <w:rFonts w:eastAsia="方正宋刻本秀楷简体" w:hint="eastAsia"/>
        </w:rPr>
        <w:tab/>
      </w:r>
      <w:r>
        <w:rPr>
          <w:rFonts w:eastAsia="方正宋刻本秀楷简体" w:hint="eastAsia"/>
        </w:rPr>
        <w:t>是否允许再文件系统执行可执行文件</w:t>
      </w:r>
    </w:p>
    <w:p w14:paraId="73A20585" w14:textId="77777777" w:rsidR="00ED6DF6" w:rsidRDefault="00ED6DF6">
      <w:pPr>
        <w:adjustRightInd w:val="0"/>
        <w:snapToGrid w:val="0"/>
        <w:ind w:left="420" w:firstLine="420"/>
        <w:rPr>
          <w:rFonts w:eastAsia="方正宋刻本秀楷简体"/>
        </w:rPr>
      </w:pPr>
      <w:r>
        <w:rPr>
          <w:rFonts w:eastAsia="方正宋刻本秀楷简体" w:hint="eastAsia"/>
        </w:rPr>
        <w:t>remount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重新挂载，指定修改特殊权限</w:t>
      </w:r>
    </w:p>
    <w:p w14:paraId="29BAB495"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rw</w:t>
      </w:r>
      <w:proofErr w:type="spellEnd"/>
      <w:r>
        <w:rPr>
          <w:rFonts w:eastAsia="方正宋刻本秀楷简体" w:hint="eastAsia"/>
        </w:rPr>
        <w:t>/</w:t>
      </w:r>
      <w:proofErr w:type="spellStart"/>
      <w:r>
        <w:rPr>
          <w:rFonts w:eastAsia="方正宋刻本秀楷简体" w:hint="eastAsia"/>
        </w:rPr>
        <w:t>ro</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读写</w:t>
      </w:r>
      <w:r>
        <w:rPr>
          <w:rFonts w:eastAsia="方正宋刻本秀楷简体" w:hint="eastAsia"/>
        </w:rPr>
        <w:t>/</w:t>
      </w:r>
      <w:r>
        <w:rPr>
          <w:rFonts w:eastAsia="方正宋刻本秀楷简体" w:hint="eastAsia"/>
        </w:rPr>
        <w:t>只读</w:t>
      </w:r>
    </w:p>
    <w:p w14:paraId="7AAE75F1"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suid</w:t>
      </w:r>
      <w:proofErr w:type="spellEnd"/>
      <w:r>
        <w:rPr>
          <w:rFonts w:eastAsia="方正宋刻本秀楷简体" w:hint="eastAsia"/>
        </w:rPr>
        <w:t>/</w:t>
      </w:r>
      <w:proofErr w:type="spellStart"/>
      <w:r>
        <w:rPr>
          <w:rFonts w:eastAsia="方正宋刻本秀楷简体" w:hint="eastAsia"/>
        </w:rPr>
        <w:t>nosuid</w:t>
      </w:r>
      <w:proofErr w:type="spellEnd"/>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SetUID</w:t>
      </w:r>
      <w:proofErr w:type="spellEnd"/>
      <w:r>
        <w:rPr>
          <w:rFonts w:eastAsia="方正宋刻本秀楷简体" w:hint="eastAsia"/>
        </w:rPr>
        <w:t>权限，默认有</w:t>
      </w:r>
    </w:p>
    <w:p w14:paraId="11EF9923" w14:textId="77777777" w:rsidR="00ED6DF6" w:rsidRDefault="00ED6DF6">
      <w:pPr>
        <w:adjustRightInd w:val="0"/>
        <w:snapToGrid w:val="0"/>
        <w:ind w:left="420" w:firstLine="420"/>
        <w:rPr>
          <w:rFonts w:eastAsia="方正宋刻本秀楷简体"/>
        </w:rPr>
      </w:pPr>
      <w:r>
        <w:rPr>
          <w:rFonts w:eastAsia="方正宋刻本秀楷简体" w:hint="eastAsia"/>
        </w:rPr>
        <w:t>user/</w:t>
      </w:r>
      <w:proofErr w:type="spellStart"/>
      <w:r>
        <w:rPr>
          <w:rFonts w:eastAsia="方正宋刻本秀楷简体" w:hint="eastAsia"/>
        </w:rPr>
        <w:t>nouser</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是否允许普通用户挂载，默认不</w:t>
      </w:r>
    </w:p>
    <w:p w14:paraId="2FD28D7C"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usrquota</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用户磁盘配额，默认不</w:t>
      </w:r>
    </w:p>
    <w:p w14:paraId="3B8AA99C"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grpquota</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组磁盘配额，默认不</w:t>
      </w:r>
    </w:p>
    <w:p w14:paraId="51999E29" w14:textId="77777777" w:rsidR="00ED6DF6" w:rsidRDefault="00ED6DF6">
      <w:pPr>
        <w:adjustRightInd w:val="0"/>
        <w:snapToGrid w:val="0"/>
        <w:ind w:left="420" w:firstLine="420"/>
        <w:rPr>
          <w:rFonts w:eastAsia="方正宋刻本秀楷简体"/>
        </w:rPr>
      </w:pPr>
    </w:p>
    <w:p w14:paraId="0D557898" w14:textId="30C0C2B7" w:rsidR="00ED6DF6" w:rsidRDefault="00ED6DF6">
      <w:pPr>
        <w:adjustRightInd w:val="0"/>
        <w:snapToGrid w:val="0"/>
        <w:rPr>
          <w:rFonts w:eastAsia="方正宋刻本秀楷简体"/>
          <w:color w:val="FF0000"/>
        </w:rPr>
      </w:pPr>
      <w:r>
        <w:rPr>
          <w:rFonts w:eastAsia="方正宋刻本秀楷简体" w:hint="eastAsia"/>
          <w:color w:val="FF0000"/>
        </w:rPr>
        <w:t xml:space="preserve">mount </w:t>
      </w:r>
      <w:r w:rsidR="00523AD7">
        <w:rPr>
          <w:rFonts w:eastAsia="方正宋刻本秀楷简体"/>
          <w:color w:val="FF0000"/>
        </w:rPr>
        <w:tab/>
      </w:r>
      <w:r>
        <w:rPr>
          <w:rFonts w:eastAsia="方正宋刻本秀楷简体" w:hint="eastAsia"/>
          <w:color w:val="FF0000"/>
        </w:rPr>
        <w:t>-o remount</w:t>
      </w:r>
      <w:r>
        <w:rPr>
          <w:rFonts w:eastAsia="方正宋刻本秀楷简体" w:hint="eastAsia"/>
          <w:color w:val="FF0000"/>
        </w:rPr>
        <w:t>，</w:t>
      </w:r>
      <w:proofErr w:type="spellStart"/>
      <w:r>
        <w:rPr>
          <w:rFonts w:eastAsia="方正宋刻本秀楷简体" w:hint="eastAsia"/>
          <w:color w:val="FF0000"/>
        </w:rPr>
        <w:t>noexec</w:t>
      </w:r>
      <w:proofErr w:type="spellEnd"/>
      <w:r>
        <w:rPr>
          <w:rFonts w:eastAsia="方正宋刻本秀楷简体" w:hint="eastAsia"/>
          <w:color w:val="FF0000"/>
        </w:rPr>
        <w:tab/>
      </w:r>
      <w:r>
        <w:rPr>
          <w:rFonts w:eastAsia="方正宋刻本秀楷简体" w:hint="eastAsia"/>
          <w:color w:val="FF0000"/>
        </w:rPr>
        <w:tab/>
        <w:t>/home</w:t>
      </w:r>
    </w:p>
    <w:p w14:paraId="23000FB3" w14:textId="5B5BF133" w:rsidR="00ED6DF6" w:rsidRDefault="00ED6DF6">
      <w:pPr>
        <w:adjustRightInd w:val="0"/>
        <w:snapToGrid w:val="0"/>
        <w:rPr>
          <w:rFonts w:eastAsia="方正宋刻本秀楷简体"/>
          <w:b/>
          <w:bCs/>
          <w:sz w:val="40"/>
          <w:szCs w:val="48"/>
        </w:rPr>
      </w:pPr>
      <w:r>
        <w:rPr>
          <w:rFonts w:eastAsia="方正宋刻本秀楷简体" w:hint="eastAsia"/>
          <w:color w:val="FF0000"/>
        </w:rPr>
        <w:t>mount</w:t>
      </w:r>
      <w:r>
        <w:rPr>
          <w:rFonts w:eastAsia="方正宋刻本秀楷简体" w:hint="eastAsia"/>
          <w:color w:val="FF0000"/>
        </w:rPr>
        <w:tab/>
      </w:r>
      <w:r w:rsidR="00205949">
        <w:rPr>
          <w:rFonts w:eastAsia="方正宋刻本秀楷简体"/>
          <w:color w:val="FF0000"/>
        </w:rPr>
        <w:tab/>
      </w:r>
      <w:r w:rsidR="00205949">
        <w:rPr>
          <w:rFonts w:eastAsia="方正宋刻本秀楷简体"/>
          <w:color w:val="FF0000"/>
        </w:rPr>
        <w:tab/>
      </w:r>
      <w:r w:rsidR="00205949">
        <w:rPr>
          <w:rFonts w:eastAsia="方正宋刻本秀楷简体"/>
          <w:color w:val="FF0000"/>
        </w:rPr>
        <w:tab/>
      </w:r>
      <w:r w:rsidR="00205949">
        <w:rPr>
          <w:rFonts w:eastAsia="方正宋刻本秀楷简体"/>
          <w:color w:val="FF0000"/>
        </w:rPr>
        <w:tab/>
      </w:r>
      <w:r w:rsidR="00205949">
        <w:rPr>
          <w:rFonts w:eastAsia="方正宋刻本秀楷简体"/>
          <w:color w:val="FF0000"/>
        </w:rPr>
        <w:tab/>
      </w:r>
      <w:r w:rsidR="00205949">
        <w:rPr>
          <w:rFonts w:eastAsia="方正宋刻本秀楷简体"/>
          <w:color w:val="FF0000"/>
        </w:rPr>
        <w:tab/>
      </w:r>
      <w:r>
        <w:rPr>
          <w:rFonts w:eastAsia="方正宋刻本秀楷简体" w:hint="eastAsia"/>
          <w:color w:val="FF0000"/>
        </w:rPr>
        <w:t>/dev/sdb1</w:t>
      </w:r>
      <w:r>
        <w:rPr>
          <w:rFonts w:eastAsia="方正宋刻本秀楷简体" w:hint="eastAsia"/>
          <w:color w:val="FF0000"/>
        </w:rPr>
        <w:tab/>
        <w:t>/</w:t>
      </w:r>
      <w:proofErr w:type="spellStart"/>
      <w:r>
        <w:rPr>
          <w:rFonts w:eastAsia="方正宋刻本秀楷简体" w:hint="eastAsia"/>
          <w:color w:val="FF0000"/>
        </w:rPr>
        <w:t>mnt</w:t>
      </w:r>
      <w:proofErr w:type="spellEnd"/>
      <w:r>
        <w:rPr>
          <w:rFonts w:eastAsia="方正宋刻本秀楷简体" w:hint="eastAsia"/>
          <w:color w:val="FF0000"/>
        </w:rPr>
        <w:t>/disk</w:t>
      </w:r>
      <w:r>
        <w:rPr>
          <w:rFonts w:eastAsia="方正宋刻本秀楷简体" w:hint="eastAsia"/>
          <w:color w:val="FF0000"/>
        </w:rPr>
        <w:br w:type="page"/>
      </w:r>
      <w:r>
        <w:rPr>
          <w:rFonts w:eastAsia="方正宋刻本秀楷简体" w:hint="eastAsia"/>
          <w:b/>
          <w:bCs/>
          <w:sz w:val="40"/>
          <w:szCs w:val="48"/>
        </w:rPr>
        <w:lastRenderedPageBreak/>
        <w:t>分区</w:t>
      </w:r>
      <w:r>
        <w:rPr>
          <w:rFonts w:eastAsia="方正宋刻本秀楷简体" w:hint="eastAsia"/>
          <w:b/>
          <w:bCs/>
          <w:sz w:val="40"/>
          <w:szCs w:val="48"/>
        </w:rPr>
        <w:tab/>
      </w:r>
    </w:p>
    <w:p w14:paraId="107E1902" w14:textId="7279F764" w:rsidR="00ED6DF6" w:rsidRDefault="00ED6DF6">
      <w:pPr>
        <w:adjustRightInd w:val="0"/>
        <w:snapToGrid w:val="0"/>
        <w:rPr>
          <w:rFonts w:eastAsia="方正宋刻本秀楷简体"/>
          <w:b/>
          <w:bCs/>
          <w:color w:val="FF0000"/>
        </w:rPr>
      </w:pPr>
      <w:proofErr w:type="spellStart"/>
      <w:r>
        <w:rPr>
          <w:rFonts w:eastAsia="方正宋刻本秀楷简体" w:hint="eastAsia"/>
          <w:b/>
          <w:bCs/>
          <w:color w:val="FF0000"/>
          <w:sz w:val="28"/>
          <w:szCs w:val="36"/>
        </w:rPr>
        <w:t>cfdisk</w:t>
      </w:r>
      <w:proofErr w:type="spellEnd"/>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图形界面，好用</w:t>
      </w:r>
    </w:p>
    <w:p w14:paraId="522DAA04" w14:textId="77777777" w:rsidR="00205949" w:rsidRDefault="00205949" w:rsidP="00205949">
      <w:pPr>
        <w:adjustRightInd w:val="0"/>
        <w:snapToGrid w:val="0"/>
        <w:rPr>
          <w:rFonts w:eastAsia="方正宋刻本秀楷简体"/>
          <w:sz w:val="18"/>
          <w:szCs w:val="21"/>
        </w:rPr>
      </w:pPr>
      <w:proofErr w:type="spellStart"/>
      <w:r>
        <w:rPr>
          <w:rFonts w:eastAsia="方正宋刻本秀楷简体" w:hint="eastAsia"/>
          <w:sz w:val="22"/>
          <w:szCs w:val="28"/>
        </w:rPr>
        <w:t>fdisk</w:t>
      </w:r>
      <w:proofErr w:type="spellEnd"/>
      <w:r>
        <w:rPr>
          <w:rFonts w:eastAsia="方正宋刻本秀楷简体" w:hint="eastAsia"/>
          <w:sz w:val="22"/>
          <w:szCs w:val="28"/>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支持</w:t>
      </w:r>
      <w:r>
        <w:rPr>
          <w:rFonts w:eastAsia="方正宋刻本秀楷简体" w:hint="eastAsia"/>
          <w:sz w:val="18"/>
          <w:szCs w:val="21"/>
        </w:rPr>
        <w:t xml:space="preserve">MBR GPT </w:t>
      </w:r>
      <w:r>
        <w:rPr>
          <w:rFonts w:eastAsia="方正宋刻本秀楷简体" w:hint="eastAsia"/>
          <w:sz w:val="18"/>
          <w:szCs w:val="21"/>
        </w:rPr>
        <w:tab/>
      </w:r>
      <w:proofErr w:type="spellStart"/>
      <w:r>
        <w:rPr>
          <w:rFonts w:eastAsia="方正宋刻本秀楷简体" w:hint="eastAsia"/>
          <w:sz w:val="18"/>
          <w:szCs w:val="21"/>
        </w:rPr>
        <w:t>gdisk</w:t>
      </w:r>
      <w:proofErr w:type="spellEnd"/>
      <w:r>
        <w:rPr>
          <w:rFonts w:eastAsia="方正宋刻本秀楷简体" w:hint="eastAsia"/>
          <w:sz w:val="18"/>
          <w:szCs w:val="21"/>
        </w:rPr>
        <w:tab/>
      </w:r>
      <w:r>
        <w:rPr>
          <w:rFonts w:eastAsia="方正宋刻本秀楷简体" w:hint="eastAsia"/>
          <w:sz w:val="18"/>
          <w:szCs w:val="21"/>
        </w:rPr>
        <w:t>支持</w:t>
      </w:r>
      <w:r>
        <w:rPr>
          <w:rFonts w:eastAsia="方正宋刻本秀楷简体" w:hint="eastAsia"/>
          <w:sz w:val="18"/>
          <w:szCs w:val="21"/>
        </w:rPr>
        <w:t>GPT</w:t>
      </w:r>
    </w:p>
    <w:p w14:paraId="509220F7" w14:textId="77777777" w:rsidR="00ED6DF6" w:rsidRDefault="00ED6DF6">
      <w:pPr>
        <w:adjustRightInd w:val="0"/>
        <w:snapToGrid w:val="0"/>
        <w:rPr>
          <w:rFonts w:eastAsia="方正宋刻本秀楷简体"/>
          <w:sz w:val="18"/>
          <w:szCs w:val="21"/>
        </w:rPr>
      </w:pPr>
      <w:proofErr w:type="spellStart"/>
      <w:r>
        <w:rPr>
          <w:rFonts w:eastAsia="方正宋刻本秀楷简体" w:hint="eastAsia"/>
          <w:sz w:val="22"/>
          <w:szCs w:val="28"/>
        </w:rPr>
        <w:t>sfdisk</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roofErr w:type="gramStart"/>
      <w:r>
        <w:rPr>
          <w:rFonts w:eastAsia="方正宋刻本秀楷简体" w:hint="eastAsia"/>
          <w:sz w:val="18"/>
          <w:szCs w:val="21"/>
        </w:rPr>
        <w:t>逼格高</w:t>
      </w:r>
      <w:proofErr w:type="spellStart"/>
      <w:proofErr w:type="gramEnd"/>
      <w:r>
        <w:rPr>
          <w:rFonts w:eastAsia="方正宋刻本秀楷简体" w:hint="eastAsia"/>
          <w:sz w:val="18"/>
          <w:szCs w:val="21"/>
        </w:rPr>
        <w:t>fdisk</w:t>
      </w:r>
      <w:proofErr w:type="spellEnd"/>
    </w:p>
    <w:p w14:paraId="11078943" w14:textId="77777777" w:rsidR="00ED6DF6" w:rsidRDefault="00ED6DF6">
      <w:pPr>
        <w:adjustRightInd w:val="0"/>
        <w:snapToGrid w:val="0"/>
        <w:rPr>
          <w:rFonts w:eastAsia="方正宋刻本秀楷简体"/>
          <w:sz w:val="18"/>
          <w:szCs w:val="21"/>
        </w:rPr>
      </w:pPr>
      <w:r>
        <w:rPr>
          <w:rFonts w:eastAsia="方正宋刻本秀楷简体" w:hint="eastAsia"/>
          <w:sz w:val="22"/>
          <w:szCs w:val="28"/>
        </w:rPr>
        <w:t>parted</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即时生效，无保存生效概念；可调整分区大小</w:t>
      </w:r>
      <w:r>
        <w:rPr>
          <w:rFonts w:eastAsia="方正宋刻本秀楷简体" w:hint="eastAsia"/>
          <w:sz w:val="18"/>
          <w:szCs w:val="21"/>
        </w:rPr>
        <w:t>(</w:t>
      </w:r>
      <w:proofErr w:type="spellStart"/>
      <w:r>
        <w:rPr>
          <w:rFonts w:eastAsia="方正宋刻本秀楷简体" w:hint="eastAsia"/>
          <w:sz w:val="18"/>
          <w:szCs w:val="21"/>
        </w:rPr>
        <w:t>resizepart</w:t>
      </w:r>
      <w:proofErr w:type="spellEnd"/>
      <w:r>
        <w:rPr>
          <w:rFonts w:eastAsia="方正宋刻本秀楷简体" w:hint="eastAsia"/>
          <w:sz w:val="18"/>
          <w:szCs w:val="21"/>
        </w:rPr>
        <w:t>)</w:t>
      </w:r>
    </w:p>
    <w:p w14:paraId="69298789" w14:textId="77777777" w:rsidR="00ED6DF6" w:rsidRDefault="00ED6DF6">
      <w:pPr>
        <w:adjustRightInd w:val="0"/>
        <w:snapToGrid w:val="0"/>
        <w:ind w:left="1260" w:firstLine="420"/>
        <w:rPr>
          <w:rFonts w:eastAsia="方正宋刻本秀楷简体"/>
          <w:sz w:val="18"/>
          <w:szCs w:val="21"/>
        </w:rPr>
      </w:pPr>
      <w:r>
        <w:rPr>
          <w:rFonts w:eastAsia="方正宋刻本秀楷简体" w:hint="eastAsia"/>
          <w:sz w:val="18"/>
          <w:szCs w:val="21"/>
        </w:rPr>
        <w:t>调整已挂载使用的分区，不会影响分区知中的数据</w:t>
      </w:r>
    </w:p>
    <w:p w14:paraId="79417572" w14:textId="77777777" w:rsidR="00ED6DF6" w:rsidRDefault="00ED6DF6">
      <w:pPr>
        <w:adjustRightInd w:val="0"/>
        <w:snapToGrid w:val="0"/>
        <w:ind w:left="1260" w:firstLine="420"/>
        <w:rPr>
          <w:rFonts w:eastAsia="方正宋刻本秀楷简体"/>
          <w:sz w:val="18"/>
          <w:szCs w:val="21"/>
        </w:rPr>
      </w:pPr>
      <w:r>
        <w:rPr>
          <w:rFonts w:eastAsia="方正宋刻本秀楷简体" w:hint="eastAsia"/>
          <w:sz w:val="18"/>
          <w:szCs w:val="21"/>
        </w:rPr>
        <w:t>但一定要先卸载分区，且要调整的分区已经建立文件系统</w:t>
      </w:r>
    </w:p>
    <w:p w14:paraId="5F439F15" w14:textId="77777777" w:rsidR="00ED6DF6" w:rsidRDefault="00ED6DF6">
      <w:pPr>
        <w:adjustRightInd w:val="0"/>
        <w:snapToGrid w:val="0"/>
        <w:rPr>
          <w:rFonts w:eastAsia="方正宋刻本秀楷简体"/>
          <w:sz w:val="18"/>
          <w:szCs w:val="21"/>
        </w:rPr>
      </w:pPr>
    </w:p>
    <w:p w14:paraId="403ACE75" w14:textId="77777777" w:rsidR="00ED6DF6" w:rsidRDefault="00ED6DF6">
      <w:pPr>
        <w:adjustRightInd w:val="0"/>
        <w:snapToGrid w:val="0"/>
        <w:rPr>
          <w:rFonts w:eastAsia="方正宋刻本秀楷简体"/>
        </w:rPr>
      </w:pPr>
      <w:proofErr w:type="spellStart"/>
      <w:r>
        <w:rPr>
          <w:rFonts w:eastAsia="方正宋刻本秀楷简体" w:hint="eastAsia"/>
          <w:b/>
          <w:bCs/>
          <w:sz w:val="28"/>
          <w:szCs w:val="36"/>
        </w:rPr>
        <w:t>mkfs</w:t>
      </w:r>
      <w:proofErr w:type="spellEnd"/>
      <w:r>
        <w:rPr>
          <w:rFonts w:eastAsia="方正宋刻本秀楷简体" w:hint="eastAsia"/>
          <w:b/>
          <w:bCs/>
          <w:sz w:val="28"/>
          <w:szCs w:val="36"/>
        </w:rPr>
        <w:tab/>
      </w:r>
      <w:r>
        <w:rPr>
          <w:rFonts w:eastAsia="方正宋刻本秀楷简体" w:hint="eastAsia"/>
        </w:rPr>
        <w:tab/>
      </w:r>
      <w:r>
        <w:rPr>
          <w:rFonts w:eastAsia="方正宋刻本秀楷简体" w:hint="eastAsia"/>
        </w:rPr>
        <w:t>格式化分区，不能调整默认参数（一般不用调整），但简单易用</w:t>
      </w:r>
    </w:p>
    <w:p w14:paraId="2B0F3293" w14:textId="77777777" w:rsidR="00ED6DF6" w:rsidRDefault="00ED6DF6">
      <w:pPr>
        <w:adjustRightInd w:val="0"/>
        <w:snapToGrid w:val="0"/>
        <w:rPr>
          <w:rFonts w:eastAsia="方正宋刻本秀楷简体"/>
        </w:rPr>
      </w:pPr>
      <w:r>
        <w:rPr>
          <w:rFonts w:eastAsia="方正宋刻本秀楷简体" w:hint="eastAsia"/>
        </w:rPr>
        <w:t>mke2fs</w:t>
      </w:r>
      <w:r>
        <w:rPr>
          <w:rFonts w:eastAsia="方正宋刻本秀楷简体" w:hint="eastAsia"/>
        </w:rPr>
        <w:tab/>
      </w:r>
      <w:r>
        <w:rPr>
          <w:rFonts w:eastAsia="方正宋刻本秀楷简体" w:hint="eastAsia"/>
        </w:rPr>
        <w:tab/>
      </w:r>
      <w:r>
        <w:rPr>
          <w:rFonts w:eastAsia="方正宋刻本秀楷简体" w:hint="eastAsia"/>
        </w:rPr>
        <w:t>格式化分区</w:t>
      </w:r>
    </w:p>
    <w:p w14:paraId="0114039A" w14:textId="77777777" w:rsidR="00ED6DF6" w:rsidRDefault="00ED6DF6">
      <w:pPr>
        <w:adjustRightInd w:val="0"/>
        <w:snapToGrid w:val="0"/>
        <w:ind w:firstLine="420"/>
        <w:rPr>
          <w:rFonts w:eastAsia="方正宋刻本秀楷简体"/>
        </w:rPr>
      </w:pPr>
      <w:r>
        <w:rPr>
          <w:rFonts w:eastAsia="方正宋刻本秀楷简体" w:hint="eastAsia"/>
        </w:rPr>
        <w:t>-t</w:t>
      </w:r>
      <w:r>
        <w:rPr>
          <w:rFonts w:eastAsia="方正宋刻本秀楷简体" w:hint="eastAsia"/>
        </w:rPr>
        <w:tab/>
      </w:r>
      <w:r>
        <w:rPr>
          <w:rFonts w:eastAsia="方正宋刻本秀楷简体" w:hint="eastAsia"/>
        </w:rPr>
        <w:tab/>
      </w:r>
      <w:r>
        <w:rPr>
          <w:rFonts w:eastAsia="方正宋刻本秀楷简体" w:hint="eastAsia"/>
        </w:rPr>
        <w:t>文件系统如</w:t>
      </w:r>
      <w:r>
        <w:rPr>
          <w:rFonts w:eastAsia="方正宋刻本秀楷简体" w:hint="eastAsia"/>
        </w:rPr>
        <w:t>ext2/3/4</w:t>
      </w:r>
    </w:p>
    <w:p w14:paraId="77DAE862" w14:textId="77777777" w:rsidR="00ED6DF6" w:rsidRDefault="00ED6DF6">
      <w:pPr>
        <w:adjustRightInd w:val="0"/>
        <w:snapToGrid w:val="0"/>
        <w:ind w:firstLine="420"/>
        <w:rPr>
          <w:rFonts w:eastAsia="方正宋刻本秀楷简体"/>
        </w:rPr>
      </w:pPr>
      <w:r>
        <w:rPr>
          <w:rFonts w:eastAsia="方正宋刻本秀楷简体" w:hint="eastAsia"/>
        </w:rPr>
        <w:t>-b</w:t>
      </w:r>
      <w:r>
        <w:rPr>
          <w:rFonts w:eastAsia="方正宋刻本秀楷简体" w:hint="eastAsia"/>
        </w:rPr>
        <w:tab/>
      </w:r>
      <w:r>
        <w:rPr>
          <w:rFonts w:eastAsia="方正宋刻本秀楷简体" w:hint="eastAsia"/>
        </w:rPr>
        <w:tab/>
      </w:r>
      <w:r>
        <w:rPr>
          <w:rFonts w:eastAsia="方正宋刻本秀楷简体" w:hint="eastAsia"/>
        </w:rPr>
        <w:t>指定</w:t>
      </w:r>
      <w:r>
        <w:rPr>
          <w:rFonts w:eastAsia="方正宋刻本秀楷简体" w:hint="eastAsia"/>
        </w:rPr>
        <w:t>block</w:t>
      </w:r>
      <w:r>
        <w:rPr>
          <w:rFonts w:eastAsia="方正宋刻本秀楷简体" w:hint="eastAsia"/>
        </w:rPr>
        <w:t>大小</w:t>
      </w:r>
    </w:p>
    <w:p w14:paraId="2411F5B6" w14:textId="77777777" w:rsidR="00ED6DF6" w:rsidRDefault="00ED6DF6">
      <w:pPr>
        <w:adjustRightInd w:val="0"/>
        <w:snapToGrid w:val="0"/>
        <w:rPr>
          <w:rFonts w:eastAsia="方正宋刻本秀楷简体"/>
        </w:rPr>
      </w:pPr>
    </w:p>
    <w:p w14:paraId="600BFABE" w14:textId="77777777" w:rsidR="00ED6DF6" w:rsidRDefault="00ED6DF6">
      <w:pPr>
        <w:adjustRightInd w:val="0"/>
        <w:snapToGrid w:val="0"/>
        <w:rPr>
          <w:rFonts w:eastAsia="方正宋刻本秀楷简体"/>
          <w:b/>
          <w:bCs/>
          <w:color w:val="FF0000"/>
          <w:sz w:val="28"/>
          <w:szCs w:val="36"/>
        </w:rPr>
      </w:pPr>
      <w:proofErr w:type="spellStart"/>
      <w:r>
        <w:rPr>
          <w:rFonts w:eastAsia="方正宋刻本秀楷简体" w:hint="eastAsia"/>
          <w:b/>
          <w:bCs/>
          <w:color w:val="FF0000"/>
          <w:sz w:val="28"/>
          <w:szCs w:val="36"/>
        </w:rPr>
        <w:t>fdsik</w:t>
      </w:r>
      <w:proofErr w:type="spellEnd"/>
      <w:r>
        <w:rPr>
          <w:rFonts w:eastAsia="方正宋刻本秀楷简体" w:hint="eastAsia"/>
          <w:b/>
          <w:bCs/>
          <w:color w:val="FF0000"/>
          <w:sz w:val="28"/>
          <w:szCs w:val="36"/>
        </w:rPr>
        <w:t xml:space="preserve"> </w:t>
      </w:r>
    </w:p>
    <w:p w14:paraId="469F2AA2" w14:textId="77777777" w:rsidR="00ED6DF6" w:rsidRDefault="00ED6DF6">
      <w:pPr>
        <w:adjustRightInd w:val="0"/>
        <w:snapToGrid w:val="0"/>
        <w:ind w:firstLine="420"/>
        <w:rPr>
          <w:rFonts w:eastAsia="方正宋刻本秀楷简体"/>
          <w:color w:val="FF0000"/>
        </w:rPr>
      </w:pPr>
      <w:r>
        <w:rPr>
          <w:rFonts w:eastAsia="方正宋刻本秀楷简体" w:hint="eastAsia"/>
          <w:b/>
          <w:bCs/>
          <w:color w:val="FF0000"/>
        </w:rPr>
        <w:t>-l</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所有挂载的磁盘的详细分区情况</w:t>
      </w:r>
    </w:p>
    <w:p w14:paraId="633359FF" w14:textId="77777777" w:rsidR="00ED6DF6" w:rsidRDefault="00ED6DF6">
      <w:pPr>
        <w:adjustRightInd w:val="0"/>
        <w:snapToGrid w:val="0"/>
        <w:rPr>
          <w:rFonts w:eastAsia="方正宋刻本秀楷简体"/>
        </w:rPr>
      </w:pPr>
      <w:proofErr w:type="spellStart"/>
      <w:r>
        <w:rPr>
          <w:rFonts w:eastAsia="方正宋刻本秀楷简体" w:hint="eastAsia"/>
          <w:b/>
          <w:bCs/>
          <w:color w:val="FF0000"/>
          <w:sz w:val="28"/>
          <w:szCs w:val="36"/>
        </w:rPr>
        <w:t>lsblk</w:t>
      </w:r>
      <w:proofErr w:type="spellEnd"/>
      <w:r>
        <w:rPr>
          <w:rFonts w:eastAsia="方正宋刻本秀楷简体" w:hint="eastAsia"/>
          <w:sz w:val="28"/>
          <w:szCs w:val="36"/>
        </w:rPr>
        <w:tab/>
      </w:r>
      <w:r>
        <w:rPr>
          <w:rFonts w:eastAsia="方正宋刻本秀楷简体" w:hint="eastAsia"/>
        </w:rPr>
        <w:tab/>
      </w:r>
      <w:r>
        <w:rPr>
          <w:rFonts w:eastAsia="方正宋刻本秀楷简体" w:hint="eastAsia"/>
        </w:rPr>
        <w:t>树形简单显示挂载磁盘信息及挂载点</w:t>
      </w:r>
    </w:p>
    <w:p w14:paraId="441080F9" w14:textId="77777777" w:rsidR="00ED6DF6" w:rsidRDefault="00ED6DF6">
      <w:pPr>
        <w:adjustRightInd w:val="0"/>
        <w:snapToGrid w:val="0"/>
        <w:ind w:firstLine="420"/>
        <w:jc w:val="left"/>
        <w:rPr>
          <w:rFonts w:eastAsia="方正宋刻本秀楷简体"/>
          <w:color w:val="FF0000"/>
        </w:rPr>
      </w:pPr>
      <w:r>
        <w:rPr>
          <w:rFonts w:eastAsia="方正宋刻本秀楷简体" w:hint="eastAsia"/>
          <w:color w:val="FF0000"/>
        </w:rPr>
        <w:t>-f</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文件系统信息</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类似</w:t>
      </w:r>
      <w:r>
        <w:rPr>
          <w:rFonts w:eastAsia="方正宋刻本秀楷简体" w:hint="eastAsia"/>
          <w:color w:val="FF0000"/>
        </w:rPr>
        <w:t>df -T</w:t>
      </w:r>
    </w:p>
    <w:p w14:paraId="4830BB88" w14:textId="77777777" w:rsidR="00ED6DF6" w:rsidRDefault="00ED6DF6">
      <w:pPr>
        <w:adjustRightInd w:val="0"/>
        <w:snapToGrid w:val="0"/>
        <w:rPr>
          <w:rFonts w:eastAsia="方正宋刻本秀楷简体"/>
        </w:rPr>
      </w:pPr>
      <w:proofErr w:type="spellStart"/>
      <w:r>
        <w:rPr>
          <w:rFonts w:eastAsia="方正宋刻本秀楷简体" w:hint="eastAsia"/>
          <w:b/>
          <w:bCs/>
          <w:color w:val="FF0000"/>
          <w:sz w:val="28"/>
          <w:szCs w:val="36"/>
        </w:rPr>
        <w:t>blkid</w:t>
      </w:r>
      <w:proofErr w:type="spellEnd"/>
      <w:r>
        <w:rPr>
          <w:rFonts w:eastAsia="方正宋刻本秀楷简体" w:hint="eastAsia"/>
        </w:rPr>
        <w:tab/>
      </w:r>
      <w:r>
        <w:rPr>
          <w:rFonts w:eastAsia="方正宋刻本秀楷简体" w:hint="eastAsia"/>
        </w:rPr>
        <w:tab/>
      </w:r>
      <w:r>
        <w:rPr>
          <w:rFonts w:eastAsia="方正宋刻本秀楷简体" w:hint="eastAsia"/>
        </w:rPr>
        <w:t>每个文件系统的</w:t>
      </w:r>
      <w:r>
        <w:rPr>
          <w:rFonts w:eastAsia="方正宋刻本秀楷简体" w:hint="eastAsia"/>
        </w:rPr>
        <w:t>UUID</w:t>
      </w:r>
    </w:p>
    <w:p w14:paraId="1097198A" w14:textId="77777777" w:rsidR="00ED6DF6" w:rsidRDefault="00ED6DF6">
      <w:pPr>
        <w:adjustRightInd w:val="0"/>
        <w:snapToGrid w:val="0"/>
        <w:rPr>
          <w:rFonts w:eastAsia="方正宋刻本秀楷简体"/>
        </w:rPr>
      </w:pPr>
      <w:proofErr w:type="spellStart"/>
      <w:r>
        <w:rPr>
          <w:rFonts w:eastAsia="方正宋刻本秀楷简体" w:hint="eastAsia"/>
        </w:rPr>
        <w:t>ls</w:t>
      </w:r>
      <w:r>
        <w:rPr>
          <w:rFonts w:eastAsia="方正宋刻本秀楷简体"/>
        </w:rPr>
        <w:t>usb</w:t>
      </w:r>
      <w:proofErr w:type="spellEnd"/>
      <w:r>
        <w:rPr>
          <w:rFonts w:eastAsia="方正宋刻本秀楷简体"/>
        </w:rPr>
        <w:tab/>
      </w:r>
      <w:r>
        <w:rPr>
          <w:rFonts w:eastAsia="方正宋刻本秀楷简体"/>
        </w:rPr>
        <w:tab/>
      </w:r>
    </w:p>
    <w:p w14:paraId="0FBB8167" w14:textId="77777777" w:rsidR="00ED6DF6" w:rsidRDefault="00ED6DF6">
      <w:pPr>
        <w:adjustRightInd w:val="0"/>
        <w:snapToGrid w:val="0"/>
        <w:rPr>
          <w:rFonts w:eastAsia="方正宋刻本秀楷简体"/>
        </w:rPr>
      </w:pPr>
      <w:r>
        <w:rPr>
          <w:rFonts w:eastAsia="方正宋刻本秀楷简体"/>
        </w:rPr>
        <w:tab/>
        <w:t>-v</w:t>
      </w:r>
      <w:r>
        <w:rPr>
          <w:rFonts w:eastAsia="方正宋刻本秀楷简体"/>
        </w:rPr>
        <w:tab/>
      </w:r>
      <w:r>
        <w:rPr>
          <w:rFonts w:eastAsia="方正宋刻本秀楷简体"/>
        </w:rPr>
        <w:tab/>
      </w:r>
      <w:r>
        <w:rPr>
          <w:rFonts w:eastAsia="方正宋刻本秀楷简体" w:hint="eastAsia"/>
        </w:rPr>
        <w:t>详细信息</w:t>
      </w:r>
    </w:p>
    <w:p w14:paraId="275FFDB9" w14:textId="77777777" w:rsidR="00ED6DF6" w:rsidRDefault="00ED6DF6">
      <w:pPr>
        <w:adjustRightInd w:val="0"/>
        <w:snapToGrid w:val="0"/>
        <w:rPr>
          <w:rFonts w:eastAsia="方正宋刻本秀楷简体"/>
        </w:rPr>
      </w:pPr>
      <w:proofErr w:type="spellStart"/>
      <w:r>
        <w:rPr>
          <w:rFonts w:eastAsia="方正宋刻本秀楷简体" w:hint="eastAsia"/>
        </w:rPr>
        <w:t>l</w:t>
      </w:r>
      <w:r>
        <w:rPr>
          <w:rFonts w:eastAsia="方正宋刻本秀楷简体"/>
        </w:rPr>
        <w:t>spci</w:t>
      </w:r>
      <w:proofErr w:type="spellEnd"/>
    </w:p>
    <w:p w14:paraId="2895699E" w14:textId="77777777" w:rsidR="00ED6DF6" w:rsidRDefault="00ED6DF6">
      <w:pPr>
        <w:adjustRightInd w:val="0"/>
        <w:snapToGrid w:val="0"/>
        <w:rPr>
          <w:rFonts w:eastAsia="方正宋刻本秀楷简体"/>
        </w:rPr>
      </w:pPr>
      <w:r>
        <w:rPr>
          <w:rFonts w:eastAsia="方正宋刻本秀楷简体"/>
        </w:rPr>
        <w:tab/>
        <w:t>-k</w:t>
      </w:r>
      <w:r>
        <w:rPr>
          <w:rFonts w:eastAsia="方正宋刻本秀楷简体"/>
        </w:rPr>
        <w:tab/>
      </w:r>
      <w:r>
        <w:rPr>
          <w:rFonts w:eastAsia="方正宋刻本秀楷简体"/>
        </w:rPr>
        <w:tab/>
      </w:r>
      <w:r>
        <w:rPr>
          <w:rFonts w:eastAsia="方正宋刻本秀楷简体" w:hint="eastAsia"/>
        </w:rPr>
        <w:t>内核驱动、模块</w:t>
      </w:r>
    </w:p>
    <w:p w14:paraId="070189D9" w14:textId="77777777" w:rsidR="00ED6DF6" w:rsidRDefault="00ED6DF6">
      <w:pPr>
        <w:adjustRightInd w:val="0"/>
        <w:snapToGrid w:val="0"/>
        <w:rPr>
          <w:rFonts w:eastAsia="方正宋刻本秀楷简体"/>
        </w:rPr>
      </w:pPr>
    </w:p>
    <w:p w14:paraId="61120D31" w14:textId="77777777" w:rsidR="00ED6DF6" w:rsidRDefault="00ED6DF6">
      <w:pPr>
        <w:adjustRightInd w:val="0"/>
        <w:snapToGrid w:val="0"/>
        <w:rPr>
          <w:rFonts w:eastAsia="方正宋刻本秀楷简体"/>
        </w:rPr>
      </w:pPr>
    </w:p>
    <w:p w14:paraId="0C90F5F5" w14:textId="77777777" w:rsidR="00ED6DF6" w:rsidRDefault="00ED6DF6">
      <w:pPr>
        <w:adjustRightInd w:val="0"/>
        <w:snapToGrid w:val="0"/>
        <w:rPr>
          <w:rFonts w:eastAsia="方正宋刻本秀楷简体"/>
        </w:rPr>
      </w:pPr>
    </w:p>
    <w:p w14:paraId="303873B9"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S</w:t>
      </w:r>
      <w:r>
        <w:rPr>
          <w:rFonts w:eastAsia="方正宋刻本秀楷简体"/>
          <w:b/>
          <w:bCs/>
          <w:sz w:val="28"/>
          <w:szCs w:val="36"/>
        </w:rPr>
        <w:t>WAP</w:t>
      </w:r>
      <w:r>
        <w:rPr>
          <w:rFonts w:eastAsia="方正宋刻本秀楷简体" w:hint="eastAsia"/>
          <w:b/>
          <w:bCs/>
          <w:sz w:val="28"/>
          <w:szCs w:val="36"/>
        </w:rPr>
        <w:t>分区</w:t>
      </w:r>
    </w:p>
    <w:p w14:paraId="00BC5122" w14:textId="59DC4028" w:rsidR="00ED6DF6" w:rsidRDefault="00ED6DF6">
      <w:pPr>
        <w:adjustRightInd w:val="0"/>
        <w:snapToGrid w:val="0"/>
        <w:rPr>
          <w:rFonts w:eastAsia="方正宋刻本秀楷简体"/>
        </w:rPr>
      </w:pPr>
      <w:r>
        <w:rPr>
          <w:rFonts w:eastAsia="方正宋刻本秀楷简体"/>
        </w:rPr>
        <w:tab/>
      </w:r>
      <w:proofErr w:type="spellStart"/>
      <w:r w:rsidR="00AA4874">
        <w:rPr>
          <w:rFonts w:eastAsia="方正宋刻本秀楷简体"/>
        </w:rPr>
        <w:t>c</w:t>
      </w:r>
      <w:r>
        <w:rPr>
          <w:rFonts w:eastAsia="方正宋刻本秀楷简体" w:hint="eastAsia"/>
        </w:rPr>
        <w:t>fdisk</w:t>
      </w:r>
      <w:proofErr w:type="spellEnd"/>
      <w:r>
        <w:rPr>
          <w:rFonts w:eastAsia="方正宋刻本秀楷简体"/>
        </w:rPr>
        <w:tab/>
      </w:r>
      <w:r>
        <w:rPr>
          <w:rFonts w:eastAsia="方正宋刻本秀楷简体"/>
        </w:rPr>
        <w:tab/>
        <w:t>/dev/</w:t>
      </w:r>
      <w:proofErr w:type="spellStart"/>
      <w:r>
        <w:rPr>
          <w:rFonts w:eastAsia="方正宋刻本秀楷简体"/>
        </w:rPr>
        <w:t>sdb</w:t>
      </w:r>
      <w:proofErr w:type="spellEnd"/>
      <w:r>
        <w:rPr>
          <w:rFonts w:eastAsia="方正宋刻本秀楷简体"/>
        </w:rPr>
        <w:tab/>
      </w:r>
      <w:r>
        <w:rPr>
          <w:rFonts w:eastAsia="方正宋刻本秀楷简体"/>
        </w:rPr>
        <w:tab/>
      </w:r>
      <w:r>
        <w:rPr>
          <w:rFonts w:eastAsia="方正宋刻本秀楷简体" w:hint="eastAsia"/>
        </w:rPr>
        <w:t>等命令建立</w:t>
      </w:r>
      <w:r>
        <w:rPr>
          <w:rFonts w:eastAsia="方正宋刻本秀楷简体" w:hint="eastAsia"/>
        </w:rPr>
        <w:t>swap</w:t>
      </w:r>
      <w:r>
        <w:rPr>
          <w:rFonts w:eastAsia="方正宋刻本秀楷简体" w:hint="eastAsia"/>
        </w:rPr>
        <w:t>分区</w:t>
      </w:r>
      <w:r>
        <w:rPr>
          <w:rFonts w:eastAsia="方正宋刻本秀楷简体"/>
        </w:rPr>
        <w:tab/>
      </w:r>
      <w:r>
        <w:rPr>
          <w:rFonts w:eastAsia="方正宋刻本秀楷简体"/>
        </w:rPr>
        <w:tab/>
      </w:r>
      <w:r>
        <w:rPr>
          <w:rFonts w:eastAsia="方正宋刻本秀楷简体" w:hint="eastAsia"/>
        </w:rPr>
        <w:t>编号</w:t>
      </w:r>
      <w:r>
        <w:rPr>
          <w:rFonts w:eastAsia="方正宋刻本秀楷简体" w:hint="eastAsia"/>
        </w:rPr>
        <w:t>8</w:t>
      </w:r>
      <w:r>
        <w:rPr>
          <w:rFonts w:eastAsia="方正宋刻本秀楷简体"/>
        </w:rPr>
        <w:t>2</w:t>
      </w:r>
    </w:p>
    <w:p w14:paraId="53813F6C" w14:textId="3CE02B07" w:rsidR="00ED6DF6" w:rsidRDefault="00ED6DF6">
      <w:pPr>
        <w:adjustRightInd w:val="0"/>
        <w:snapToGrid w:val="0"/>
        <w:rPr>
          <w:rFonts w:eastAsia="方正宋刻本秀楷简体"/>
        </w:rPr>
      </w:pPr>
      <w:r>
        <w:rPr>
          <w:rFonts w:eastAsia="方正宋刻本秀楷简体"/>
        </w:rPr>
        <w:tab/>
      </w:r>
      <w:proofErr w:type="spellStart"/>
      <w:r>
        <w:rPr>
          <w:rFonts w:eastAsia="方正宋刻本秀楷简体" w:hint="eastAsia"/>
        </w:rPr>
        <w:t>mkswap</w:t>
      </w:r>
      <w:proofErr w:type="spellEnd"/>
      <w:r>
        <w:rPr>
          <w:rFonts w:eastAsia="方正宋刻本秀楷简体"/>
        </w:rPr>
        <w:tab/>
      </w:r>
      <w:r w:rsidR="00205949">
        <w:rPr>
          <w:rFonts w:eastAsia="方正宋刻本秀楷简体"/>
        </w:rPr>
        <w:tab/>
      </w:r>
      <w:r>
        <w:rPr>
          <w:rFonts w:eastAsia="方正宋刻本秀楷简体" w:hint="eastAsia"/>
        </w:rPr>
        <w:t>/</w:t>
      </w:r>
      <w:r>
        <w:rPr>
          <w:rFonts w:eastAsia="方正宋刻本秀楷简体"/>
        </w:rPr>
        <w:t>dev/sdb1</w:t>
      </w:r>
      <w:r>
        <w:rPr>
          <w:rFonts w:eastAsia="方正宋刻本秀楷简体"/>
        </w:rPr>
        <w:tab/>
      </w:r>
      <w:r>
        <w:rPr>
          <w:rFonts w:eastAsia="方正宋刻本秀楷简体" w:hint="eastAsia"/>
        </w:rPr>
        <w:t>格式化</w:t>
      </w:r>
      <w:r>
        <w:rPr>
          <w:rFonts w:eastAsia="方正宋刻本秀楷简体" w:hint="eastAsia"/>
        </w:rPr>
        <w:t>swap</w:t>
      </w:r>
      <w:r>
        <w:rPr>
          <w:rFonts w:eastAsia="方正宋刻本秀楷简体" w:hint="eastAsia"/>
        </w:rPr>
        <w:t>分区</w:t>
      </w:r>
    </w:p>
    <w:p w14:paraId="5D2AF249" w14:textId="77777777" w:rsidR="00205949" w:rsidRDefault="00ED6DF6">
      <w:pPr>
        <w:adjustRightInd w:val="0"/>
        <w:snapToGrid w:val="0"/>
        <w:rPr>
          <w:rFonts w:eastAsia="方正宋刻本秀楷简体"/>
        </w:rPr>
      </w:pPr>
      <w:r>
        <w:rPr>
          <w:rFonts w:eastAsia="方正宋刻本秀楷简体"/>
        </w:rPr>
        <w:tab/>
      </w:r>
      <w:proofErr w:type="spellStart"/>
      <w:r>
        <w:rPr>
          <w:rFonts w:eastAsia="方正宋刻本秀楷简体"/>
        </w:rPr>
        <w:t>swapon</w:t>
      </w:r>
      <w:proofErr w:type="spellEnd"/>
      <w:r>
        <w:rPr>
          <w:rFonts w:eastAsia="方正宋刻本秀楷简体"/>
        </w:rPr>
        <w:tab/>
      </w:r>
      <w:r w:rsidR="00205949">
        <w:rPr>
          <w:rFonts w:eastAsia="方正宋刻本秀楷简体"/>
        </w:rPr>
        <w:tab/>
      </w:r>
      <w:r>
        <w:rPr>
          <w:rFonts w:eastAsia="方正宋刻本秀楷简体"/>
        </w:rPr>
        <w:t>/dec/sdb1</w:t>
      </w:r>
      <w:r>
        <w:rPr>
          <w:rFonts w:eastAsia="方正宋刻本秀楷简体"/>
        </w:rPr>
        <w:tab/>
      </w:r>
      <w:r>
        <w:rPr>
          <w:rFonts w:eastAsia="方正宋刻本秀楷简体" w:hint="eastAsia"/>
        </w:rPr>
        <w:t>加入</w:t>
      </w:r>
      <w:r>
        <w:rPr>
          <w:rFonts w:eastAsia="方正宋刻本秀楷简体" w:hint="eastAsia"/>
        </w:rPr>
        <w:t>swap</w:t>
      </w:r>
      <w:r>
        <w:rPr>
          <w:rFonts w:eastAsia="方正宋刻本秀楷简体" w:hint="eastAsia"/>
        </w:rPr>
        <w:t>分区</w:t>
      </w:r>
      <w:r>
        <w:rPr>
          <w:rFonts w:eastAsia="方正宋刻本秀楷简体"/>
        </w:rPr>
        <w:tab/>
      </w:r>
    </w:p>
    <w:p w14:paraId="206AE34F" w14:textId="45545497" w:rsidR="00ED6DF6" w:rsidRDefault="00ED6DF6" w:rsidP="00205949">
      <w:pPr>
        <w:adjustRightInd w:val="0"/>
        <w:snapToGrid w:val="0"/>
        <w:ind w:firstLine="420"/>
        <w:rPr>
          <w:rFonts w:eastAsia="方正宋刻本秀楷简体"/>
        </w:rPr>
      </w:pPr>
      <w:proofErr w:type="spellStart"/>
      <w:r>
        <w:rPr>
          <w:rFonts w:eastAsia="方正宋刻本秀楷简体" w:hint="eastAsia"/>
        </w:rPr>
        <w:t>swapoff</w:t>
      </w:r>
      <w:proofErr w:type="spellEnd"/>
      <w:r w:rsidR="00205949">
        <w:rPr>
          <w:rFonts w:eastAsia="方正宋刻本秀楷简体"/>
        </w:rPr>
        <w:tab/>
      </w:r>
      <w:r w:rsidR="00205949">
        <w:rPr>
          <w:rFonts w:eastAsia="方正宋刻本秀楷简体"/>
        </w:rPr>
        <w:tab/>
        <w:t>/dec/sdb1</w:t>
      </w:r>
      <w:r w:rsidR="00205949">
        <w:rPr>
          <w:rFonts w:eastAsia="方正宋刻本秀楷简体"/>
        </w:rPr>
        <w:tab/>
      </w:r>
      <w:r w:rsidR="00205949">
        <w:rPr>
          <w:rFonts w:eastAsia="方正宋刻本秀楷简体" w:hint="eastAsia"/>
        </w:rPr>
        <w:t>取消</w:t>
      </w:r>
      <w:r w:rsidR="00205949">
        <w:rPr>
          <w:rFonts w:eastAsia="方正宋刻本秀楷简体" w:hint="eastAsia"/>
        </w:rPr>
        <w:t>swap</w:t>
      </w:r>
      <w:r w:rsidR="00205949">
        <w:rPr>
          <w:rFonts w:eastAsia="方正宋刻本秀楷简体" w:hint="eastAsia"/>
        </w:rPr>
        <w:t>分区</w:t>
      </w:r>
    </w:p>
    <w:p w14:paraId="3F9F212B" w14:textId="77777777" w:rsidR="00ED6DF6" w:rsidRDefault="00ED6DF6">
      <w:pPr>
        <w:adjustRightInd w:val="0"/>
        <w:snapToGrid w:val="0"/>
        <w:rPr>
          <w:rFonts w:eastAsia="方正宋刻本秀楷简体"/>
        </w:rPr>
      </w:pPr>
    </w:p>
    <w:p w14:paraId="56C855CC" w14:textId="77777777" w:rsidR="00ED6DF6" w:rsidRDefault="00ED6DF6">
      <w:pPr>
        <w:adjustRightInd w:val="0"/>
        <w:snapToGrid w:val="0"/>
        <w:rPr>
          <w:rFonts w:eastAsia="方正宋刻本秀楷简体"/>
        </w:rPr>
      </w:pPr>
    </w:p>
    <w:p w14:paraId="5E905184" w14:textId="77777777" w:rsidR="00ED6DF6" w:rsidRDefault="00ED6DF6">
      <w:pPr>
        <w:adjustRightInd w:val="0"/>
        <w:snapToGrid w:val="0"/>
        <w:ind w:firstLine="420"/>
        <w:rPr>
          <w:rFonts w:eastAsia="方正宋刻本秀楷简体"/>
        </w:rPr>
      </w:pPr>
      <w:r>
        <w:rPr>
          <w:rFonts w:eastAsia="方正宋刻本秀楷简体" w:hint="eastAsia"/>
        </w:rPr>
        <w:t>开机自动挂载</w:t>
      </w:r>
    </w:p>
    <w:p w14:paraId="6194300F" w14:textId="77777777" w:rsidR="00ED6DF6" w:rsidRDefault="00ED6DF6">
      <w:pPr>
        <w:adjustRightInd w:val="0"/>
        <w:snapToGrid w:val="0"/>
        <w:ind w:firstLine="420"/>
        <w:rPr>
          <w:rFonts w:eastAsia="方正宋刻本秀楷简体"/>
        </w:rPr>
      </w:pPr>
      <w:r>
        <w:rPr>
          <w:rFonts w:ascii="宋体" w:hAnsi="宋体"/>
          <w:kern w:val="0"/>
          <w:sz w:val="24"/>
        </w:rPr>
        <w:t xml:space="preserve">/dev/sdb1 swap </w:t>
      </w:r>
      <w:proofErr w:type="spellStart"/>
      <w:r>
        <w:rPr>
          <w:rFonts w:ascii="宋体" w:hAnsi="宋体"/>
          <w:kern w:val="0"/>
          <w:sz w:val="24"/>
        </w:rPr>
        <w:t>swap</w:t>
      </w:r>
      <w:proofErr w:type="spellEnd"/>
      <w:r>
        <w:rPr>
          <w:rFonts w:ascii="宋体" w:hAnsi="宋体"/>
          <w:kern w:val="0"/>
          <w:sz w:val="24"/>
        </w:rPr>
        <w:t xml:space="preserve"> defaults 0 0</w:t>
      </w:r>
    </w:p>
    <w:p w14:paraId="0D049A00" w14:textId="77777777" w:rsidR="00ED6DF6" w:rsidRDefault="00ED6DF6">
      <w:pPr>
        <w:adjustRightInd w:val="0"/>
        <w:snapToGrid w:val="0"/>
        <w:rPr>
          <w:rFonts w:eastAsia="方正宋刻本秀楷简体"/>
        </w:rPr>
      </w:pPr>
    </w:p>
    <w:p w14:paraId="0494B0B8" w14:textId="77777777" w:rsidR="00ED6DF6" w:rsidRDefault="00ED6DF6">
      <w:pPr>
        <w:adjustRightInd w:val="0"/>
        <w:snapToGrid w:val="0"/>
        <w:rPr>
          <w:rFonts w:eastAsia="方正宋刻本秀楷简体"/>
        </w:rPr>
      </w:pPr>
    </w:p>
    <w:p w14:paraId="574C3798" w14:textId="41521134" w:rsidR="00ED6DF6" w:rsidRDefault="00ED6DF6">
      <w:pPr>
        <w:adjustRightInd w:val="0"/>
        <w:snapToGrid w:val="0"/>
        <w:rPr>
          <w:rFonts w:eastAsia="方正宋刻本秀楷简体"/>
          <w:color w:val="7E7E7E"/>
        </w:rPr>
      </w:pPr>
      <w:r>
        <w:rPr>
          <w:rFonts w:eastAsia="方正宋刻本秀楷简体" w:hint="eastAsia"/>
          <w:b/>
          <w:bCs/>
          <w:sz w:val="28"/>
          <w:szCs w:val="36"/>
        </w:rPr>
        <w:t>开机自动挂载</w:t>
      </w:r>
      <w:r>
        <w:rPr>
          <w:rFonts w:eastAsia="方正宋刻本秀楷简体" w:hint="eastAsia"/>
        </w:rPr>
        <w:tab/>
      </w:r>
      <w:r>
        <w:rPr>
          <w:rFonts w:eastAsia="方正宋刻本秀楷简体" w:hint="eastAsia"/>
          <w:color w:val="7E7E7E"/>
        </w:rPr>
        <w:t>/</w:t>
      </w:r>
      <w:proofErr w:type="spellStart"/>
      <w:r>
        <w:rPr>
          <w:rFonts w:eastAsia="方正宋刻本秀楷简体" w:hint="eastAsia"/>
          <w:color w:val="7E7E7E"/>
        </w:rPr>
        <w:t>etc</w:t>
      </w:r>
      <w:proofErr w:type="spellEnd"/>
      <w:r>
        <w:rPr>
          <w:rFonts w:eastAsia="方正宋刻本秀楷简体" w:hint="eastAsia"/>
          <w:color w:val="7E7E7E"/>
        </w:rPr>
        <w:t>/</w:t>
      </w:r>
      <w:proofErr w:type="spellStart"/>
      <w:r>
        <w:rPr>
          <w:rFonts w:eastAsia="方正宋刻本秀楷简体" w:hint="eastAsia"/>
          <w:color w:val="7E7E7E"/>
        </w:rPr>
        <w:t>fstab</w:t>
      </w:r>
      <w:proofErr w:type="spellEnd"/>
      <w:r w:rsidR="00205949">
        <w:rPr>
          <w:rFonts w:eastAsia="方正宋刻本秀楷简体"/>
          <w:color w:val="7E7E7E"/>
        </w:rPr>
        <w:t xml:space="preserve"> </w:t>
      </w:r>
    </w:p>
    <w:p w14:paraId="21FD9744" w14:textId="77777777" w:rsidR="00ED6DF6" w:rsidRDefault="00ED6DF6">
      <w:pPr>
        <w:adjustRightInd w:val="0"/>
        <w:snapToGrid w:val="0"/>
        <w:rPr>
          <w:rFonts w:eastAsia="方正宋刻本秀楷简体"/>
        </w:rPr>
      </w:pPr>
    </w:p>
    <w:p w14:paraId="18A0C567" w14:textId="77777777" w:rsidR="00ED6DF6" w:rsidRDefault="00ED6DF6">
      <w:pPr>
        <w:adjustRightInd w:val="0"/>
        <w:snapToGrid w:val="0"/>
        <w:ind w:firstLine="420"/>
        <w:rPr>
          <w:rFonts w:eastAsia="方正宋刻本秀楷简体"/>
        </w:rPr>
      </w:pPr>
      <w:r>
        <w:rPr>
          <w:rFonts w:eastAsia="方正宋刻本秀楷简体" w:hint="eastAsia"/>
        </w:rPr>
        <w:t>分区设备文件名或</w:t>
      </w:r>
      <w:r>
        <w:rPr>
          <w:rFonts w:eastAsia="方正宋刻本秀楷简体" w:hint="eastAsia"/>
        </w:rPr>
        <w:t xml:space="preserve">UUID </w:t>
      </w:r>
      <w:r>
        <w:rPr>
          <w:rFonts w:eastAsia="方正宋刻本秀楷简体" w:hint="eastAsia"/>
          <w:sz w:val="16"/>
          <w:szCs w:val="20"/>
        </w:rPr>
        <w:t>最好用</w:t>
      </w:r>
      <w:r>
        <w:rPr>
          <w:rFonts w:eastAsia="方正宋刻本秀楷简体" w:hint="eastAsia"/>
          <w:sz w:val="16"/>
          <w:szCs w:val="20"/>
        </w:rPr>
        <w:t>UUID(</w:t>
      </w:r>
      <w:r>
        <w:rPr>
          <w:rFonts w:eastAsia="方正宋刻本秀楷简体" w:hint="eastAsia"/>
          <w:sz w:val="16"/>
          <w:szCs w:val="20"/>
        </w:rPr>
        <w:t>硬盘通用唯一识别码</w:t>
      </w:r>
      <w:r>
        <w:rPr>
          <w:rFonts w:eastAsia="方正宋刻本秀楷简体" w:hint="eastAsia"/>
          <w:sz w:val="16"/>
          <w:szCs w:val="20"/>
        </w:rPr>
        <w:t>),</w:t>
      </w:r>
      <w:r>
        <w:rPr>
          <w:rFonts w:eastAsia="方正宋刻本秀楷简体" w:hint="eastAsia"/>
          <w:sz w:val="16"/>
          <w:szCs w:val="20"/>
        </w:rPr>
        <w:t>新加磁盘重启后顺序会改变</w:t>
      </w:r>
      <w:r>
        <w:rPr>
          <w:rFonts w:eastAsia="方正宋刻本秀楷简体" w:hint="eastAsia"/>
        </w:rPr>
        <w:tab/>
      </w:r>
    </w:p>
    <w:p w14:paraId="6AC1AEA5" w14:textId="77777777" w:rsidR="00ED6DF6" w:rsidRDefault="00ED6DF6">
      <w:pPr>
        <w:adjustRightInd w:val="0"/>
        <w:snapToGrid w:val="0"/>
        <w:ind w:firstLine="420"/>
        <w:rPr>
          <w:rFonts w:eastAsia="方正宋刻本秀楷简体"/>
        </w:rPr>
      </w:pPr>
      <w:r>
        <w:rPr>
          <w:rFonts w:eastAsia="方正宋刻本秀楷简体" w:hint="eastAsia"/>
        </w:rPr>
        <w:t>挂载点</w:t>
      </w:r>
      <w:r>
        <w:rPr>
          <w:rFonts w:eastAsia="方正宋刻本秀楷简体" w:hint="eastAsia"/>
        </w:rPr>
        <w:tab/>
      </w:r>
    </w:p>
    <w:p w14:paraId="2355F2EB" w14:textId="77777777" w:rsidR="00ED6DF6" w:rsidRDefault="00ED6DF6">
      <w:pPr>
        <w:adjustRightInd w:val="0"/>
        <w:snapToGrid w:val="0"/>
        <w:ind w:firstLine="420"/>
        <w:rPr>
          <w:rFonts w:eastAsia="方正宋刻本秀楷简体"/>
        </w:rPr>
      </w:pPr>
      <w:r>
        <w:rPr>
          <w:rFonts w:eastAsia="方正宋刻本秀楷简体" w:hint="eastAsia"/>
        </w:rPr>
        <w:t>挂载参数</w:t>
      </w:r>
      <w:r>
        <w:rPr>
          <w:rFonts w:eastAsia="方正宋刻本秀楷简体" w:hint="eastAsia"/>
        </w:rPr>
        <w:t>mount</w:t>
      </w:r>
    </w:p>
    <w:p w14:paraId="3354E854" w14:textId="77777777" w:rsidR="00ED6DF6" w:rsidRDefault="00ED6DF6">
      <w:pPr>
        <w:adjustRightInd w:val="0"/>
        <w:snapToGrid w:val="0"/>
        <w:ind w:firstLine="420"/>
        <w:rPr>
          <w:rFonts w:eastAsia="方正宋刻本秀楷简体"/>
          <w:sz w:val="16"/>
          <w:szCs w:val="20"/>
        </w:rPr>
      </w:pPr>
      <w:r>
        <w:rPr>
          <w:rFonts w:eastAsia="方正宋刻本秀楷简体" w:hint="eastAsia"/>
        </w:rPr>
        <w:t>指定分区是否被</w:t>
      </w:r>
      <w:r>
        <w:rPr>
          <w:rFonts w:eastAsia="方正宋刻本秀楷简体" w:hint="eastAsia"/>
        </w:rPr>
        <w:t>dump</w:t>
      </w:r>
      <w:r>
        <w:rPr>
          <w:rFonts w:eastAsia="方正宋刻本秀楷简体" w:hint="eastAsia"/>
        </w:rPr>
        <w:t>备份</w:t>
      </w:r>
      <w:r>
        <w:rPr>
          <w:rFonts w:eastAsia="方正宋刻本秀楷简体" w:hint="eastAsia"/>
        </w:rPr>
        <w:tab/>
      </w:r>
      <w:r>
        <w:rPr>
          <w:rFonts w:eastAsia="方正宋刻本秀楷简体" w:hint="eastAsia"/>
        </w:rPr>
        <w:tab/>
      </w:r>
      <w:r>
        <w:rPr>
          <w:rFonts w:eastAsia="方正宋刻本秀楷简体" w:hint="eastAsia"/>
          <w:sz w:val="16"/>
          <w:szCs w:val="20"/>
        </w:rPr>
        <w:t>0</w:t>
      </w:r>
      <w:r>
        <w:rPr>
          <w:rFonts w:eastAsia="方正宋刻本秀楷简体" w:hint="eastAsia"/>
          <w:sz w:val="16"/>
          <w:szCs w:val="20"/>
        </w:rPr>
        <w:t>不</w:t>
      </w:r>
      <w:r>
        <w:rPr>
          <w:rFonts w:eastAsia="方正宋刻本秀楷简体" w:hint="eastAsia"/>
          <w:sz w:val="16"/>
          <w:szCs w:val="20"/>
        </w:rPr>
        <w:t>1</w:t>
      </w:r>
      <w:r>
        <w:rPr>
          <w:rFonts w:eastAsia="方正宋刻本秀楷简体" w:hint="eastAsia"/>
          <w:sz w:val="16"/>
          <w:szCs w:val="20"/>
        </w:rPr>
        <w:t>每天</w:t>
      </w:r>
      <w:r>
        <w:rPr>
          <w:rFonts w:eastAsia="方正宋刻本秀楷简体" w:hint="eastAsia"/>
          <w:sz w:val="16"/>
          <w:szCs w:val="20"/>
        </w:rPr>
        <w:t>2</w:t>
      </w:r>
      <w:r>
        <w:rPr>
          <w:rFonts w:eastAsia="方正宋刻本秀楷简体" w:hint="eastAsia"/>
          <w:sz w:val="16"/>
          <w:szCs w:val="20"/>
        </w:rPr>
        <w:t>不定期</w:t>
      </w:r>
    </w:p>
    <w:p w14:paraId="5B61B8E1" w14:textId="77777777" w:rsidR="00ED6DF6" w:rsidRDefault="00ED6DF6">
      <w:pPr>
        <w:adjustRightInd w:val="0"/>
        <w:snapToGrid w:val="0"/>
        <w:ind w:left="2940" w:firstLine="420"/>
        <w:rPr>
          <w:rFonts w:eastAsia="方正宋刻本秀楷简体"/>
          <w:sz w:val="16"/>
          <w:szCs w:val="20"/>
        </w:rPr>
      </w:pPr>
      <w:r>
        <w:rPr>
          <w:rFonts w:eastAsia="方正宋刻本秀楷简体" w:hint="eastAsia"/>
          <w:sz w:val="16"/>
          <w:szCs w:val="20"/>
        </w:rPr>
        <w:t>每个分区的</w:t>
      </w:r>
      <w:r>
        <w:rPr>
          <w:rFonts w:eastAsia="方正宋刻本秀楷简体" w:hint="eastAsia"/>
          <w:sz w:val="16"/>
          <w:szCs w:val="20"/>
        </w:rPr>
        <w:t>lost+found</w:t>
      </w:r>
      <w:r>
        <w:rPr>
          <w:rFonts w:eastAsia="方正宋刻本秀楷简体" w:hint="eastAsia"/>
          <w:sz w:val="16"/>
          <w:szCs w:val="20"/>
        </w:rPr>
        <w:t>文件夹就是自动备份数据所在</w:t>
      </w:r>
    </w:p>
    <w:p w14:paraId="4EFE6BD3" w14:textId="77777777" w:rsidR="00ED6DF6" w:rsidRDefault="00ED6DF6">
      <w:pPr>
        <w:adjustRightInd w:val="0"/>
        <w:snapToGrid w:val="0"/>
        <w:ind w:left="2940" w:firstLine="420"/>
        <w:rPr>
          <w:rFonts w:eastAsia="方正宋刻本秀楷简体"/>
          <w:sz w:val="16"/>
          <w:szCs w:val="20"/>
        </w:rPr>
      </w:pPr>
    </w:p>
    <w:p w14:paraId="117B6090" w14:textId="77777777" w:rsidR="00ED6DF6" w:rsidRDefault="00ED6DF6">
      <w:pPr>
        <w:adjustRightInd w:val="0"/>
        <w:snapToGrid w:val="0"/>
        <w:ind w:firstLine="420"/>
        <w:rPr>
          <w:rFonts w:eastAsia="方正宋刻本秀楷简体"/>
          <w:sz w:val="16"/>
          <w:szCs w:val="20"/>
        </w:rPr>
      </w:pPr>
      <w:r>
        <w:rPr>
          <w:rFonts w:eastAsia="方正宋刻本秀楷简体" w:hint="eastAsia"/>
        </w:rPr>
        <w:t>指定分区是否被</w:t>
      </w:r>
      <w:r>
        <w:rPr>
          <w:rFonts w:eastAsia="方正宋刻本秀楷简体" w:hint="eastAsia"/>
        </w:rPr>
        <w:t>fsck</w:t>
      </w:r>
      <w:r>
        <w:rPr>
          <w:rFonts w:eastAsia="方正宋刻本秀楷简体" w:hint="eastAsia"/>
        </w:rPr>
        <w:t>检测</w:t>
      </w:r>
      <w:r>
        <w:rPr>
          <w:rFonts w:eastAsia="方正宋刻本秀楷简体" w:hint="eastAsia"/>
        </w:rPr>
        <w:tab/>
        <w:t xml:space="preserve">   </w:t>
      </w:r>
      <w:r>
        <w:rPr>
          <w:rFonts w:eastAsia="方正宋刻本秀楷简体" w:hint="eastAsia"/>
        </w:rPr>
        <w:tab/>
      </w:r>
      <w:r>
        <w:rPr>
          <w:rFonts w:eastAsia="方正宋刻本秀楷简体" w:hint="eastAsia"/>
          <w:sz w:val="16"/>
          <w:szCs w:val="20"/>
        </w:rPr>
        <w:t>0</w:t>
      </w:r>
      <w:r>
        <w:rPr>
          <w:rFonts w:eastAsia="方正宋刻本秀楷简体" w:hint="eastAsia"/>
          <w:sz w:val="16"/>
          <w:szCs w:val="20"/>
        </w:rPr>
        <w:t>不</w:t>
      </w:r>
      <w:r>
        <w:rPr>
          <w:rFonts w:eastAsia="方正宋刻本秀楷简体" w:hint="eastAsia"/>
          <w:sz w:val="16"/>
          <w:szCs w:val="20"/>
        </w:rPr>
        <w:t xml:space="preserve"> </w:t>
      </w:r>
      <w:r>
        <w:rPr>
          <w:rFonts w:eastAsia="方正宋刻本秀楷简体" w:hint="eastAsia"/>
          <w:sz w:val="16"/>
          <w:szCs w:val="20"/>
        </w:rPr>
        <w:t>其他数字为优先级，越小优先级越高，根分区为</w:t>
      </w:r>
      <w:r>
        <w:rPr>
          <w:rFonts w:eastAsia="方正宋刻本秀楷简体" w:hint="eastAsia"/>
          <w:sz w:val="16"/>
          <w:szCs w:val="20"/>
        </w:rPr>
        <w:t>1 fsck</w:t>
      </w:r>
      <w:r>
        <w:rPr>
          <w:rFonts w:eastAsia="方正宋刻本秀楷简体" w:hint="eastAsia"/>
          <w:sz w:val="16"/>
          <w:szCs w:val="20"/>
        </w:rPr>
        <w:t>，</w:t>
      </w:r>
    </w:p>
    <w:p w14:paraId="45341ECC" w14:textId="247DB71C" w:rsidR="007372FD" w:rsidRDefault="00ED6DF6">
      <w:pPr>
        <w:adjustRightInd w:val="0"/>
        <w:snapToGrid w:val="0"/>
        <w:ind w:left="2940" w:firstLine="420"/>
        <w:rPr>
          <w:rFonts w:eastAsia="方正宋刻本秀楷简体"/>
          <w:sz w:val="16"/>
          <w:szCs w:val="20"/>
        </w:rPr>
      </w:pPr>
      <w:r>
        <w:rPr>
          <w:rFonts w:eastAsia="方正宋刻本秀楷简体" w:hint="eastAsia"/>
          <w:sz w:val="16"/>
          <w:szCs w:val="20"/>
        </w:rPr>
        <w:t>此时为开机自检，一般无需人工执行</w:t>
      </w:r>
    </w:p>
    <w:p w14:paraId="05E67329" w14:textId="77777777" w:rsidR="007372FD" w:rsidRDefault="007372FD">
      <w:pPr>
        <w:widowControl/>
        <w:jc w:val="left"/>
        <w:rPr>
          <w:rFonts w:eastAsia="方正宋刻本秀楷简体"/>
          <w:sz w:val="16"/>
          <w:szCs w:val="20"/>
        </w:rPr>
      </w:pPr>
      <w:r>
        <w:rPr>
          <w:rFonts w:eastAsia="方正宋刻本秀楷简体"/>
          <w:sz w:val="16"/>
          <w:szCs w:val="20"/>
        </w:rPr>
        <w:br w:type="page"/>
      </w:r>
    </w:p>
    <w:p w14:paraId="4682359D" w14:textId="77777777" w:rsidR="007372FD" w:rsidRDefault="007372FD" w:rsidP="007372FD">
      <w:pPr>
        <w:adjustRightInd w:val="0"/>
        <w:snapToGrid w:val="0"/>
        <w:rPr>
          <w:rFonts w:eastAsia="方正宋刻本秀楷简体"/>
          <w:b/>
          <w:bCs/>
          <w:sz w:val="36"/>
          <w:szCs w:val="44"/>
        </w:rPr>
      </w:pPr>
      <w:r>
        <w:rPr>
          <w:rFonts w:eastAsia="方正宋刻本秀楷简体" w:hint="eastAsia"/>
          <w:b/>
          <w:bCs/>
          <w:sz w:val="36"/>
          <w:szCs w:val="44"/>
        </w:rPr>
        <w:lastRenderedPageBreak/>
        <w:t>工作日程</w:t>
      </w:r>
      <w:r>
        <w:rPr>
          <w:rFonts w:eastAsia="方正宋刻本秀楷简体" w:hint="eastAsia"/>
          <w:b/>
          <w:bCs/>
          <w:sz w:val="36"/>
          <w:szCs w:val="44"/>
        </w:rPr>
        <w:tab/>
      </w:r>
      <w:r>
        <w:rPr>
          <w:rFonts w:eastAsia="方正宋刻本秀楷简体" w:hint="eastAsia"/>
          <w:b/>
          <w:bCs/>
          <w:sz w:val="36"/>
          <w:szCs w:val="44"/>
        </w:rPr>
        <w:t>自动化维护</w:t>
      </w:r>
    </w:p>
    <w:p w14:paraId="0C4FAEC4"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软件及系统更新</w:t>
      </w:r>
      <w:proofErr w:type="spellStart"/>
      <w:r>
        <w:rPr>
          <w:rFonts w:eastAsia="方正宋刻本秀楷简体" w:hint="eastAsia"/>
          <w:sz w:val="16"/>
          <w:szCs w:val="20"/>
        </w:rPr>
        <w:t>pacman</w:t>
      </w:r>
      <w:proofErr w:type="spellEnd"/>
      <w:r>
        <w:rPr>
          <w:rFonts w:eastAsia="方正宋刻本秀楷简体" w:hint="eastAsia"/>
          <w:sz w:val="16"/>
          <w:szCs w:val="20"/>
        </w:rPr>
        <w:t>、自动</w:t>
      </w:r>
      <w:proofErr w:type="spellStart"/>
      <w:r>
        <w:rPr>
          <w:rFonts w:eastAsia="方正宋刻本秀楷简体" w:hint="eastAsia"/>
          <w:sz w:val="16"/>
          <w:szCs w:val="20"/>
        </w:rPr>
        <w:t>updatedb</w:t>
      </w:r>
      <w:proofErr w:type="spellEnd"/>
      <w:r>
        <w:rPr>
          <w:rFonts w:eastAsia="方正宋刻本秀楷简体" w:hint="eastAsia"/>
          <w:sz w:val="16"/>
          <w:szCs w:val="20"/>
        </w:rPr>
        <w:t>更新文件名数据库</w:t>
      </w:r>
      <w:r>
        <w:rPr>
          <w:rFonts w:eastAsia="方正宋刻本秀楷简体" w:hint="eastAsia"/>
          <w:sz w:val="16"/>
          <w:szCs w:val="20"/>
        </w:rPr>
        <w:t>(locate)</w:t>
      </w:r>
      <w:r>
        <w:rPr>
          <w:rFonts w:eastAsia="方正宋刻本秀楷简体" w:hint="eastAsia"/>
          <w:sz w:val="16"/>
          <w:szCs w:val="20"/>
        </w:rPr>
        <w:t>、</w:t>
      </w:r>
      <w:proofErr w:type="spellStart"/>
      <w:r>
        <w:rPr>
          <w:rFonts w:eastAsia="方正宋刻本秀楷简体" w:hint="eastAsia"/>
          <w:sz w:val="16"/>
          <w:szCs w:val="20"/>
        </w:rPr>
        <w:t>mandb</w:t>
      </w:r>
      <w:proofErr w:type="spellEnd"/>
      <w:r>
        <w:rPr>
          <w:rFonts w:eastAsia="方正宋刻本秀楷简体" w:hint="eastAsia"/>
          <w:sz w:val="16"/>
          <w:szCs w:val="20"/>
        </w:rPr>
        <w:t>、登录文件</w:t>
      </w:r>
      <w:proofErr w:type="spellStart"/>
      <w:r>
        <w:rPr>
          <w:rFonts w:eastAsia="方正宋刻本秀楷简体" w:hint="eastAsia"/>
          <w:sz w:val="16"/>
          <w:szCs w:val="20"/>
        </w:rPr>
        <w:t>logratate</w:t>
      </w:r>
      <w:proofErr w:type="spellEnd"/>
      <w:r>
        <w:rPr>
          <w:rFonts w:eastAsia="方正宋刻本秀楷简体" w:hint="eastAsia"/>
          <w:sz w:val="16"/>
          <w:szCs w:val="20"/>
        </w:rPr>
        <w:t>轮替、</w:t>
      </w:r>
      <w:proofErr w:type="spellStart"/>
      <w:r>
        <w:rPr>
          <w:rFonts w:eastAsia="方正宋刻本秀楷简体" w:hint="eastAsia"/>
          <w:sz w:val="16"/>
          <w:szCs w:val="20"/>
        </w:rPr>
        <w:t>logwatch</w:t>
      </w:r>
      <w:proofErr w:type="spellEnd"/>
      <w:r>
        <w:rPr>
          <w:rFonts w:eastAsia="方正宋刻本秀楷简体" w:hint="eastAsia"/>
          <w:sz w:val="16"/>
          <w:szCs w:val="20"/>
        </w:rPr>
        <w:t>分析、移除暂存文件</w:t>
      </w:r>
      <w:proofErr w:type="spellStart"/>
      <w:r>
        <w:rPr>
          <w:rFonts w:eastAsia="方正宋刻本秀楷简体" w:hint="eastAsia"/>
          <w:sz w:val="16"/>
          <w:szCs w:val="20"/>
        </w:rPr>
        <w:t>tmpwatch</w:t>
      </w:r>
      <w:proofErr w:type="spellEnd"/>
      <w:r>
        <w:rPr>
          <w:rFonts w:eastAsia="方正宋刻本秀楷简体" w:hint="eastAsia"/>
          <w:sz w:val="16"/>
          <w:szCs w:val="20"/>
        </w:rPr>
        <w:t>在背景下定时完成</w:t>
      </w:r>
    </w:p>
    <w:p w14:paraId="67F049CD"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命令</w:t>
      </w:r>
      <w:r>
        <w:rPr>
          <w:rFonts w:eastAsia="方正宋刻本秀楷简体" w:hint="eastAsia"/>
          <w:sz w:val="16"/>
          <w:szCs w:val="20"/>
        </w:rPr>
        <w:t>/</w:t>
      </w:r>
      <w:r>
        <w:rPr>
          <w:rFonts w:eastAsia="方正宋刻本秀楷简体" w:hint="eastAsia"/>
          <w:sz w:val="16"/>
          <w:szCs w:val="20"/>
        </w:rPr>
        <w:t>运行</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记录要运行的任务</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记录执行的任务</w:t>
      </w:r>
      <w:r>
        <w:rPr>
          <w:rFonts w:eastAsia="方正宋刻本秀楷简体" w:hint="eastAsia"/>
          <w:sz w:val="16"/>
          <w:szCs w:val="20"/>
        </w:rPr>
        <w:tab/>
      </w:r>
      <w:r>
        <w:rPr>
          <w:rFonts w:eastAsia="方正宋刻本秀楷简体" w:hint="eastAsia"/>
          <w:sz w:val="16"/>
          <w:szCs w:val="20"/>
        </w:rPr>
        <w:t>服务</w:t>
      </w:r>
    </w:p>
    <w:p w14:paraId="084C2AF2"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单一突发性</w:t>
      </w:r>
      <w:r>
        <w:rPr>
          <w:rFonts w:eastAsia="方正宋刻本秀楷简体" w:hint="eastAsia"/>
          <w:sz w:val="16"/>
          <w:szCs w:val="20"/>
        </w:rPr>
        <w:tab/>
      </w:r>
      <w:r>
        <w:rPr>
          <w:rFonts w:eastAsia="方正宋刻本秀楷简体" w:hint="eastAsia"/>
          <w:sz w:val="16"/>
          <w:szCs w:val="20"/>
        </w:rPr>
        <w:tab/>
        <w:t>at</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/var/spool/at</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proofErr w:type="spellStart"/>
      <w:r>
        <w:rPr>
          <w:rFonts w:eastAsia="方正宋刻本秀楷简体" w:hint="eastAsia"/>
          <w:sz w:val="16"/>
          <w:szCs w:val="20"/>
        </w:rPr>
        <w:t>atd</w:t>
      </w:r>
      <w:proofErr w:type="spellEnd"/>
      <w:r>
        <w:rPr>
          <w:rFonts w:eastAsia="方正宋刻本秀楷简体" w:hint="eastAsia"/>
          <w:sz w:val="16"/>
          <w:szCs w:val="20"/>
        </w:rPr>
        <w:t>(</w:t>
      </w:r>
      <w:r>
        <w:rPr>
          <w:rFonts w:eastAsia="方正宋刻本秀楷简体" w:hint="eastAsia"/>
          <w:sz w:val="16"/>
          <w:szCs w:val="20"/>
        </w:rPr>
        <w:t>不一定</w:t>
      </w:r>
      <w:r>
        <w:rPr>
          <w:rFonts w:eastAsia="方正宋刻本秀楷简体" w:hint="eastAsia"/>
          <w:sz w:val="16"/>
          <w:szCs w:val="20"/>
        </w:rPr>
        <w:t>enable)</w:t>
      </w:r>
    </w:p>
    <w:p w14:paraId="6D1847D9"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循环例行性</w:t>
      </w:r>
      <w:r>
        <w:rPr>
          <w:rFonts w:eastAsia="方正宋刻本秀楷简体" w:hint="eastAsia"/>
          <w:sz w:val="16"/>
          <w:szCs w:val="20"/>
        </w:rPr>
        <w:tab/>
      </w:r>
      <w:r>
        <w:rPr>
          <w:rFonts w:eastAsia="方正宋刻本秀楷简体" w:hint="eastAsia"/>
          <w:sz w:val="16"/>
          <w:szCs w:val="20"/>
        </w:rPr>
        <w:tab/>
        <w:t>crontab</w:t>
      </w:r>
      <w:r>
        <w:rPr>
          <w:rFonts w:eastAsia="方正宋刻本秀楷简体" w:hint="eastAsia"/>
          <w:sz w:val="16"/>
          <w:szCs w:val="20"/>
        </w:rPr>
        <w:t>个人</w:t>
      </w:r>
      <w:r>
        <w:rPr>
          <w:rFonts w:eastAsia="方正宋刻本秀楷简体" w:hint="eastAsia"/>
          <w:sz w:val="16"/>
          <w:szCs w:val="20"/>
        </w:rPr>
        <w:tab/>
        <w:t>/var/spool/</w:t>
      </w:r>
      <w:proofErr w:type="spellStart"/>
      <w:r>
        <w:rPr>
          <w:rFonts w:eastAsia="方正宋刻本秀楷简体" w:hint="eastAsia"/>
          <w:sz w:val="16"/>
          <w:szCs w:val="20"/>
        </w:rPr>
        <w:t>cron</w:t>
      </w:r>
      <w:proofErr w:type="spellEnd"/>
      <w:r>
        <w:rPr>
          <w:rFonts w:eastAsia="方正宋刻本秀楷简体" w:hint="eastAsia"/>
          <w:sz w:val="16"/>
          <w:szCs w:val="20"/>
        </w:rPr>
        <w:t>(</w:t>
      </w:r>
      <w:r>
        <w:rPr>
          <w:rFonts w:eastAsia="方正宋刻本秀楷简体" w:hint="eastAsia"/>
          <w:sz w:val="16"/>
          <w:szCs w:val="20"/>
        </w:rPr>
        <w:t>不用</w:t>
      </w:r>
      <w:r>
        <w:rPr>
          <w:rFonts w:eastAsia="方正宋刻本秀楷简体" w:hint="eastAsia"/>
          <w:sz w:val="16"/>
          <w:szCs w:val="20"/>
        </w:rPr>
        <w:t>vim)</w:t>
      </w:r>
      <w:r>
        <w:rPr>
          <w:rFonts w:eastAsia="方正宋刻本秀楷简体" w:hint="eastAsia"/>
          <w:sz w:val="16"/>
          <w:szCs w:val="20"/>
        </w:rPr>
        <w:tab/>
        <w:t xml:space="preserve"> /var/log/</w:t>
      </w:r>
      <w:proofErr w:type="spellStart"/>
      <w:r>
        <w:rPr>
          <w:rFonts w:eastAsia="方正宋刻本秀楷简体" w:hint="eastAsia"/>
          <w:sz w:val="16"/>
          <w:szCs w:val="20"/>
        </w:rPr>
        <w:t>cron</w:t>
      </w:r>
      <w:proofErr w:type="spellEnd"/>
      <w:r>
        <w:rPr>
          <w:rFonts w:eastAsia="方正宋刻本秀楷简体" w:hint="eastAsia"/>
          <w:sz w:val="16"/>
          <w:szCs w:val="20"/>
        </w:rPr>
        <w:tab/>
      </w:r>
      <w:proofErr w:type="spellStart"/>
      <w:r>
        <w:rPr>
          <w:rFonts w:eastAsia="方正宋刻本秀楷简体" w:hint="eastAsia"/>
          <w:sz w:val="16"/>
          <w:szCs w:val="20"/>
        </w:rPr>
        <w:t>cronie</w:t>
      </w:r>
      <w:proofErr w:type="spellEnd"/>
    </w:p>
    <w:p w14:paraId="57894A0A"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编辑</w:t>
      </w:r>
      <w:r>
        <w:rPr>
          <w:rFonts w:eastAsia="方正宋刻本秀楷简体" w:hint="eastAsia"/>
          <w:sz w:val="16"/>
          <w:szCs w:val="20"/>
        </w:rPr>
        <w:t>/</w:t>
      </w:r>
      <w:proofErr w:type="spellStart"/>
      <w:r>
        <w:rPr>
          <w:rFonts w:eastAsia="方正宋刻本秀楷简体" w:hint="eastAsia"/>
          <w:sz w:val="16"/>
          <w:szCs w:val="20"/>
        </w:rPr>
        <w:t>etc</w:t>
      </w:r>
      <w:proofErr w:type="spellEnd"/>
      <w:r>
        <w:rPr>
          <w:rFonts w:eastAsia="方正宋刻本秀楷简体" w:hint="eastAsia"/>
          <w:sz w:val="16"/>
          <w:szCs w:val="20"/>
        </w:rPr>
        <w:t>/crontab</w:t>
      </w:r>
      <w:r>
        <w:rPr>
          <w:rFonts w:eastAsia="方正宋刻本秀楷简体" w:hint="eastAsia"/>
          <w:sz w:val="16"/>
          <w:szCs w:val="20"/>
        </w:rPr>
        <w:t>系统</w:t>
      </w:r>
    </w:p>
    <w:p w14:paraId="48EA455D" w14:textId="77777777" w:rsidR="007372FD" w:rsidRDefault="007372FD" w:rsidP="007372FD">
      <w:pPr>
        <w:adjustRightInd w:val="0"/>
        <w:snapToGrid w:val="0"/>
        <w:rPr>
          <w:rFonts w:eastAsia="方正宋刻本秀楷简体"/>
          <w:sz w:val="16"/>
          <w:szCs w:val="20"/>
        </w:rPr>
      </w:pPr>
    </w:p>
    <w:p w14:paraId="5E73D18E" w14:textId="179EC8A6" w:rsidR="007372FD" w:rsidRDefault="007372FD" w:rsidP="007372FD">
      <w:pPr>
        <w:tabs>
          <w:tab w:val="right" w:pos="8306"/>
        </w:tabs>
        <w:adjustRightInd w:val="0"/>
        <w:snapToGrid w:val="0"/>
        <w:rPr>
          <w:rFonts w:eastAsia="方正宋刻本秀楷简体"/>
          <w:b/>
          <w:bCs/>
          <w:sz w:val="16"/>
          <w:szCs w:val="20"/>
        </w:rPr>
      </w:pPr>
      <w:r>
        <w:rPr>
          <w:rFonts w:eastAsia="方正宋刻本秀楷简体" w:hint="eastAsia"/>
          <w:b/>
          <w:bCs/>
          <w:sz w:val="16"/>
          <w:szCs w:val="20"/>
        </w:rPr>
        <w:tab/>
      </w:r>
      <w:r>
        <w:rPr>
          <w:rFonts w:eastAsia="方正宋刻本秀楷简体" w:hint="eastAsia"/>
          <w:b/>
          <w:bCs/>
          <w:sz w:val="16"/>
          <w:szCs w:val="20"/>
        </w:rPr>
        <w:t>整分钟时间：最小单位示分钟，每分钟检查一次</w:t>
      </w:r>
      <w:r>
        <w:rPr>
          <w:rFonts w:eastAsia="方正宋刻本秀楷简体" w:hint="eastAsia"/>
          <w:sz w:val="16"/>
          <w:szCs w:val="20"/>
        </w:rPr>
        <w:t>/var/spool/[</w:t>
      </w:r>
      <w:proofErr w:type="spellStart"/>
      <w:r>
        <w:rPr>
          <w:rFonts w:eastAsia="方正宋刻本秀楷简体" w:hint="eastAsia"/>
          <w:sz w:val="16"/>
          <w:szCs w:val="20"/>
        </w:rPr>
        <w:t>cron|at</w:t>
      </w:r>
      <w:proofErr w:type="spellEnd"/>
      <w:r>
        <w:rPr>
          <w:rFonts w:eastAsia="方正宋刻本秀楷简体" w:hint="eastAsia"/>
          <w:sz w:val="16"/>
          <w:szCs w:val="20"/>
        </w:rPr>
        <w:t>]</w:t>
      </w:r>
      <w:r>
        <w:rPr>
          <w:rFonts w:eastAsia="方正宋刻本秀楷简体" w:hint="eastAsia"/>
          <w:sz w:val="16"/>
          <w:szCs w:val="20"/>
        </w:rPr>
        <w:t>、</w:t>
      </w:r>
      <w:r>
        <w:rPr>
          <w:rFonts w:eastAsia="方正宋刻本秀楷简体" w:hint="eastAsia"/>
          <w:sz w:val="16"/>
          <w:szCs w:val="20"/>
        </w:rPr>
        <w:t>/</w:t>
      </w:r>
      <w:proofErr w:type="spellStart"/>
      <w:r>
        <w:rPr>
          <w:rFonts w:eastAsia="方正宋刻本秀楷简体" w:hint="eastAsia"/>
          <w:sz w:val="16"/>
          <w:szCs w:val="20"/>
        </w:rPr>
        <w:t>etc</w:t>
      </w:r>
      <w:proofErr w:type="spellEnd"/>
      <w:r>
        <w:rPr>
          <w:rFonts w:eastAsia="方正宋刻本秀楷简体" w:hint="eastAsia"/>
          <w:sz w:val="16"/>
          <w:szCs w:val="20"/>
        </w:rPr>
        <w:t>/crontab</w:t>
      </w:r>
      <w:r>
        <w:rPr>
          <w:rFonts w:eastAsia="方正宋刻本秀楷简体" w:hint="eastAsia"/>
          <w:b/>
          <w:bCs/>
          <w:sz w:val="16"/>
          <w:szCs w:val="20"/>
        </w:rPr>
        <w:t>;</w:t>
      </w:r>
      <w:r>
        <w:rPr>
          <w:rFonts w:eastAsia="方正宋刻本秀楷简体" w:hint="eastAsia"/>
          <w:b/>
          <w:bCs/>
          <w:sz w:val="16"/>
          <w:szCs w:val="20"/>
        </w:rPr>
        <w:t>可脱机继续连续工作</w:t>
      </w:r>
    </w:p>
    <w:p w14:paraId="1C3B2D73" w14:textId="77777777" w:rsidR="007372FD" w:rsidRDefault="007372FD" w:rsidP="007372FD">
      <w:pPr>
        <w:tabs>
          <w:tab w:val="right" w:pos="8306"/>
        </w:tabs>
        <w:adjustRightInd w:val="0"/>
        <w:snapToGrid w:val="0"/>
        <w:rPr>
          <w:rFonts w:eastAsia="方正宋刻本秀楷简体"/>
          <w:b/>
          <w:bCs/>
          <w:sz w:val="16"/>
          <w:szCs w:val="20"/>
        </w:rPr>
      </w:pPr>
    </w:p>
    <w:p w14:paraId="254B47BB" w14:textId="77777777" w:rsidR="007372FD" w:rsidRDefault="007372FD" w:rsidP="007372FD">
      <w:pPr>
        <w:adjustRightInd w:val="0"/>
        <w:snapToGrid w:val="0"/>
        <w:rPr>
          <w:rFonts w:eastAsia="方正宋刻本秀楷简体"/>
          <w:b/>
          <w:bCs/>
          <w:sz w:val="16"/>
          <w:szCs w:val="20"/>
        </w:rPr>
      </w:pPr>
      <w:r>
        <w:rPr>
          <w:rFonts w:eastAsia="方正宋刻本秀楷简体" w:hint="eastAsia"/>
          <w:sz w:val="16"/>
          <w:szCs w:val="20"/>
        </w:rPr>
        <w:tab/>
      </w:r>
      <w:r>
        <w:rPr>
          <w:rFonts w:eastAsia="方正宋刻本秀楷简体" w:hint="eastAsia"/>
          <w:b/>
          <w:bCs/>
          <w:sz w:val="28"/>
          <w:szCs w:val="36"/>
        </w:rPr>
        <w:t>at</w:t>
      </w:r>
      <w:r>
        <w:rPr>
          <w:rFonts w:eastAsia="方正宋刻本秀楷简体" w:hint="eastAsia"/>
          <w:b/>
          <w:bCs/>
          <w:sz w:val="16"/>
          <w:szCs w:val="20"/>
        </w:rPr>
        <w:tab/>
      </w:r>
    </w:p>
    <w:p w14:paraId="540B9831"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先搜寻</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w:t>
      </w:r>
      <w:proofErr w:type="spellStart"/>
      <w:r>
        <w:rPr>
          <w:rFonts w:eastAsia="方正宋刻本秀楷简体"/>
          <w:sz w:val="16"/>
          <w:szCs w:val="20"/>
        </w:rPr>
        <w:t>at.allow</w:t>
      </w:r>
      <w:proofErr w:type="spellEnd"/>
      <w:r>
        <w:rPr>
          <w:rFonts w:eastAsia="方正宋刻本秀楷简体"/>
          <w:sz w:val="16"/>
          <w:szCs w:val="20"/>
        </w:rPr>
        <w:t xml:space="preserve"> </w:t>
      </w:r>
      <w:r>
        <w:rPr>
          <w:rFonts w:eastAsia="方正宋刻本秀楷简体" w:hint="eastAsia"/>
          <w:sz w:val="16"/>
          <w:szCs w:val="20"/>
        </w:rPr>
        <w:tab/>
      </w:r>
      <w:r>
        <w:rPr>
          <w:rFonts w:eastAsia="方正宋刻本秀楷简体" w:hint="eastAsia"/>
          <w:sz w:val="16"/>
          <w:szCs w:val="20"/>
        </w:rPr>
        <w:t>在者能用，不在者不能用</w:t>
      </w:r>
      <w:r>
        <w:rPr>
          <w:rFonts w:eastAsia="方正宋刻本秀楷简体"/>
          <w:sz w:val="16"/>
          <w:szCs w:val="20"/>
        </w:rPr>
        <w:t>at</w:t>
      </w:r>
      <w:r>
        <w:rPr>
          <w:rFonts w:eastAsia="方正宋刻本秀楷简体" w:hint="eastAsia"/>
          <w:sz w:val="16"/>
          <w:szCs w:val="20"/>
        </w:rPr>
        <w:t>，即使不在</w:t>
      </w:r>
      <w:proofErr w:type="spellStart"/>
      <w:r>
        <w:rPr>
          <w:rFonts w:eastAsia="方正宋刻本秀楷简体"/>
          <w:sz w:val="16"/>
          <w:szCs w:val="20"/>
        </w:rPr>
        <w:t>at.deny</w:t>
      </w:r>
      <w:proofErr w:type="spellEnd"/>
      <w:r>
        <w:rPr>
          <w:rFonts w:eastAsia="方正宋刻本秀楷简体" w:hint="eastAsia"/>
          <w:sz w:val="16"/>
          <w:szCs w:val="20"/>
        </w:rPr>
        <w:t>中；一个账号一行</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管理严格</w:t>
      </w:r>
      <w:r>
        <w:rPr>
          <w:rFonts w:eastAsia="方正宋刻本秀楷简体" w:hint="eastAsia"/>
          <w:sz w:val="16"/>
          <w:szCs w:val="20"/>
        </w:rPr>
        <w:br/>
      </w:r>
      <w:r>
        <w:rPr>
          <w:rFonts w:eastAsia="方正宋刻本秀楷简体" w:hint="eastAsia"/>
          <w:sz w:val="16"/>
          <w:szCs w:val="20"/>
        </w:rPr>
        <w:tab/>
      </w:r>
      <w:r>
        <w:rPr>
          <w:rFonts w:eastAsia="方正宋刻本秀楷简体" w:hint="eastAsia"/>
          <w:sz w:val="16"/>
          <w:szCs w:val="20"/>
        </w:rPr>
        <w:t>若</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w:t>
      </w:r>
      <w:proofErr w:type="spellStart"/>
      <w:r>
        <w:rPr>
          <w:rFonts w:eastAsia="方正宋刻本秀楷简体"/>
          <w:sz w:val="16"/>
          <w:szCs w:val="20"/>
        </w:rPr>
        <w:t>at.allow</w:t>
      </w:r>
      <w:proofErr w:type="spellEnd"/>
      <w:r>
        <w:rPr>
          <w:rFonts w:eastAsia="方正宋刻本秀楷简体" w:hint="eastAsia"/>
          <w:sz w:val="16"/>
          <w:szCs w:val="20"/>
        </w:rPr>
        <w:t>不存在</w:t>
      </w:r>
      <w:r>
        <w:rPr>
          <w:rFonts w:eastAsia="方正宋刻本秀楷简体" w:hint="eastAsia"/>
          <w:sz w:val="16"/>
          <w:szCs w:val="20"/>
        </w:rPr>
        <w:tab/>
      </w:r>
      <w:r>
        <w:rPr>
          <w:rFonts w:eastAsia="方正宋刻本秀楷简体" w:hint="eastAsia"/>
          <w:sz w:val="16"/>
          <w:szCs w:val="20"/>
        </w:rPr>
        <w:t>就寻找</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w:t>
      </w:r>
      <w:proofErr w:type="spellStart"/>
      <w:r>
        <w:rPr>
          <w:rFonts w:eastAsia="方正宋刻本秀楷简体"/>
          <w:sz w:val="16"/>
          <w:szCs w:val="20"/>
        </w:rPr>
        <w:t>at.deny</w:t>
      </w:r>
      <w:proofErr w:type="spellEnd"/>
      <w:r>
        <w:rPr>
          <w:rFonts w:eastAsia="方正宋刻本秀楷简体" w:hint="eastAsia"/>
          <w:sz w:val="16"/>
          <w:szCs w:val="20"/>
        </w:rPr>
        <w:t>这个文件，在者不能用</w:t>
      </w:r>
      <w:r>
        <w:rPr>
          <w:rFonts w:eastAsia="方正宋刻本秀楷简体"/>
          <w:sz w:val="16"/>
          <w:szCs w:val="20"/>
        </w:rPr>
        <w:t>at</w:t>
      </w:r>
      <w:r>
        <w:rPr>
          <w:rFonts w:eastAsia="方正宋刻本秀楷简体" w:hint="eastAsia"/>
          <w:sz w:val="16"/>
          <w:szCs w:val="20"/>
        </w:rPr>
        <w:t>不在者都可以用</w:t>
      </w:r>
      <w:r>
        <w:rPr>
          <w:rFonts w:eastAsia="方正宋刻本秀楷简体"/>
          <w:sz w:val="16"/>
          <w:szCs w:val="20"/>
        </w:rPr>
        <w:t xml:space="preserve">at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管理松散</w:t>
      </w:r>
    </w:p>
    <w:p w14:paraId="5BDA5FAC"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若都不存在</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只有</w:t>
      </w:r>
      <w:r>
        <w:rPr>
          <w:rFonts w:eastAsia="方正宋刻本秀楷简体" w:hint="eastAsia"/>
          <w:sz w:val="16"/>
          <w:szCs w:val="20"/>
        </w:rPr>
        <w:t>root</w:t>
      </w:r>
      <w:r>
        <w:rPr>
          <w:rFonts w:eastAsia="方正宋刻本秀楷简体" w:hint="eastAsia"/>
          <w:sz w:val="16"/>
          <w:szCs w:val="20"/>
        </w:rPr>
        <w:t>能用</w:t>
      </w:r>
      <w:r>
        <w:rPr>
          <w:rFonts w:eastAsia="方正宋刻本秀楷简体" w:hint="eastAsia"/>
          <w:sz w:val="16"/>
          <w:szCs w:val="20"/>
        </w:rPr>
        <w:t>at</w:t>
      </w:r>
    </w:p>
    <w:p w14:paraId="63953B73"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只使用一个文件进行限制，系统默认保留</w:t>
      </w:r>
      <w:proofErr w:type="spellStart"/>
      <w:r>
        <w:rPr>
          <w:rFonts w:eastAsia="方正宋刻本秀楷简体" w:hint="eastAsia"/>
          <w:sz w:val="16"/>
          <w:szCs w:val="20"/>
        </w:rPr>
        <w:t>at.deny</w:t>
      </w:r>
      <w:proofErr w:type="spellEnd"/>
    </w:p>
    <w:p w14:paraId="6F168F2E" w14:textId="77777777" w:rsidR="007372FD" w:rsidRDefault="007372FD" w:rsidP="007372FD">
      <w:pPr>
        <w:adjustRightInd w:val="0"/>
        <w:snapToGrid w:val="0"/>
        <w:rPr>
          <w:rFonts w:eastAsia="方正宋刻本秀楷简体"/>
          <w:sz w:val="16"/>
          <w:szCs w:val="20"/>
        </w:rPr>
      </w:pPr>
    </w:p>
    <w:p w14:paraId="4F7FC0D6"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t>at [-</w:t>
      </w:r>
      <w:proofErr w:type="spellStart"/>
      <w:r>
        <w:rPr>
          <w:rFonts w:eastAsia="方正宋刻本秀楷简体" w:hint="eastAsia"/>
          <w:sz w:val="16"/>
          <w:szCs w:val="20"/>
        </w:rPr>
        <w:t>mldv</w:t>
      </w:r>
      <w:proofErr w:type="spellEnd"/>
      <w:r>
        <w:rPr>
          <w:rFonts w:eastAsia="方正宋刻本秀楷简体" w:hint="eastAsia"/>
          <w:sz w:val="16"/>
          <w:szCs w:val="20"/>
        </w:rPr>
        <w:t>] TIME</w:t>
      </w:r>
      <w:r>
        <w:rPr>
          <w:rFonts w:eastAsia="方正宋刻本秀楷简体" w:hint="eastAsia"/>
          <w:sz w:val="16"/>
          <w:szCs w:val="20"/>
        </w:rPr>
        <w:tab/>
      </w:r>
      <w:r>
        <w:rPr>
          <w:rFonts w:eastAsia="方正宋刻本秀楷简体" w:hint="eastAsia"/>
          <w:sz w:val="16"/>
          <w:szCs w:val="20"/>
        </w:rPr>
        <w:t>命令最好使用绝对路径</w:t>
      </w:r>
      <w:r>
        <w:rPr>
          <w:rFonts w:eastAsia="方正宋刻本秀楷简体" w:hint="eastAsia"/>
          <w:sz w:val="16"/>
          <w:szCs w:val="20"/>
        </w:rPr>
        <w:t>(</w:t>
      </w:r>
      <w:r>
        <w:rPr>
          <w:rFonts w:eastAsia="方正宋刻本秀楷简体" w:hint="eastAsia"/>
          <w:sz w:val="16"/>
          <w:szCs w:val="20"/>
        </w:rPr>
        <w:t>运作时在下达指令的工作目录</w:t>
      </w:r>
      <w:r>
        <w:rPr>
          <w:rFonts w:eastAsia="方正宋刻本秀楷简体" w:hint="eastAsia"/>
          <w:sz w:val="16"/>
          <w:szCs w:val="20"/>
        </w:rPr>
        <w:t>)</w:t>
      </w:r>
    </w:p>
    <w:p w14:paraId="7315A596"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ab/>
        <w:t xml:space="preserve">-m </w:t>
      </w:r>
      <w:r>
        <w:rPr>
          <w:rFonts w:eastAsia="方正宋刻本秀楷简体" w:hint="eastAsia"/>
          <w:sz w:val="16"/>
          <w:szCs w:val="20"/>
        </w:rPr>
        <w:tab/>
      </w:r>
      <w:r>
        <w:rPr>
          <w:rFonts w:eastAsia="方正宋刻本秀楷简体" w:hint="eastAsia"/>
          <w:sz w:val="16"/>
          <w:szCs w:val="20"/>
        </w:rPr>
        <w:tab/>
        <w:t>at</w:t>
      </w:r>
      <w:r>
        <w:rPr>
          <w:rFonts w:eastAsia="方正宋刻本秀楷简体" w:hint="eastAsia"/>
          <w:sz w:val="16"/>
          <w:szCs w:val="20"/>
        </w:rPr>
        <w:t>工作完成后，即使无输出</w:t>
      </w:r>
      <w:proofErr w:type="gramStart"/>
      <w:r>
        <w:rPr>
          <w:rFonts w:eastAsia="方正宋刻本秀楷简体" w:hint="eastAsia"/>
          <w:sz w:val="16"/>
          <w:szCs w:val="20"/>
        </w:rPr>
        <w:t>讯息</w:t>
      </w:r>
      <w:proofErr w:type="gramEnd"/>
      <w:r>
        <w:rPr>
          <w:rFonts w:eastAsia="方正宋刻本秀楷简体" w:hint="eastAsia"/>
          <w:sz w:val="16"/>
          <w:szCs w:val="20"/>
        </w:rPr>
        <w:t>，亦以</w:t>
      </w:r>
      <w:proofErr w:type="spellStart"/>
      <w:r>
        <w:rPr>
          <w:rFonts w:eastAsia="方正宋刻本秀楷简体" w:hint="eastAsia"/>
          <w:sz w:val="16"/>
          <w:szCs w:val="20"/>
        </w:rPr>
        <w:t>emai</w:t>
      </w:r>
      <w:proofErr w:type="spellEnd"/>
      <w:r>
        <w:rPr>
          <w:rFonts w:eastAsia="方正宋刻本秀楷简体" w:hint="eastAsia"/>
          <w:sz w:val="16"/>
          <w:szCs w:val="20"/>
        </w:rPr>
        <w:t>通知</w:t>
      </w:r>
    </w:p>
    <w:p w14:paraId="207E4F26"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ab/>
        <w:t xml:space="preserve">-l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相当于</w:t>
      </w:r>
      <w:proofErr w:type="spellStart"/>
      <w:r>
        <w:rPr>
          <w:rFonts w:eastAsia="方正宋刻本秀楷简体" w:hint="eastAsia"/>
          <w:b/>
          <w:bCs/>
          <w:sz w:val="16"/>
          <w:szCs w:val="20"/>
        </w:rPr>
        <w:t>atq</w:t>
      </w:r>
      <w:proofErr w:type="spellEnd"/>
      <w:r>
        <w:rPr>
          <w:rFonts w:eastAsia="方正宋刻本秀楷简体" w:hint="eastAsia"/>
          <w:sz w:val="16"/>
          <w:szCs w:val="20"/>
        </w:rPr>
        <w:t>，查询所有该用户的</w:t>
      </w:r>
      <w:r>
        <w:rPr>
          <w:rFonts w:eastAsia="方正宋刻本秀楷简体" w:hint="eastAsia"/>
          <w:sz w:val="16"/>
          <w:szCs w:val="20"/>
        </w:rPr>
        <w:t>at</w:t>
      </w:r>
      <w:r>
        <w:rPr>
          <w:rFonts w:eastAsia="方正宋刻本秀楷简体" w:hint="eastAsia"/>
          <w:sz w:val="16"/>
          <w:szCs w:val="20"/>
        </w:rPr>
        <w:t>工作；</w:t>
      </w:r>
    </w:p>
    <w:p w14:paraId="28AF2EC3"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ab/>
        <w:t xml:space="preserve">-d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相当于</w:t>
      </w:r>
      <w:proofErr w:type="spellStart"/>
      <w:r>
        <w:rPr>
          <w:rFonts w:eastAsia="方正宋刻本秀楷简体" w:hint="eastAsia"/>
          <w:b/>
          <w:bCs/>
          <w:sz w:val="16"/>
          <w:szCs w:val="20"/>
        </w:rPr>
        <w:t>atrm</w:t>
      </w:r>
      <w:proofErr w:type="spellEnd"/>
      <w:r>
        <w:rPr>
          <w:rFonts w:eastAsia="方正宋刻本秀楷简体" w:hint="eastAsia"/>
          <w:sz w:val="16"/>
          <w:szCs w:val="20"/>
        </w:rPr>
        <w:t xml:space="preserve"> </w:t>
      </w:r>
      <w:r>
        <w:rPr>
          <w:rFonts w:eastAsia="方正宋刻本秀楷简体" w:hint="eastAsia"/>
          <w:sz w:val="16"/>
          <w:szCs w:val="20"/>
        </w:rPr>
        <w:t>，取消一个在</w:t>
      </w:r>
      <w:r>
        <w:rPr>
          <w:rFonts w:eastAsia="方正宋刻本秀楷简体" w:hint="eastAsia"/>
          <w:sz w:val="16"/>
          <w:szCs w:val="20"/>
        </w:rPr>
        <w:t>at</w:t>
      </w:r>
      <w:proofErr w:type="gramStart"/>
      <w:r>
        <w:rPr>
          <w:rFonts w:eastAsia="方正宋刻本秀楷简体" w:hint="eastAsia"/>
          <w:sz w:val="16"/>
          <w:szCs w:val="20"/>
        </w:rPr>
        <w:t>排程中</w:t>
      </w:r>
      <w:proofErr w:type="gramEnd"/>
      <w:r>
        <w:rPr>
          <w:rFonts w:eastAsia="方正宋刻本秀楷简体" w:hint="eastAsia"/>
          <w:sz w:val="16"/>
          <w:szCs w:val="20"/>
        </w:rPr>
        <w:t>的工作</w:t>
      </w:r>
      <w:r>
        <w:rPr>
          <w:rFonts w:eastAsia="方正宋刻本秀楷简体" w:hint="eastAsia"/>
          <w:sz w:val="16"/>
          <w:szCs w:val="20"/>
        </w:rPr>
        <w:t xml:space="preserve"> at -d </w:t>
      </w:r>
      <w:r>
        <w:rPr>
          <w:rFonts w:eastAsia="方正宋刻本秀楷简体" w:hint="eastAsia"/>
          <w:sz w:val="16"/>
          <w:szCs w:val="20"/>
        </w:rPr>
        <w:t>工作号码；</w:t>
      </w:r>
    </w:p>
    <w:p w14:paraId="63A1AD07"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ab/>
        <w:t xml:space="preserve">-c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列出实际指令内容</w:t>
      </w:r>
      <w:r>
        <w:rPr>
          <w:rFonts w:eastAsia="方正宋刻本秀楷简体" w:hint="eastAsia"/>
          <w:sz w:val="16"/>
          <w:szCs w:val="20"/>
        </w:rPr>
        <w:tab/>
        <w:t xml:space="preserve">at -c </w:t>
      </w:r>
      <w:r>
        <w:rPr>
          <w:rFonts w:eastAsia="方正宋刻本秀楷简体" w:hint="eastAsia"/>
          <w:sz w:val="16"/>
          <w:szCs w:val="20"/>
        </w:rPr>
        <w:t>工作号码</w:t>
      </w:r>
    </w:p>
    <w:p w14:paraId="4C77DC9B"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ab/>
        <w:t xml:space="preserve">-v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可以使用较明显的时间格式列出</w:t>
      </w:r>
      <w:r>
        <w:rPr>
          <w:rFonts w:eastAsia="方正宋刻本秀楷简体" w:hint="eastAsia"/>
          <w:sz w:val="16"/>
          <w:szCs w:val="20"/>
        </w:rPr>
        <w:t>at</w:t>
      </w:r>
      <w:proofErr w:type="gramStart"/>
      <w:r>
        <w:rPr>
          <w:rFonts w:eastAsia="方正宋刻本秀楷简体" w:hint="eastAsia"/>
          <w:sz w:val="16"/>
          <w:szCs w:val="20"/>
        </w:rPr>
        <w:t>排程中</w:t>
      </w:r>
      <w:proofErr w:type="gramEnd"/>
      <w:r>
        <w:rPr>
          <w:rFonts w:eastAsia="方正宋刻本秀楷简体" w:hint="eastAsia"/>
          <w:sz w:val="16"/>
          <w:szCs w:val="20"/>
        </w:rPr>
        <w:t>的任务栏表；</w:t>
      </w:r>
    </w:p>
    <w:p w14:paraId="2D56F1D6" w14:textId="77777777" w:rsidR="007372FD" w:rsidRDefault="007372FD" w:rsidP="007372FD">
      <w:pPr>
        <w:adjustRightInd w:val="0"/>
        <w:snapToGrid w:val="0"/>
        <w:rPr>
          <w:rFonts w:eastAsia="方正宋刻本秀楷简体"/>
          <w:sz w:val="16"/>
          <w:szCs w:val="20"/>
        </w:rPr>
      </w:pPr>
    </w:p>
    <w:p w14:paraId="7B887C2D"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TIME</w:t>
      </w:r>
      <w:r>
        <w:rPr>
          <w:rFonts w:eastAsia="方正宋刻本秀楷简体" w:hint="eastAsia"/>
          <w:sz w:val="16"/>
          <w:szCs w:val="20"/>
        </w:rPr>
        <w:t>：时间格式</w:t>
      </w:r>
    </w:p>
    <w:p w14:paraId="3E10B798"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 xml:space="preserve">HH:MM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04:00</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今日</w:t>
      </w:r>
      <w:r>
        <w:rPr>
          <w:rFonts w:eastAsia="方正宋刻本秀楷简体" w:hint="eastAsia"/>
          <w:sz w:val="16"/>
          <w:szCs w:val="20"/>
        </w:rPr>
        <w:t>HH:MM</w:t>
      </w:r>
      <w:r>
        <w:rPr>
          <w:rFonts w:eastAsia="方正宋刻本秀楷简体" w:hint="eastAsia"/>
          <w:sz w:val="16"/>
          <w:szCs w:val="20"/>
        </w:rPr>
        <w:t>进行，若已过，则明天的</w:t>
      </w:r>
      <w:r>
        <w:rPr>
          <w:rFonts w:eastAsia="方正宋刻本秀楷简体" w:hint="eastAsia"/>
          <w:sz w:val="16"/>
          <w:szCs w:val="20"/>
        </w:rPr>
        <w:t>HH:MM</w:t>
      </w:r>
      <w:r>
        <w:rPr>
          <w:rFonts w:eastAsia="方正宋刻本秀楷简体" w:hint="eastAsia"/>
          <w:sz w:val="16"/>
          <w:szCs w:val="20"/>
        </w:rPr>
        <w:t>进行</w:t>
      </w:r>
    </w:p>
    <w:p w14:paraId="226015C4"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 xml:space="preserve">HH:MM YYYY-MM-DD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04:00 2015-07-30</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强制规定在某年某月的某一天的特殊时刻进行</w:t>
      </w:r>
    </w:p>
    <w:p w14:paraId="5B2FC7FC"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HH:MM[</w:t>
      </w:r>
      <w:proofErr w:type="spellStart"/>
      <w:r>
        <w:rPr>
          <w:rFonts w:eastAsia="方正宋刻本秀楷简体" w:hint="eastAsia"/>
          <w:sz w:val="16"/>
          <w:szCs w:val="20"/>
        </w:rPr>
        <w:t>am|pm</w:t>
      </w:r>
      <w:proofErr w:type="spellEnd"/>
      <w:r>
        <w:rPr>
          <w:rFonts w:eastAsia="方正宋刻本秀楷简体" w:hint="eastAsia"/>
          <w:sz w:val="16"/>
          <w:szCs w:val="20"/>
        </w:rPr>
        <w:t>] [Month] [Date]</w:t>
      </w:r>
      <w:r>
        <w:rPr>
          <w:rFonts w:eastAsia="方正宋刻本秀楷简体" w:hint="eastAsia"/>
          <w:sz w:val="16"/>
          <w:szCs w:val="20"/>
        </w:rPr>
        <w:tab/>
        <w:t>04pm July 30</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也是一样，强制在某年某月某日的某时刻进行</w:t>
      </w:r>
    </w:p>
    <w:p w14:paraId="5317E8D6"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HH:</w:t>
      </w:r>
      <w:proofErr w:type="gramStart"/>
      <w:r>
        <w:rPr>
          <w:rFonts w:eastAsia="方正宋刻本秀楷简体" w:hint="eastAsia"/>
          <w:sz w:val="16"/>
          <w:szCs w:val="20"/>
        </w:rPr>
        <w:t>MM[</w:t>
      </w:r>
      <w:proofErr w:type="spellStart"/>
      <w:proofErr w:type="gramEnd"/>
      <w:r>
        <w:rPr>
          <w:rFonts w:eastAsia="方正宋刻本秀楷简体" w:hint="eastAsia"/>
          <w:sz w:val="16"/>
          <w:szCs w:val="20"/>
        </w:rPr>
        <w:t>am|pm</w:t>
      </w:r>
      <w:proofErr w:type="spellEnd"/>
      <w:r>
        <w:rPr>
          <w:rFonts w:eastAsia="方正宋刻本秀楷简体" w:hint="eastAsia"/>
          <w:sz w:val="16"/>
          <w:szCs w:val="20"/>
        </w:rPr>
        <w:t>] + number [</w:t>
      </w:r>
      <w:proofErr w:type="spellStart"/>
      <w:r>
        <w:rPr>
          <w:rFonts w:eastAsia="方正宋刻本秀楷简体" w:hint="eastAsia"/>
          <w:sz w:val="16"/>
          <w:szCs w:val="20"/>
        </w:rPr>
        <w:t>minutes|hours|days|weeks</w:t>
      </w:r>
      <w:proofErr w:type="spellEnd"/>
      <w:r>
        <w:rPr>
          <w:rFonts w:eastAsia="方正宋刻本秀楷简体" w:hint="eastAsia"/>
          <w:sz w:val="16"/>
          <w:szCs w:val="20"/>
        </w:rPr>
        <w:t>]</w:t>
      </w:r>
    </w:p>
    <w:p w14:paraId="574C2EDC"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 xml:space="preserve">now + 5 minutes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在某个时间点『再加几个时间后』才进行</w:t>
      </w:r>
    </w:p>
    <w:p w14:paraId="20AE94F3" w14:textId="77777777" w:rsidR="007372FD" w:rsidRDefault="007372FD" w:rsidP="007372FD">
      <w:pPr>
        <w:adjustRightInd w:val="0"/>
        <w:snapToGrid w:val="0"/>
        <w:rPr>
          <w:rFonts w:eastAsia="方正宋刻本秀楷简体"/>
          <w:sz w:val="16"/>
          <w:szCs w:val="20"/>
        </w:rPr>
      </w:pPr>
    </w:p>
    <w:p w14:paraId="6494FEC0" w14:textId="77777777" w:rsidR="007372FD" w:rsidRDefault="007372FD" w:rsidP="007372FD">
      <w:pPr>
        <w:adjustRightInd w:val="0"/>
        <w:snapToGrid w:val="0"/>
        <w:rPr>
          <w:rFonts w:eastAsia="方正宋刻本秀楷简体"/>
          <w:sz w:val="16"/>
          <w:szCs w:val="20"/>
        </w:rPr>
      </w:pPr>
      <w:r>
        <w:rPr>
          <w:rFonts w:eastAsia="方正宋刻本秀楷简体"/>
          <w:sz w:val="16"/>
          <w:szCs w:val="20"/>
        </w:rPr>
        <w:t>at</w:t>
      </w:r>
      <w:r>
        <w:rPr>
          <w:rFonts w:eastAsia="方正宋刻本秀楷简体" w:hint="eastAsia"/>
          <w:sz w:val="16"/>
          <w:szCs w:val="20"/>
        </w:rPr>
        <w:t>的标准输出</w:t>
      </w:r>
      <w:r>
        <w:rPr>
          <w:rFonts w:eastAsia="方正宋刻本秀楷简体" w:hint="eastAsia"/>
          <w:sz w:val="16"/>
          <w:szCs w:val="20"/>
        </w:rPr>
        <w:t>/</w:t>
      </w:r>
      <w:r>
        <w:rPr>
          <w:rFonts w:eastAsia="方正宋刻本秀楷简体" w:hint="eastAsia"/>
          <w:sz w:val="16"/>
          <w:szCs w:val="20"/>
        </w:rPr>
        <w:t>标准错误输出都会传送到执行者的</w:t>
      </w:r>
      <w:r>
        <w:rPr>
          <w:rFonts w:eastAsia="方正宋刻本秀楷简体"/>
          <w:sz w:val="16"/>
          <w:szCs w:val="20"/>
        </w:rPr>
        <w:t>mailbox</w:t>
      </w:r>
      <w:r>
        <w:rPr>
          <w:rFonts w:eastAsia="方正宋刻本秀楷简体" w:hint="eastAsia"/>
          <w:sz w:val="16"/>
          <w:szCs w:val="20"/>
        </w:rPr>
        <w:t>而终端机看不到信息，若想看到使用</w:t>
      </w:r>
      <w:r>
        <w:rPr>
          <w:rFonts w:eastAsia="方正宋刻本秀楷简体"/>
          <w:sz w:val="16"/>
          <w:szCs w:val="20"/>
        </w:rPr>
        <w:t xml:space="preserve">echo "Hello" &gt; /dev/tty1 </w:t>
      </w:r>
    </w:p>
    <w:p w14:paraId="42FDE8BC" w14:textId="77777777" w:rsidR="007372FD" w:rsidRDefault="007372FD" w:rsidP="007372FD">
      <w:pPr>
        <w:adjustRightInd w:val="0"/>
        <w:snapToGrid w:val="0"/>
        <w:rPr>
          <w:rFonts w:eastAsia="方正宋刻本秀楷简体"/>
          <w:sz w:val="16"/>
          <w:szCs w:val="20"/>
        </w:rPr>
      </w:pPr>
    </w:p>
    <w:p w14:paraId="21D65E19" w14:textId="77777777" w:rsidR="007372FD" w:rsidRDefault="007372FD" w:rsidP="007372FD">
      <w:pPr>
        <w:adjustRightInd w:val="0"/>
        <w:snapToGrid w:val="0"/>
        <w:rPr>
          <w:rFonts w:eastAsia="方正宋刻本秀楷简体"/>
          <w:sz w:val="16"/>
          <w:szCs w:val="20"/>
        </w:rPr>
      </w:pPr>
      <w:r>
        <w:rPr>
          <w:rFonts w:eastAsia="方正宋刻本秀楷简体"/>
          <w:b/>
          <w:bCs/>
          <w:sz w:val="28"/>
          <w:szCs w:val="36"/>
        </w:rPr>
        <w:t xml:space="preserve">batch </w:t>
      </w:r>
      <w:r>
        <w:rPr>
          <w:rFonts w:eastAsia="方正宋刻本秀楷简体" w:hint="eastAsia"/>
          <w:b/>
          <w:bCs/>
          <w:sz w:val="28"/>
          <w:szCs w:val="36"/>
        </w:rPr>
        <w:tab/>
      </w:r>
      <w:r>
        <w:rPr>
          <w:rFonts w:eastAsia="方正宋刻本秀楷简体" w:hint="eastAsia"/>
          <w:sz w:val="16"/>
          <w:szCs w:val="20"/>
        </w:rPr>
        <w:tab/>
      </w:r>
      <w:r>
        <w:rPr>
          <w:rFonts w:eastAsia="方正宋刻本秀楷简体"/>
          <w:sz w:val="16"/>
          <w:szCs w:val="20"/>
        </w:rPr>
        <w:t>CPU</w:t>
      </w:r>
      <w:r>
        <w:rPr>
          <w:rFonts w:eastAsia="方正宋刻本秀楷简体" w:hint="eastAsia"/>
          <w:sz w:val="16"/>
          <w:szCs w:val="20"/>
        </w:rPr>
        <w:t>的工作负载</w:t>
      </w:r>
      <w:r>
        <w:rPr>
          <w:rFonts w:eastAsia="方正宋刻本秀楷简体" w:hint="eastAsia"/>
          <w:sz w:val="16"/>
          <w:szCs w:val="20"/>
        </w:rPr>
        <w:t>load</w:t>
      </w:r>
      <w:r>
        <w:rPr>
          <w:rFonts w:eastAsia="方正宋刻本秀楷简体" w:hint="eastAsia"/>
          <w:sz w:val="16"/>
          <w:szCs w:val="20"/>
        </w:rPr>
        <w:t>小于</w:t>
      </w:r>
      <w:r>
        <w:rPr>
          <w:rFonts w:eastAsia="方正宋刻本秀楷简体" w:hint="eastAsia"/>
          <w:sz w:val="16"/>
          <w:szCs w:val="20"/>
        </w:rPr>
        <w:t xml:space="preserve"> </w:t>
      </w:r>
      <w:r>
        <w:rPr>
          <w:rFonts w:eastAsia="方正宋刻本秀楷简体"/>
          <w:sz w:val="16"/>
          <w:szCs w:val="20"/>
        </w:rPr>
        <w:t xml:space="preserve">0.8 </w:t>
      </w:r>
      <w:r>
        <w:rPr>
          <w:rFonts w:eastAsia="方正宋刻本秀楷简体" w:hint="eastAsia"/>
          <w:sz w:val="16"/>
          <w:szCs w:val="20"/>
        </w:rPr>
        <w:t>的时候，才进行工作，也是使用</w:t>
      </w:r>
      <w:r>
        <w:rPr>
          <w:rFonts w:eastAsia="方正宋刻本秀楷简体" w:hint="eastAsia"/>
          <w:sz w:val="16"/>
          <w:szCs w:val="20"/>
        </w:rPr>
        <w:t>at</w:t>
      </w:r>
      <w:r>
        <w:rPr>
          <w:rFonts w:eastAsia="方正宋刻本秀楷简体" w:hint="eastAsia"/>
          <w:sz w:val="16"/>
          <w:szCs w:val="20"/>
        </w:rPr>
        <w:t>指令，可用</w:t>
      </w:r>
      <w:proofErr w:type="spellStart"/>
      <w:r>
        <w:rPr>
          <w:rFonts w:eastAsia="方正宋刻本秀楷简体" w:hint="eastAsia"/>
          <w:sz w:val="16"/>
          <w:szCs w:val="20"/>
        </w:rPr>
        <w:t>atq</w:t>
      </w:r>
      <w:proofErr w:type="spellEnd"/>
      <w:r>
        <w:rPr>
          <w:rFonts w:eastAsia="方正宋刻本秀楷简体" w:hint="eastAsia"/>
          <w:sz w:val="16"/>
          <w:szCs w:val="20"/>
        </w:rPr>
        <w:t>、</w:t>
      </w:r>
      <w:proofErr w:type="spellStart"/>
      <w:r>
        <w:rPr>
          <w:rFonts w:eastAsia="方正宋刻本秀楷简体" w:hint="eastAsia"/>
          <w:sz w:val="16"/>
          <w:szCs w:val="20"/>
        </w:rPr>
        <w:t>atrm</w:t>
      </w:r>
      <w:proofErr w:type="spellEnd"/>
      <w:r>
        <w:rPr>
          <w:rFonts w:eastAsia="方正宋刻本秀楷简体" w:hint="eastAsia"/>
          <w:sz w:val="16"/>
          <w:szCs w:val="20"/>
        </w:rPr>
        <w:t>管理</w:t>
      </w:r>
    </w:p>
    <w:p w14:paraId="37E4AAD7"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p>
    <w:p w14:paraId="5A7AD810"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t>load</w:t>
      </w:r>
      <w:r>
        <w:rPr>
          <w:rFonts w:eastAsia="方正宋刻本秀楷简体" w:hint="eastAsia"/>
          <w:sz w:val="16"/>
          <w:szCs w:val="20"/>
        </w:rPr>
        <w:t>：</w:t>
      </w:r>
      <w:r>
        <w:rPr>
          <w:rFonts w:eastAsia="方正宋刻本秀楷简体"/>
          <w:sz w:val="16"/>
          <w:szCs w:val="20"/>
        </w:rPr>
        <w:t xml:space="preserve">CPU </w:t>
      </w:r>
      <w:r>
        <w:rPr>
          <w:rFonts w:eastAsia="方正宋刻本秀楷简体" w:hint="eastAsia"/>
          <w:sz w:val="16"/>
          <w:szCs w:val="20"/>
        </w:rPr>
        <w:t>在单一时间点所负责的工作数量，不是</w:t>
      </w:r>
      <w:r>
        <w:rPr>
          <w:rFonts w:eastAsia="方正宋刻本秀楷简体"/>
          <w:sz w:val="16"/>
          <w:szCs w:val="20"/>
        </w:rPr>
        <w:t>CPU</w:t>
      </w:r>
      <w:r>
        <w:rPr>
          <w:rFonts w:eastAsia="方正宋刻本秀楷简体" w:hint="eastAsia"/>
          <w:sz w:val="16"/>
          <w:szCs w:val="20"/>
        </w:rPr>
        <w:t>使用率。</w:t>
      </w:r>
      <w:r>
        <w:rPr>
          <w:rFonts w:eastAsia="方正宋刻本秀楷简体" w:hint="eastAsia"/>
          <w:sz w:val="16"/>
          <w:szCs w:val="20"/>
        </w:rPr>
        <w:br/>
      </w:r>
      <w:r>
        <w:rPr>
          <w:rFonts w:eastAsia="方正宋刻本秀楷简体" w:hint="eastAsia"/>
          <w:sz w:val="16"/>
          <w:szCs w:val="20"/>
        </w:rPr>
        <w:tab/>
      </w:r>
      <w:r>
        <w:rPr>
          <w:rFonts w:eastAsia="方正宋刻本秀楷简体" w:hint="eastAsia"/>
          <w:sz w:val="16"/>
          <w:szCs w:val="20"/>
        </w:rPr>
        <w:t>若一只程序</w:t>
      </w:r>
      <w:proofErr w:type="gramStart"/>
      <w:r>
        <w:rPr>
          <w:rFonts w:eastAsia="方正宋刻本秀楷简体" w:hint="eastAsia"/>
          <w:sz w:val="16"/>
          <w:szCs w:val="20"/>
        </w:rPr>
        <w:t>需一直</w:t>
      </w:r>
      <w:proofErr w:type="gramEnd"/>
      <w:r>
        <w:rPr>
          <w:rFonts w:eastAsia="方正宋刻本秀楷简体" w:hint="eastAsia"/>
          <w:sz w:val="16"/>
          <w:szCs w:val="20"/>
        </w:rPr>
        <w:t>使用</w:t>
      </w:r>
      <w:r>
        <w:rPr>
          <w:rFonts w:eastAsia="方正宋刻本秀楷简体"/>
          <w:sz w:val="16"/>
          <w:szCs w:val="20"/>
        </w:rPr>
        <w:t>CPU</w:t>
      </w:r>
      <w:r>
        <w:rPr>
          <w:rFonts w:eastAsia="方正宋刻本秀楷简体" w:hint="eastAsia"/>
          <w:sz w:val="16"/>
          <w:szCs w:val="20"/>
        </w:rPr>
        <w:t>的运算功能，使用率达</w:t>
      </w:r>
      <w:r>
        <w:rPr>
          <w:rFonts w:eastAsia="方正宋刻本秀楷简体"/>
          <w:sz w:val="16"/>
          <w:szCs w:val="20"/>
        </w:rPr>
        <w:t>100%</w:t>
      </w:r>
      <w:r>
        <w:rPr>
          <w:rFonts w:eastAsia="方正宋刻本秀楷简体" w:hint="eastAsia"/>
          <w:sz w:val="16"/>
          <w:szCs w:val="20"/>
        </w:rPr>
        <w:t>，</w:t>
      </w:r>
      <w:r>
        <w:rPr>
          <w:rFonts w:eastAsia="方正宋刻本秀楷简体"/>
          <w:sz w:val="16"/>
          <w:szCs w:val="20"/>
        </w:rPr>
        <w:t>CPU</w:t>
      </w:r>
      <w:r>
        <w:rPr>
          <w:rFonts w:eastAsia="方正宋刻本秀楷简体" w:hint="eastAsia"/>
          <w:sz w:val="16"/>
          <w:szCs w:val="20"/>
        </w:rPr>
        <w:t>的</w:t>
      </w:r>
      <w:r>
        <w:rPr>
          <w:rFonts w:eastAsia="方正宋刻本秀楷简体" w:hint="eastAsia"/>
          <w:sz w:val="16"/>
          <w:szCs w:val="20"/>
        </w:rPr>
        <w:t>load</w:t>
      </w:r>
      <w:r>
        <w:rPr>
          <w:rFonts w:eastAsia="方正宋刻本秀楷简体" w:hint="eastAsia"/>
          <w:sz w:val="16"/>
          <w:szCs w:val="20"/>
        </w:rPr>
        <w:t>趋近于</w:t>
      </w:r>
      <w:r>
        <w:rPr>
          <w:rFonts w:eastAsia="方正宋刻本秀楷简体"/>
          <w:sz w:val="16"/>
          <w:szCs w:val="20"/>
        </w:rPr>
        <w:t>1</w:t>
      </w:r>
      <w:r>
        <w:rPr>
          <w:rFonts w:eastAsia="方正宋刻本秀楷简体" w:hint="eastAsia"/>
          <w:sz w:val="16"/>
          <w:szCs w:val="20"/>
        </w:rPr>
        <w:t>，仅负责一个工作</w:t>
      </w:r>
    </w:p>
    <w:p w14:paraId="35BFD579"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若同时执行这样的两个程序，</w:t>
      </w:r>
      <w:r>
        <w:rPr>
          <w:rFonts w:eastAsia="方正宋刻本秀楷简体"/>
          <w:sz w:val="16"/>
          <w:szCs w:val="20"/>
        </w:rPr>
        <w:t>CPU</w:t>
      </w:r>
      <w:r>
        <w:rPr>
          <w:rFonts w:eastAsia="方正宋刻本秀楷简体" w:hint="eastAsia"/>
          <w:sz w:val="16"/>
          <w:szCs w:val="20"/>
        </w:rPr>
        <w:t>的使用率还是</w:t>
      </w:r>
      <w:r>
        <w:rPr>
          <w:rFonts w:eastAsia="方正宋刻本秀楷简体"/>
          <w:sz w:val="16"/>
          <w:szCs w:val="20"/>
        </w:rPr>
        <w:t>100%</w:t>
      </w:r>
      <w:r>
        <w:rPr>
          <w:rFonts w:eastAsia="方正宋刻本秀楷简体" w:hint="eastAsia"/>
          <w:sz w:val="16"/>
          <w:szCs w:val="20"/>
        </w:rPr>
        <w:t>，工作负载则变成</w:t>
      </w:r>
      <w:r>
        <w:rPr>
          <w:rFonts w:eastAsia="方正宋刻本秀楷简体"/>
          <w:sz w:val="16"/>
          <w:szCs w:val="20"/>
        </w:rPr>
        <w:t xml:space="preserve">2 </w:t>
      </w:r>
    </w:p>
    <w:p w14:paraId="1B6D5FDF"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t>uptime</w:t>
      </w:r>
      <w:r>
        <w:rPr>
          <w:rFonts w:eastAsia="方正宋刻本秀楷简体" w:hint="eastAsia"/>
          <w:sz w:val="16"/>
          <w:szCs w:val="20"/>
        </w:rPr>
        <w:t>查询</w:t>
      </w:r>
      <w:r>
        <w:rPr>
          <w:rFonts w:eastAsia="方正宋刻本秀楷简体" w:hint="eastAsia"/>
          <w:sz w:val="16"/>
          <w:szCs w:val="20"/>
        </w:rPr>
        <w:t>1</w:t>
      </w:r>
      <w:r>
        <w:rPr>
          <w:rFonts w:eastAsia="方正宋刻本秀楷简体" w:hint="eastAsia"/>
          <w:sz w:val="16"/>
          <w:szCs w:val="20"/>
        </w:rPr>
        <w:t>、</w:t>
      </w:r>
      <w:r>
        <w:rPr>
          <w:rFonts w:eastAsia="方正宋刻本秀楷简体" w:hint="eastAsia"/>
          <w:sz w:val="16"/>
          <w:szCs w:val="20"/>
        </w:rPr>
        <w:t>5</w:t>
      </w:r>
      <w:r>
        <w:rPr>
          <w:rFonts w:eastAsia="方正宋刻本秀楷简体" w:hint="eastAsia"/>
          <w:sz w:val="16"/>
          <w:szCs w:val="20"/>
        </w:rPr>
        <w:t>、</w:t>
      </w:r>
      <w:r>
        <w:rPr>
          <w:rFonts w:eastAsia="方正宋刻本秀楷简体" w:hint="eastAsia"/>
          <w:sz w:val="16"/>
          <w:szCs w:val="20"/>
        </w:rPr>
        <w:t>15</w:t>
      </w:r>
      <w:r>
        <w:rPr>
          <w:rFonts w:eastAsia="方正宋刻本秀楷简体" w:hint="eastAsia"/>
          <w:sz w:val="16"/>
          <w:szCs w:val="20"/>
        </w:rPr>
        <w:t>分钟平均负载量</w:t>
      </w:r>
    </w:p>
    <w:p w14:paraId="4E03AA7A" w14:textId="77777777" w:rsidR="007372FD" w:rsidRDefault="007372FD" w:rsidP="007372FD">
      <w:pPr>
        <w:adjustRightInd w:val="0"/>
        <w:snapToGrid w:val="0"/>
        <w:rPr>
          <w:rFonts w:eastAsia="方正宋刻本秀楷简体"/>
          <w:sz w:val="16"/>
          <w:szCs w:val="20"/>
        </w:rPr>
      </w:pPr>
    </w:p>
    <w:p w14:paraId="7DAFFA8F" w14:textId="77777777" w:rsidR="007372FD" w:rsidRDefault="007372FD" w:rsidP="007372FD">
      <w:pPr>
        <w:adjustRightInd w:val="0"/>
        <w:snapToGrid w:val="0"/>
        <w:rPr>
          <w:rFonts w:eastAsia="方正宋刻本秀楷简体"/>
          <w:sz w:val="16"/>
          <w:szCs w:val="20"/>
        </w:rPr>
      </w:pPr>
    </w:p>
    <w:p w14:paraId="632C43E5" w14:textId="77777777" w:rsidR="007372FD" w:rsidRDefault="007372FD" w:rsidP="007372FD">
      <w:pPr>
        <w:adjustRightInd w:val="0"/>
        <w:snapToGrid w:val="0"/>
        <w:ind w:left="420"/>
        <w:rPr>
          <w:rFonts w:eastAsia="方正宋刻本秀楷简体"/>
          <w:sz w:val="16"/>
          <w:szCs w:val="20"/>
        </w:rPr>
      </w:pPr>
      <w:r>
        <w:rPr>
          <w:rFonts w:eastAsia="方正宋刻本秀楷简体" w:hint="eastAsia"/>
          <w:sz w:val="16"/>
          <w:szCs w:val="20"/>
        </w:rPr>
        <w:tab/>
        <w:t>/</w:t>
      </w:r>
      <w:proofErr w:type="spellStart"/>
      <w:r>
        <w:rPr>
          <w:rFonts w:eastAsia="方正宋刻本秀楷简体" w:hint="eastAsia"/>
          <w:sz w:val="16"/>
          <w:szCs w:val="20"/>
        </w:rPr>
        <w:t>etc</w:t>
      </w:r>
      <w:proofErr w:type="spellEnd"/>
      <w:r>
        <w:rPr>
          <w:rFonts w:eastAsia="方正宋刻本秀楷简体" w:hint="eastAsia"/>
          <w:sz w:val="16"/>
          <w:szCs w:val="20"/>
        </w:rPr>
        <w:t>/</w:t>
      </w:r>
    </w:p>
    <w:p w14:paraId="3435A373" w14:textId="77777777" w:rsidR="007372FD" w:rsidRDefault="007372FD" w:rsidP="007372FD">
      <w:pPr>
        <w:adjustRightInd w:val="0"/>
        <w:snapToGrid w:val="0"/>
        <w:ind w:left="42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w:t>
      </w:r>
      <w:proofErr w:type="spellStart"/>
      <w:r>
        <w:rPr>
          <w:rFonts w:eastAsia="方正宋刻本秀楷简体" w:hint="eastAsia"/>
          <w:sz w:val="16"/>
          <w:szCs w:val="20"/>
        </w:rPr>
        <w:t>cron.d</w:t>
      </w:r>
      <w:proofErr w:type="spellEnd"/>
      <w:r>
        <w:rPr>
          <w:rFonts w:eastAsia="方正宋刻本秀楷简体" w:hint="eastAsia"/>
          <w:sz w:val="16"/>
          <w:szCs w:val="20"/>
        </w:rPr>
        <w:t>/</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w:t>
      </w:r>
      <w:r>
        <w:rPr>
          <w:rFonts w:eastAsia="方正宋刻本秀楷简体" w:hint="eastAsia"/>
          <w:sz w:val="16"/>
          <w:szCs w:val="20"/>
        </w:rPr>
        <w:t>默认使用此文件下配置，若有</w:t>
      </w:r>
      <w:r>
        <w:rPr>
          <w:rFonts w:eastAsia="方正宋刻本秀楷简体" w:hint="eastAsia"/>
          <w:sz w:val="16"/>
          <w:szCs w:val="20"/>
        </w:rPr>
        <w:t>crontab</w:t>
      </w:r>
      <w:r>
        <w:rPr>
          <w:rFonts w:eastAsia="方正宋刻本秀楷简体" w:hint="eastAsia"/>
          <w:sz w:val="16"/>
          <w:szCs w:val="20"/>
        </w:rPr>
        <w:t>则使用它</w:t>
      </w:r>
    </w:p>
    <w:p w14:paraId="08CC44E7" w14:textId="0DE14EF5" w:rsidR="007372FD" w:rsidRDefault="007372FD" w:rsidP="007372FD">
      <w:pPr>
        <w:adjustRightInd w:val="0"/>
        <w:snapToGrid w:val="0"/>
        <w:ind w:left="420"/>
        <w:rPr>
          <w:rFonts w:eastAsia="方正宋刻本秀楷简体"/>
          <w:b/>
          <w:bCs/>
          <w:color w:val="FF0000"/>
          <w:sz w:val="16"/>
          <w:szCs w:val="20"/>
        </w:rPr>
      </w:pPr>
      <w:r>
        <w:rPr>
          <w:noProof/>
          <w:sz w:val="16"/>
        </w:rPr>
        <mc:AlternateContent>
          <mc:Choice Requires="wps">
            <w:drawing>
              <wp:anchor distT="0" distB="0" distL="114300" distR="114300" simplePos="0" relativeHeight="251663376" behindDoc="0" locked="0" layoutInCell="1" allowOverlap="1" wp14:anchorId="74DC9208" wp14:editId="15A24943">
                <wp:simplePos x="0" y="0"/>
                <wp:positionH relativeFrom="column">
                  <wp:posOffset>1486535</wp:posOffset>
                </wp:positionH>
                <wp:positionV relativeFrom="paragraph">
                  <wp:posOffset>30480</wp:posOffset>
                </wp:positionV>
                <wp:extent cx="190500" cy="635000"/>
                <wp:effectExtent l="10160" t="12065" r="8890" b="19685"/>
                <wp:wrapNone/>
                <wp:docPr id="88" name="箭头: 左弧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190500" cy="635000"/>
                        </a:xfrm>
                        <a:prstGeom prst="curvedRightArrow">
                          <a:avLst>
                            <a:gd name="adj1" fmla="val 66667"/>
                            <a:gd name="adj2" fmla="val 133333"/>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D305C"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箭头: 左弧形 88" o:spid="_x0000_s1026" type="#_x0000_t102" style="position:absolute;left:0;text-align:left;margin-left:117.05pt;margin-top:2.4pt;width:15pt;height:50pt;rotation:180;flip:y;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"/>
            </w:pict>
          </mc:Fallback>
        </mc:AlternateContent>
      </w:r>
      <w:r>
        <w:rPr>
          <w:noProof/>
          <w:sz w:val="16"/>
        </w:rPr>
        <mc:AlternateContent>
          <mc:Choice Requires="wps">
            <w:drawing>
              <wp:anchor distT="0" distB="0" distL="114300" distR="114300" simplePos="0" relativeHeight="251662352" behindDoc="0" locked="0" layoutInCell="1" allowOverlap="1" wp14:anchorId="4CDB2834" wp14:editId="6931A843">
                <wp:simplePos x="0" y="0"/>
                <wp:positionH relativeFrom="column">
                  <wp:posOffset>73660</wp:posOffset>
                </wp:positionH>
                <wp:positionV relativeFrom="paragraph">
                  <wp:posOffset>38100</wp:posOffset>
                </wp:positionV>
                <wp:extent cx="396875" cy="816610"/>
                <wp:effectExtent l="6985" t="10160" r="15240" b="1905"/>
                <wp:wrapNone/>
                <wp:docPr id="87" name="箭头: 左弧形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816610"/>
                        </a:xfrm>
                        <a:prstGeom prst="curvedRightArrow">
                          <a:avLst>
                            <a:gd name="adj1" fmla="val 41152"/>
                            <a:gd name="adj2" fmla="val 82304"/>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50F8C" id="箭头: 左弧形 87" o:spid="_x0000_s1026" type="#_x0000_t102" style="position:absolute;left:0;text-align:left;margin-left:5.8pt;margin-top:3pt;width:31.25pt;height:64.3pt;z-index:25166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"/>
            </w:pict>
          </mc:Fallback>
        </mc:AlternateConten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w:t>
      </w:r>
      <w:r>
        <w:rPr>
          <w:rFonts w:eastAsia="方正宋刻本秀楷简体" w:hint="eastAsia"/>
          <w:b/>
          <w:bCs/>
          <w:color w:val="FF0000"/>
          <w:sz w:val="16"/>
          <w:szCs w:val="20"/>
        </w:rPr>
        <w:t>0hourly</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b/>
          <w:bCs/>
          <w:color w:val="FF0000"/>
          <w:sz w:val="16"/>
          <w:szCs w:val="20"/>
        </w:rPr>
        <w:t>#</w:t>
      </w:r>
      <w:r>
        <w:rPr>
          <w:rFonts w:eastAsia="方正宋刻本秀楷简体" w:hint="eastAsia"/>
          <w:b/>
          <w:bCs/>
          <w:color w:val="FF0000"/>
          <w:sz w:val="16"/>
          <w:szCs w:val="20"/>
        </w:rPr>
        <w:t>参照此文件执行其他文件，若不正确此目录下及</w:t>
      </w:r>
      <w:proofErr w:type="spellStart"/>
      <w:r>
        <w:rPr>
          <w:rFonts w:eastAsia="方正宋刻本秀楷简体" w:hint="eastAsia"/>
          <w:b/>
          <w:bCs/>
          <w:color w:val="FF0000"/>
          <w:sz w:val="16"/>
          <w:szCs w:val="20"/>
        </w:rPr>
        <w:t>anacron</w:t>
      </w:r>
      <w:proofErr w:type="spellEnd"/>
      <w:r>
        <w:rPr>
          <w:rFonts w:eastAsia="方正宋刻本秀楷简体" w:hint="eastAsia"/>
          <w:b/>
          <w:bCs/>
          <w:color w:val="FF0000"/>
          <w:sz w:val="16"/>
          <w:szCs w:val="20"/>
        </w:rPr>
        <w:t>启动器都不运行</w:t>
      </w:r>
    </w:p>
    <w:p w14:paraId="1F7C0865" w14:textId="77777777" w:rsidR="007372FD" w:rsidRDefault="007372FD" w:rsidP="007372FD">
      <w:pPr>
        <w:adjustRightInd w:val="0"/>
        <w:snapToGrid w:val="0"/>
        <w:ind w:left="42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-----crontab</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w:t>
      </w:r>
      <w:r>
        <w:rPr>
          <w:rFonts w:eastAsia="方正宋刻本秀楷简体" w:hint="eastAsia"/>
          <w:sz w:val="16"/>
          <w:szCs w:val="20"/>
        </w:rPr>
        <w:t>默认不存在，存在则用此文件，</w:t>
      </w:r>
      <w:proofErr w:type="spellStart"/>
      <w:r>
        <w:rPr>
          <w:rFonts w:eastAsia="方正宋刻本秀楷简体" w:hint="eastAsia"/>
          <w:sz w:val="16"/>
          <w:szCs w:val="20"/>
        </w:rPr>
        <w:t>systemctl</w:t>
      </w:r>
      <w:proofErr w:type="spellEnd"/>
      <w:r>
        <w:rPr>
          <w:rFonts w:eastAsia="方正宋刻本秀楷简体" w:hint="eastAsia"/>
          <w:sz w:val="16"/>
          <w:szCs w:val="20"/>
        </w:rPr>
        <w:t xml:space="preserve"> status </w:t>
      </w:r>
      <w:proofErr w:type="spellStart"/>
      <w:r>
        <w:rPr>
          <w:rFonts w:eastAsia="方正宋刻本秀楷简体" w:hint="eastAsia"/>
          <w:sz w:val="16"/>
          <w:szCs w:val="20"/>
        </w:rPr>
        <w:t>cronie</w:t>
      </w:r>
      <w:proofErr w:type="spellEnd"/>
      <w:r>
        <w:rPr>
          <w:rFonts w:eastAsia="方正宋刻本秀楷简体" w:hint="eastAsia"/>
          <w:sz w:val="16"/>
          <w:szCs w:val="20"/>
        </w:rPr>
        <w:t>可能输出此文件不存在</w:t>
      </w:r>
    </w:p>
    <w:p w14:paraId="745AC030" w14:textId="77777777" w:rsidR="007372FD" w:rsidRDefault="007372FD" w:rsidP="007372FD">
      <w:pPr>
        <w:adjustRightInd w:val="0"/>
        <w:snapToGrid w:val="0"/>
        <w:ind w:left="42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w:t>
      </w:r>
      <w:proofErr w:type="spellStart"/>
      <w:r>
        <w:rPr>
          <w:rFonts w:eastAsia="方正宋刻本秀楷简体" w:hint="eastAsia"/>
          <w:sz w:val="16"/>
          <w:szCs w:val="20"/>
        </w:rPr>
        <w:t>cron.deny</w:t>
      </w:r>
      <w:proofErr w:type="spellEnd"/>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w:t>
      </w:r>
      <w:r>
        <w:rPr>
          <w:rFonts w:eastAsia="方正宋刻本秀楷简体" w:hint="eastAsia"/>
          <w:sz w:val="16"/>
          <w:szCs w:val="20"/>
        </w:rPr>
        <w:t>默认保留</w:t>
      </w:r>
      <w:r>
        <w:rPr>
          <w:rFonts w:eastAsia="方正宋刻本秀楷简体" w:hint="eastAsia"/>
          <w:sz w:val="16"/>
          <w:szCs w:val="20"/>
        </w:rPr>
        <w:t>deny</w:t>
      </w:r>
      <w:r>
        <w:rPr>
          <w:rFonts w:eastAsia="方正宋刻本秀楷简体" w:hint="eastAsia"/>
          <w:sz w:val="16"/>
          <w:szCs w:val="20"/>
        </w:rPr>
        <w:t>文件，若无则存在</w:t>
      </w:r>
      <w:r>
        <w:rPr>
          <w:rFonts w:eastAsia="方正宋刻本秀楷简体" w:hint="eastAsia"/>
          <w:sz w:val="16"/>
          <w:szCs w:val="20"/>
        </w:rPr>
        <w:t>allow</w:t>
      </w:r>
      <w:r>
        <w:rPr>
          <w:rFonts w:eastAsia="方正宋刻本秀楷简体" w:hint="eastAsia"/>
          <w:sz w:val="16"/>
          <w:szCs w:val="20"/>
        </w:rPr>
        <w:t>文件</w:t>
      </w:r>
    </w:p>
    <w:p w14:paraId="588BE5CD" w14:textId="77777777" w:rsidR="007372FD" w:rsidRDefault="007372FD" w:rsidP="007372FD">
      <w:pPr>
        <w:adjustRightInd w:val="0"/>
        <w:snapToGrid w:val="0"/>
        <w:ind w:left="42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w:t>
      </w:r>
      <w:proofErr w:type="spellStart"/>
      <w:r>
        <w:rPr>
          <w:rFonts w:eastAsia="方正宋刻本秀楷简体" w:hint="eastAsia"/>
          <w:sz w:val="16"/>
          <w:szCs w:val="20"/>
        </w:rPr>
        <w:t>cron.minutely</w:t>
      </w:r>
      <w:proofErr w:type="spellEnd"/>
      <w:r>
        <w:rPr>
          <w:rFonts w:eastAsia="方正宋刻本秀楷简体" w:hint="eastAsia"/>
          <w:sz w:val="16"/>
          <w:szCs w:val="20"/>
        </w:rPr>
        <w:t>/</w:t>
      </w:r>
      <w:r>
        <w:rPr>
          <w:rFonts w:eastAsia="方正宋刻本秀楷简体" w:hint="eastAsia"/>
          <w:sz w:val="16"/>
          <w:szCs w:val="20"/>
        </w:rPr>
        <w:tab/>
      </w:r>
      <w:r>
        <w:rPr>
          <w:rFonts w:eastAsia="方正宋刻本秀楷简体" w:hint="eastAsia"/>
          <w:sz w:val="16"/>
          <w:szCs w:val="20"/>
        </w:rPr>
        <w:tab/>
        <w:t>#</w:t>
      </w:r>
      <w:r>
        <w:rPr>
          <w:rFonts w:eastAsia="方正宋刻本秀楷简体" w:hint="eastAsia"/>
          <w:sz w:val="16"/>
          <w:szCs w:val="20"/>
        </w:rPr>
        <w:t>每分钟运行一次</w:t>
      </w:r>
    </w:p>
    <w:p w14:paraId="09FBC6C3" w14:textId="77777777" w:rsidR="007372FD" w:rsidRDefault="007372FD" w:rsidP="007372FD">
      <w:pPr>
        <w:adjustRightInd w:val="0"/>
        <w:snapToGrid w:val="0"/>
        <w:ind w:left="42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w:t>
      </w:r>
      <w:proofErr w:type="spellStart"/>
      <w:r>
        <w:rPr>
          <w:rFonts w:eastAsia="方正宋刻本秀楷简体" w:hint="eastAsia"/>
          <w:sz w:val="16"/>
          <w:szCs w:val="20"/>
        </w:rPr>
        <w:t>cron.hourly</w:t>
      </w:r>
      <w:proofErr w:type="spellEnd"/>
      <w:r>
        <w:rPr>
          <w:rFonts w:eastAsia="方正宋刻本秀楷简体" w:hint="eastAsia"/>
          <w:sz w:val="16"/>
          <w:szCs w:val="20"/>
        </w:rPr>
        <w:t>/</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w:t>
      </w:r>
      <w:r>
        <w:rPr>
          <w:rFonts w:eastAsia="方正宋刻本秀楷简体" w:hint="eastAsia"/>
          <w:sz w:val="16"/>
          <w:szCs w:val="20"/>
        </w:rPr>
        <w:t>每小时的第</w:t>
      </w:r>
      <w:r>
        <w:rPr>
          <w:rFonts w:eastAsia="方正宋刻本秀楷简体" w:hint="eastAsia"/>
          <w:sz w:val="16"/>
          <w:szCs w:val="20"/>
        </w:rPr>
        <w:t>1</w:t>
      </w:r>
      <w:r>
        <w:rPr>
          <w:rFonts w:eastAsia="方正宋刻本秀楷简体" w:hint="eastAsia"/>
          <w:sz w:val="16"/>
          <w:szCs w:val="20"/>
        </w:rPr>
        <w:t>分钟运行一次目录下的可执行文件或链接</w:t>
      </w:r>
    </w:p>
    <w:p w14:paraId="1B04DFCA" w14:textId="28F6923C" w:rsidR="007372FD" w:rsidRDefault="007372FD" w:rsidP="007372FD">
      <w:pPr>
        <w:adjustRightInd w:val="0"/>
        <w:snapToGrid w:val="0"/>
        <w:ind w:left="420"/>
        <w:rPr>
          <w:rFonts w:eastAsia="方正宋刻本秀楷简体"/>
          <w:b/>
          <w:bCs/>
          <w:color w:val="0070C0"/>
          <w:sz w:val="16"/>
          <w:szCs w:val="20"/>
        </w:rPr>
      </w:pPr>
      <w:r>
        <w:rPr>
          <w:noProof/>
          <w:sz w:val="16"/>
        </w:rPr>
        <mc:AlternateContent>
          <mc:Choice Requires="wps">
            <w:drawing>
              <wp:anchor distT="0" distB="0" distL="114300" distR="114300" simplePos="0" relativeHeight="251666448" behindDoc="0" locked="0" layoutInCell="1" allowOverlap="1" wp14:anchorId="0EA230EE" wp14:editId="1FEED88E">
                <wp:simplePos x="0" y="0"/>
                <wp:positionH relativeFrom="column">
                  <wp:posOffset>1519555</wp:posOffset>
                </wp:positionH>
                <wp:positionV relativeFrom="paragraph">
                  <wp:posOffset>105410</wp:posOffset>
                </wp:positionV>
                <wp:extent cx="88265" cy="109855"/>
                <wp:effectExtent l="14605" t="5080" r="11430" b="18415"/>
                <wp:wrapNone/>
                <wp:docPr id="86" name="箭头: 右弧形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65" cy="109855"/>
                        </a:xfrm>
                        <a:prstGeom prst="curvedLeftArrow">
                          <a:avLst>
                            <a:gd name="adj1" fmla="val 24892"/>
                            <a:gd name="adj2" fmla="val 49784"/>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8DDBB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箭头: 右弧形 86" o:spid="_x0000_s1026" type="#_x0000_t103" style="position:absolute;left:0;text-align:left;margin-left:119.65pt;margin-top:8.3pt;width:6.95pt;height:8.65pt;z-index:25166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"/>
            </w:pict>
          </mc:Fallback>
        </mc:AlternateContent>
      </w:r>
      <w:r>
        <w:rPr>
          <w:noProof/>
          <w:sz w:val="16"/>
        </w:rPr>
        <mc:AlternateContent>
          <mc:Choice Requires="wps">
            <w:drawing>
              <wp:anchor distT="0" distB="0" distL="114300" distR="114300" simplePos="0" relativeHeight="251664400" behindDoc="0" locked="0" layoutInCell="1" allowOverlap="1" wp14:anchorId="7F3BCC5C" wp14:editId="2144FE73">
                <wp:simplePos x="0" y="0"/>
                <wp:positionH relativeFrom="column">
                  <wp:posOffset>1581785</wp:posOffset>
                </wp:positionH>
                <wp:positionV relativeFrom="paragraph">
                  <wp:posOffset>88265</wp:posOffset>
                </wp:positionV>
                <wp:extent cx="134620" cy="563880"/>
                <wp:effectExtent l="10160" t="6985" r="7620" b="10160"/>
                <wp:wrapNone/>
                <wp:docPr id="85" name="右大括号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620" cy="563880"/>
                        </a:xfrm>
                        <a:prstGeom prst="rightBrace">
                          <a:avLst>
                            <a:gd name="adj1" fmla="val 34906"/>
                            <a:gd name="adj2" fmla="val 50000"/>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5B6CB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85" o:spid="_x0000_s1026" type="#_x0000_t88" style="position:absolute;left:0;text-align:left;margin-left:124.55pt;margin-top:6.95pt;width:10.6pt;height:44.4pt;z-index:25166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"/>
            </w:pict>
          </mc:Fallback>
        </mc:AlternateContent>
      </w:r>
      <w:r>
        <w:rPr>
          <w:rFonts w:eastAsia="方正宋刻本秀楷简体" w:hint="eastAsia"/>
          <w:sz w:val="16"/>
          <w:szCs w:val="20"/>
        </w:rPr>
        <w:tab/>
      </w:r>
      <w:r>
        <w:rPr>
          <w:rFonts w:eastAsia="方正宋刻本秀楷简体" w:hint="eastAsia"/>
          <w:b/>
          <w:bCs/>
          <w:color w:val="0070C0"/>
          <w:sz w:val="16"/>
          <w:szCs w:val="20"/>
        </w:rPr>
        <w:tab/>
      </w:r>
      <w:r>
        <w:rPr>
          <w:rFonts w:eastAsia="方正宋刻本秀楷简体" w:hint="eastAsia"/>
          <w:b/>
          <w:bCs/>
          <w:color w:val="0070C0"/>
          <w:sz w:val="16"/>
          <w:szCs w:val="20"/>
        </w:rPr>
        <w:t>│</w:t>
      </w:r>
      <w:r>
        <w:rPr>
          <w:rFonts w:eastAsia="方正宋刻本秀楷简体" w:hint="eastAsia"/>
          <w:b/>
          <w:bCs/>
          <w:color w:val="0070C0"/>
          <w:sz w:val="16"/>
          <w:szCs w:val="20"/>
        </w:rPr>
        <w:t>-----</w:t>
      </w:r>
      <w:r>
        <w:rPr>
          <w:rFonts w:eastAsia="方正宋刻本秀楷简体" w:hint="eastAsia"/>
          <w:b/>
          <w:bCs/>
          <w:color w:val="00B0F0"/>
          <w:sz w:val="16"/>
          <w:szCs w:val="20"/>
        </w:rPr>
        <w:t>-</w:t>
      </w:r>
      <w:r>
        <w:rPr>
          <w:rFonts w:eastAsia="方正宋刻本秀楷简体" w:hint="eastAsia"/>
          <w:b/>
          <w:bCs/>
          <w:color w:val="00B050"/>
          <w:sz w:val="16"/>
          <w:szCs w:val="20"/>
        </w:rPr>
        <w:t>0anacron</w:t>
      </w:r>
      <w:r>
        <w:rPr>
          <w:rFonts w:eastAsia="方正宋刻本秀楷简体" w:hint="eastAsia"/>
          <w:b/>
          <w:bCs/>
          <w:color w:val="0070C0"/>
          <w:sz w:val="16"/>
          <w:szCs w:val="20"/>
        </w:rPr>
        <w:tab/>
      </w:r>
      <w:r>
        <w:rPr>
          <w:rFonts w:eastAsia="方正宋刻本秀楷简体" w:hint="eastAsia"/>
          <w:b/>
          <w:bCs/>
          <w:color w:val="0070C0"/>
          <w:sz w:val="16"/>
          <w:szCs w:val="20"/>
        </w:rPr>
        <w:tab/>
        <w:t>#</w:t>
      </w:r>
      <w:r>
        <w:rPr>
          <w:rFonts w:eastAsia="方正宋刻本秀楷简体" w:hint="eastAsia"/>
          <w:b/>
          <w:bCs/>
          <w:color w:val="0070C0"/>
          <w:sz w:val="16"/>
          <w:szCs w:val="20"/>
        </w:rPr>
        <w:t>确保</w:t>
      </w:r>
      <w:proofErr w:type="spellStart"/>
      <w:r>
        <w:rPr>
          <w:rFonts w:eastAsia="方正宋刻本秀楷简体" w:hint="eastAsia"/>
          <w:b/>
          <w:bCs/>
          <w:color w:val="0070C0"/>
          <w:sz w:val="16"/>
          <w:szCs w:val="20"/>
        </w:rPr>
        <w:t>anacron</w:t>
      </w:r>
      <w:proofErr w:type="spellEnd"/>
      <w:r>
        <w:rPr>
          <w:rFonts w:eastAsia="方正宋刻本秀楷简体" w:hint="eastAsia"/>
          <w:b/>
          <w:bCs/>
          <w:color w:val="0070C0"/>
          <w:sz w:val="16"/>
          <w:szCs w:val="20"/>
        </w:rPr>
        <w:t>程序每天执行一次</w:t>
      </w:r>
    </w:p>
    <w:p w14:paraId="2509FDA9" w14:textId="4F8F2F41" w:rsidR="007372FD" w:rsidRDefault="007372FD" w:rsidP="007372FD">
      <w:pPr>
        <w:adjustRightInd w:val="0"/>
        <w:snapToGrid w:val="0"/>
        <w:ind w:left="420"/>
        <w:rPr>
          <w:rFonts w:eastAsia="方正宋刻本秀楷简体"/>
          <w:b/>
          <w:bCs/>
          <w:color w:val="0070C0"/>
          <w:sz w:val="16"/>
          <w:szCs w:val="20"/>
        </w:rPr>
      </w:pPr>
      <w:r>
        <w:rPr>
          <w:noProof/>
          <w:sz w:val="16"/>
        </w:rPr>
        <mc:AlternateContent>
          <mc:Choice Requires="wps">
            <w:drawing>
              <wp:anchor distT="0" distB="0" distL="114300" distR="114300" simplePos="0" relativeHeight="251669520" behindDoc="0" locked="0" layoutInCell="1" allowOverlap="1" wp14:anchorId="341BE494" wp14:editId="37583FAA">
                <wp:simplePos x="0" y="0"/>
                <wp:positionH relativeFrom="column">
                  <wp:posOffset>1414780</wp:posOffset>
                </wp:positionH>
                <wp:positionV relativeFrom="paragraph">
                  <wp:posOffset>109855</wp:posOffset>
                </wp:positionV>
                <wp:extent cx="168910" cy="505460"/>
                <wp:effectExtent l="14605" t="10795" r="6985" b="17145"/>
                <wp:wrapNone/>
                <wp:docPr id="84" name="箭头: 右弧形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505460"/>
                        </a:xfrm>
                        <a:prstGeom prst="curvedLeftArrow">
                          <a:avLst>
                            <a:gd name="adj1" fmla="val 59850"/>
                            <a:gd name="adj2" fmla="val 119699"/>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B74FB" id="箭头: 右弧形 84" o:spid="_x0000_s1026" type="#_x0000_t103" style="position:absolute;left:0;text-align:left;margin-left:111.4pt;margin-top:8.65pt;width:13.3pt;height:39.8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"/>
            </w:pict>
          </mc:Fallback>
        </mc:AlternateContent>
      </w:r>
      <w:r>
        <w:rPr>
          <w:noProof/>
          <w:sz w:val="16"/>
        </w:rPr>
        <mc:AlternateContent>
          <mc:Choice Requires="wps">
            <w:drawing>
              <wp:anchor distT="0" distB="0" distL="114300" distR="114300" simplePos="0" relativeHeight="251668496" behindDoc="0" locked="0" layoutInCell="1" allowOverlap="1" wp14:anchorId="2D1CBEAF" wp14:editId="7201F7E7">
                <wp:simplePos x="0" y="0"/>
                <wp:positionH relativeFrom="column">
                  <wp:posOffset>1344295</wp:posOffset>
                </wp:positionH>
                <wp:positionV relativeFrom="paragraph">
                  <wp:posOffset>86360</wp:posOffset>
                </wp:positionV>
                <wp:extent cx="146050" cy="307975"/>
                <wp:effectExtent l="20320" t="6350" r="5080" b="19050"/>
                <wp:wrapNone/>
                <wp:docPr id="83" name="箭头: 右弧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 cy="307975"/>
                        </a:xfrm>
                        <a:prstGeom prst="curvedLeftArrow">
                          <a:avLst>
                            <a:gd name="adj1" fmla="val 42174"/>
                            <a:gd name="adj2" fmla="val 84348"/>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E8D0F" id="箭头: 右弧形 83" o:spid="_x0000_s1026" type="#_x0000_t103" style="position:absolute;left:0;text-align:left;margin-left:105.85pt;margin-top:6.8pt;width:11.5pt;height:24.25pt;z-index:25166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"/>
            </w:pict>
          </mc:Fallback>
        </mc:AlternateContent>
      </w:r>
      <w:r>
        <w:rPr>
          <w:noProof/>
          <w:sz w:val="16"/>
        </w:rPr>
        <mc:AlternateContent>
          <mc:Choice Requires="wps">
            <w:drawing>
              <wp:anchor distT="0" distB="0" distL="114300" distR="114300" simplePos="0" relativeHeight="251667472" behindDoc="0" locked="0" layoutInCell="1" allowOverlap="1" wp14:anchorId="42CC0CE6" wp14:editId="1802DB3B">
                <wp:simplePos x="0" y="0"/>
                <wp:positionH relativeFrom="column">
                  <wp:posOffset>1314450</wp:posOffset>
                </wp:positionH>
                <wp:positionV relativeFrom="paragraph">
                  <wp:posOffset>93980</wp:posOffset>
                </wp:positionV>
                <wp:extent cx="75565" cy="146685"/>
                <wp:effectExtent l="19050" t="13970" r="10160" b="20320"/>
                <wp:wrapNone/>
                <wp:docPr id="82" name="箭头: 右弧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 cy="146685"/>
                        </a:xfrm>
                        <a:prstGeom prst="curvedLeftArrow">
                          <a:avLst>
                            <a:gd name="adj1" fmla="val 38824"/>
                            <a:gd name="adj2" fmla="val 77647"/>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2D8F3" id="箭头: 右弧形 82" o:spid="_x0000_s1026" type="#_x0000_t103" style="position:absolute;left:0;text-align:left;margin-left:103.5pt;margin-top:7.4pt;width:5.95pt;height:11.5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"/>
            </w:pict>
          </mc:Fallback>
        </mc:AlternateContent>
      </w:r>
      <w:r>
        <w:rPr>
          <w:noProof/>
          <w:sz w:val="16"/>
        </w:rPr>
        <mc:AlternateContent>
          <mc:Choice Requires="wps">
            <w:drawing>
              <wp:anchor distT="0" distB="0" distL="114300" distR="114300" simplePos="0" relativeHeight="251665424" behindDoc="0" locked="0" layoutInCell="1" allowOverlap="1" wp14:anchorId="2917BEC7" wp14:editId="6BAB2D79">
                <wp:simplePos x="0" y="0"/>
                <wp:positionH relativeFrom="column">
                  <wp:posOffset>1922780</wp:posOffset>
                </wp:positionH>
                <wp:positionV relativeFrom="paragraph">
                  <wp:posOffset>48260</wp:posOffset>
                </wp:positionV>
                <wp:extent cx="721360" cy="294005"/>
                <wp:effectExtent l="0" t="0" r="3810" b="4445"/>
                <wp:wrapNone/>
                <wp:docPr id="81" name="文本框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9400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EFEAF5D" w14:textId="77777777" w:rsidR="007372FD" w:rsidRDefault="007372FD" w:rsidP="007372FD">
                            <w:pPr>
                              <w:rPr>
                                <w:sz w:val="20"/>
                                <w:szCs w:val="22"/>
                              </w:rPr>
                            </w:pPr>
                            <w:r>
                              <w:rPr>
                                <w:rFonts w:hint="eastAsia"/>
                                <w:sz w:val="20"/>
                                <w:szCs w:val="22"/>
                              </w:rPr>
                              <w:t>anacron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7BEC7" id="文本框 81" o:spid="_x0000_s1072" type="#_x0000_t202" style="position:absolute;left:0;text-align:left;margin-left:151.4pt;margin-top:3.8pt;width:56.8pt;height:23.1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" stroked="f">
                <v:textbox>
                  <w:txbxContent>
                    <w:p w14:paraId="0EFEAF5D" w14:textId="77777777" w:rsidR="007372FD" w:rsidRDefault="007372FD" w:rsidP="007372FD">
                      <w:pPr>
                        <w:rPr>
                          <w:sz w:val="20"/>
                          <w:szCs w:val="22"/>
                        </w:rPr>
                      </w:pPr>
                      <w:r>
                        <w:rPr>
                          <w:rFonts w:hint="eastAsia"/>
                          <w:sz w:val="20"/>
                          <w:szCs w:val="22"/>
                        </w:rPr>
                        <w:t>anacron</w:t>
                      </w:r>
                    </w:p>
                  </w:txbxContent>
                </v:textbox>
              </v:shape>
            </w:pict>
          </mc:Fallback>
        </mc:AlternateContent>
      </w:r>
      <w:r>
        <w:rPr>
          <w:rFonts w:eastAsia="方正宋刻本秀楷简体" w:hint="eastAsia"/>
          <w:b/>
          <w:bCs/>
          <w:color w:val="0070C0"/>
          <w:sz w:val="16"/>
          <w:szCs w:val="20"/>
        </w:rPr>
        <w:tab/>
      </w:r>
      <w:r>
        <w:rPr>
          <w:rFonts w:eastAsia="方正宋刻本秀楷简体" w:hint="eastAsia"/>
          <w:b/>
          <w:bCs/>
          <w:color w:val="0070C0"/>
          <w:sz w:val="16"/>
          <w:szCs w:val="20"/>
        </w:rPr>
        <w:t>│</w:t>
      </w:r>
      <w:r>
        <w:rPr>
          <w:rFonts w:eastAsia="方正宋刻本秀楷简体" w:hint="eastAsia"/>
          <w:b/>
          <w:bCs/>
          <w:color w:val="0070C0"/>
          <w:sz w:val="16"/>
          <w:szCs w:val="20"/>
        </w:rPr>
        <w:t>-----</w:t>
      </w:r>
      <w:proofErr w:type="spellStart"/>
      <w:r>
        <w:rPr>
          <w:rFonts w:eastAsia="方正宋刻本秀楷简体" w:hint="eastAsia"/>
          <w:b/>
          <w:bCs/>
          <w:color w:val="0070C0"/>
          <w:sz w:val="16"/>
          <w:szCs w:val="20"/>
        </w:rPr>
        <w:t>anacrontab</w:t>
      </w:r>
      <w:proofErr w:type="spellEnd"/>
    </w:p>
    <w:p w14:paraId="0B54F57E" w14:textId="77777777" w:rsidR="007372FD" w:rsidRDefault="007372FD" w:rsidP="007372FD">
      <w:pPr>
        <w:adjustRightInd w:val="0"/>
        <w:snapToGrid w:val="0"/>
        <w:ind w:left="420"/>
        <w:rPr>
          <w:rFonts w:eastAsia="方正宋刻本秀楷简体"/>
          <w:b/>
          <w:bCs/>
          <w:color w:val="0070C0"/>
          <w:sz w:val="16"/>
          <w:szCs w:val="20"/>
        </w:rPr>
      </w:pPr>
      <w:r>
        <w:rPr>
          <w:rFonts w:eastAsia="方正宋刻本秀楷简体" w:hint="eastAsia"/>
          <w:b/>
          <w:bCs/>
          <w:color w:val="0070C0"/>
          <w:sz w:val="16"/>
          <w:szCs w:val="20"/>
        </w:rPr>
        <w:tab/>
      </w:r>
      <w:r>
        <w:rPr>
          <w:rFonts w:eastAsia="方正宋刻本秀楷简体" w:hint="eastAsia"/>
          <w:b/>
          <w:bCs/>
          <w:color w:val="0070C0"/>
          <w:sz w:val="16"/>
          <w:szCs w:val="20"/>
        </w:rPr>
        <w:t>│</w:t>
      </w:r>
      <w:r>
        <w:rPr>
          <w:rFonts w:eastAsia="方正宋刻本秀楷简体" w:hint="eastAsia"/>
          <w:b/>
          <w:bCs/>
          <w:color w:val="0070C0"/>
          <w:sz w:val="16"/>
          <w:szCs w:val="20"/>
        </w:rPr>
        <w:t>-----</w:t>
      </w:r>
      <w:proofErr w:type="spellStart"/>
      <w:r>
        <w:rPr>
          <w:rFonts w:eastAsia="方正宋刻本秀楷简体" w:hint="eastAsia"/>
          <w:b/>
          <w:bCs/>
          <w:color w:val="0070C0"/>
          <w:sz w:val="16"/>
          <w:szCs w:val="20"/>
        </w:rPr>
        <w:t>cron.daiy</w:t>
      </w:r>
      <w:proofErr w:type="spellEnd"/>
      <w:r>
        <w:rPr>
          <w:rFonts w:eastAsia="方正宋刻本秀楷简体" w:hint="eastAsia"/>
          <w:b/>
          <w:bCs/>
          <w:color w:val="0070C0"/>
          <w:sz w:val="16"/>
          <w:szCs w:val="20"/>
        </w:rPr>
        <w:t>/</w:t>
      </w:r>
    </w:p>
    <w:p w14:paraId="555AA5FC" w14:textId="77777777" w:rsidR="007372FD" w:rsidRDefault="007372FD" w:rsidP="007372FD">
      <w:pPr>
        <w:adjustRightInd w:val="0"/>
        <w:snapToGrid w:val="0"/>
        <w:ind w:left="420"/>
        <w:rPr>
          <w:rFonts w:eastAsia="方正宋刻本秀楷简体"/>
          <w:b/>
          <w:bCs/>
          <w:color w:val="0070C0"/>
          <w:sz w:val="16"/>
          <w:szCs w:val="20"/>
        </w:rPr>
      </w:pPr>
      <w:r>
        <w:rPr>
          <w:rFonts w:eastAsia="方正宋刻本秀楷简体" w:hint="eastAsia"/>
          <w:b/>
          <w:bCs/>
          <w:color w:val="0070C0"/>
          <w:sz w:val="16"/>
          <w:szCs w:val="20"/>
        </w:rPr>
        <w:tab/>
      </w:r>
      <w:r>
        <w:rPr>
          <w:rFonts w:eastAsia="方正宋刻本秀楷简体" w:hint="eastAsia"/>
          <w:b/>
          <w:bCs/>
          <w:color w:val="0070C0"/>
          <w:sz w:val="16"/>
          <w:szCs w:val="20"/>
        </w:rPr>
        <w:t>│</w:t>
      </w:r>
      <w:r>
        <w:rPr>
          <w:rFonts w:eastAsia="方正宋刻本秀楷简体" w:hint="eastAsia"/>
          <w:b/>
          <w:bCs/>
          <w:color w:val="0070C0"/>
          <w:sz w:val="16"/>
          <w:szCs w:val="20"/>
        </w:rPr>
        <w:t>-----</w:t>
      </w:r>
      <w:proofErr w:type="spellStart"/>
      <w:r>
        <w:rPr>
          <w:rFonts w:eastAsia="方正宋刻本秀楷简体" w:hint="eastAsia"/>
          <w:b/>
          <w:bCs/>
          <w:color w:val="0070C0"/>
          <w:sz w:val="16"/>
          <w:szCs w:val="20"/>
        </w:rPr>
        <w:t>cron.weekly</w:t>
      </w:r>
      <w:proofErr w:type="spellEnd"/>
      <w:r>
        <w:rPr>
          <w:rFonts w:eastAsia="方正宋刻本秀楷简体" w:hint="eastAsia"/>
          <w:b/>
          <w:bCs/>
          <w:color w:val="0070C0"/>
          <w:sz w:val="16"/>
          <w:szCs w:val="20"/>
        </w:rPr>
        <w:t>/</w:t>
      </w:r>
    </w:p>
    <w:p w14:paraId="119E8BC4" w14:textId="77777777" w:rsidR="007372FD" w:rsidRDefault="007372FD" w:rsidP="007372FD">
      <w:pPr>
        <w:adjustRightInd w:val="0"/>
        <w:snapToGrid w:val="0"/>
        <w:ind w:left="420"/>
        <w:rPr>
          <w:rFonts w:eastAsia="方正宋刻本秀楷简体"/>
          <w:b/>
          <w:bCs/>
          <w:color w:val="0070C0"/>
          <w:sz w:val="16"/>
          <w:szCs w:val="20"/>
        </w:rPr>
      </w:pPr>
      <w:r>
        <w:rPr>
          <w:rFonts w:eastAsia="方正宋刻本秀楷简体" w:hint="eastAsia"/>
          <w:b/>
          <w:bCs/>
          <w:color w:val="0070C0"/>
          <w:sz w:val="16"/>
          <w:szCs w:val="20"/>
        </w:rPr>
        <w:tab/>
      </w:r>
      <w:r>
        <w:rPr>
          <w:rFonts w:eastAsia="方正宋刻本秀楷简体" w:hint="eastAsia"/>
          <w:b/>
          <w:bCs/>
          <w:color w:val="0070C0"/>
          <w:sz w:val="16"/>
          <w:szCs w:val="20"/>
        </w:rPr>
        <w:t>│</w:t>
      </w:r>
      <w:r>
        <w:rPr>
          <w:rFonts w:eastAsia="方正宋刻本秀楷简体" w:hint="eastAsia"/>
          <w:b/>
          <w:bCs/>
          <w:color w:val="0070C0"/>
          <w:sz w:val="16"/>
          <w:szCs w:val="20"/>
        </w:rPr>
        <w:t>-----</w:t>
      </w:r>
      <w:proofErr w:type="spellStart"/>
      <w:r>
        <w:rPr>
          <w:rFonts w:eastAsia="方正宋刻本秀楷简体" w:hint="eastAsia"/>
          <w:b/>
          <w:bCs/>
          <w:color w:val="0070C0"/>
          <w:sz w:val="16"/>
          <w:szCs w:val="20"/>
        </w:rPr>
        <w:t>cron.monthly</w:t>
      </w:r>
      <w:proofErr w:type="spellEnd"/>
      <w:r>
        <w:rPr>
          <w:rFonts w:eastAsia="方正宋刻本秀楷简体" w:hint="eastAsia"/>
          <w:b/>
          <w:bCs/>
          <w:color w:val="0070C0"/>
          <w:sz w:val="16"/>
          <w:szCs w:val="20"/>
        </w:rPr>
        <w:t>/</w:t>
      </w:r>
    </w:p>
    <w:p w14:paraId="0A64A22B" w14:textId="77777777" w:rsidR="007372FD" w:rsidRDefault="007372FD" w:rsidP="007372FD">
      <w:pPr>
        <w:adjustRightInd w:val="0"/>
        <w:snapToGrid w:val="0"/>
        <w:rPr>
          <w:rFonts w:eastAsia="方正宋刻本秀楷简体"/>
          <w:sz w:val="16"/>
          <w:szCs w:val="20"/>
        </w:rPr>
      </w:pPr>
    </w:p>
    <w:p w14:paraId="51ADF56E" w14:textId="77777777" w:rsidR="007372FD" w:rsidRDefault="007372FD" w:rsidP="007372FD">
      <w:pPr>
        <w:adjustRightInd w:val="0"/>
        <w:snapToGrid w:val="0"/>
        <w:rPr>
          <w:rFonts w:eastAsia="方正宋刻本秀楷简体"/>
          <w:sz w:val="18"/>
          <w:szCs w:val="21"/>
        </w:rPr>
      </w:pPr>
      <w:proofErr w:type="spellStart"/>
      <w:r>
        <w:rPr>
          <w:rFonts w:eastAsia="方正宋刻本秀楷简体"/>
          <w:sz w:val="18"/>
          <w:szCs w:val="21"/>
        </w:rPr>
        <w:t>anacron</w:t>
      </w:r>
      <w:proofErr w:type="spellEnd"/>
      <w:r>
        <w:rPr>
          <w:rFonts w:eastAsia="方正宋刻本秀楷简体" w:hint="eastAsia"/>
          <w:sz w:val="18"/>
          <w:szCs w:val="21"/>
        </w:rPr>
        <w:t>其实每小时都会被抓出来执行一次，担心</w:t>
      </w:r>
      <w:proofErr w:type="spellStart"/>
      <w:r>
        <w:rPr>
          <w:rFonts w:eastAsia="方正宋刻本秀楷简体"/>
          <w:sz w:val="18"/>
          <w:szCs w:val="21"/>
        </w:rPr>
        <w:t>anacron</w:t>
      </w:r>
      <w:proofErr w:type="spellEnd"/>
      <w:r>
        <w:rPr>
          <w:rFonts w:eastAsia="方正宋刻本秀楷简体" w:hint="eastAsia"/>
          <w:sz w:val="18"/>
          <w:szCs w:val="21"/>
        </w:rPr>
        <w:t>误判时间参数，因此</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sz w:val="18"/>
          <w:szCs w:val="21"/>
        </w:rPr>
        <w:t>/</w:t>
      </w:r>
      <w:r>
        <w:rPr>
          <w:rFonts w:eastAsia="方正宋刻本秀楷简体" w:hint="eastAsia"/>
          <w:sz w:val="18"/>
          <w:szCs w:val="21"/>
        </w:rPr>
        <w:t>里面的</w:t>
      </w:r>
      <w:r>
        <w:rPr>
          <w:rFonts w:eastAsia="方正宋刻本秀楷简体" w:hint="eastAsia"/>
          <w:sz w:val="18"/>
          <w:szCs w:val="21"/>
        </w:rPr>
        <w:t xml:space="preserve"> </w:t>
      </w:r>
      <w:proofErr w:type="spellStart"/>
      <w:r>
        <w:rPr>
          <w:rFonts w:eastAsia="方正宋刻本秀楷简体"/>
          <w:sz w:val="18"/>
          <w:szCs w:val="21"/>
        </w:rPr>
        <w:t>anacron</w:t>
      </w:r>
      <w:proofErr w:type="spellEnd"/>
      <w:r>
        <w:rPr>
          <w:rFonts w:eastAsia="方正宋刻本秀楷简体" w:hint="eastAsia"/>
          <w:sz w:val="18"/>
          <w:szCs w:val="21"/>
        </w:rPr>
        <w:t>才会在档</w:t>
      </w:r>
      <w:proofErr w:type="gramStart"/>
      <w:r>
        <w:rPr>
          <w:rFonts w:eastAsia="方正宋刻本秀楷简体" w:hint="eastAsia"/>
          <w:sz w:val="18"/>
          <w:szCs w:val="21"/>
        </w:rPr>
        <w:t>名之前</w:t>
      </w:r>
      <w:proofErr w:type="gramEnd"/>
      <w:r>
        <w:rPr>
          <w:rFonts w:eastAsia="方正宋刻本秀楷简体" w:hint="eastAsia"/>
          <w:sz w:val="18"/>
          <w:szCs w:val="21"/>
        </w:rPr>
        <w:t>加个</w:t>
      </w:r>
      <w:r>
        <w:rPr>
          <w:rFonts w:eastAsia="方正宋刻本秀楷简体"/>
          <w:sz w:val="18"/>
          <w:szCs w:val="21"/>
        </w:rPr>
        <w:t>0 (0anacron)</w:t>
      </w:r>
      <w:r>
        <w:rPr>
          <w:rFonts w:eastAsia="方正宋刻本秀楷简体" w:hint="eastAsia"/>
          <w:sz w:val="18"/>
          <w:szCs w:val="21"/>
        </w:rPr>
        <w:t>，让</w:t>
      </w:r>
      <w:proofErr w:type="spellStart"/>
      <w:r>
        <w:rPr>
          <w:rFonts w:eastAsia="方正宋刻本秀楷简体"/>
          <w:sz w:val="18"/>
          <w:szCs w:val="21"/>
        </w:rPr>
        <w:t>anacron</w:t>
      </w:r>
      <w:proofErr w:type="spellEnd"/>
      <w:r>
        <w:rPr>
          <w:rFonts w:eastAsia="方正宋刻本秀楷简体" w:hint="eastAsia"/>
          <w:sz w:val="18"/>
          <w:szCs w:val="21"/>
        </w:rPr>
        <w:t>最先进行，就是为了让</w:t>
      </w:r>
      <w:proofErr w:type="gramStart"/>
      <w:r>
        <w:rPr>
          <w:rFonts w:eastAsia="方正宋刻本秀楷简体" w:hint="eastAsia"/>
          <w:sz w:val="18"/>
          <w:szCs w:val="21"/>
        </w:rPr>
        <w:t>时间戳先更新</w:t>
      </w:r>
      <w:proofErr w:type="gramEnd"/>
      <w:r>
        <w:rPr>
          <w:rFonts w:eastAsia="方正宋刻本秀楷简体" w:hint="eastAsia"/>
          <w:sz w:val="18"/>
          <w:szCs w:val="21"/>
        </w:rPr>
        <w:t>！以避免</w:t>
      </w:r>
      <w:proofErr w:type="spellStart"/>
      <w:r>
        <w:rPr>
          <w:rFonts w:eastAsia="方正宋刻本秀楷简体"/>
          <w:sz w:val="18"/>
          <w:szCs w:val="21"/>
        </w:rPr>
        <w:t>anacron</w:t>
      </w:r>
      <w:proofErr w:type="spellEnd"/>
      <w:r>
        <w:rPr>
          <w:rFonts w:eastAsia="方正宋刻本秀楷简体"/>
          <w:sz w:val="18"/>
          <w:szCs w:val="21"/>
        </w:rPr>
        <w:t xml:space="preserve"> </w:t>
      </w:r>
      <w:r>
        <w:rPr>
          <w:rFonts w:eastAsia="方正宋刻本秀楷简体" w:hint="eastAsia"/>
          <w:sz w:val="18"/>
          <w:szCs w:val="21"/>
        </w:rPr>
        <w:t>误判</w:t>
      </w:r>
      <w:r>
        <w:rPr>
          <w:rFonts w:eastAsia="方正宋刻本秀楷简体"/>
          <w:sz w:val="18"/>
          <w:szCs w:val="21"/>
        </w:rPr>
        <w:t>crontab</w:t>
      </w:r>
      <w:r>
        <w:rPr>
          <w:rFonts w:eastAsia="方正宋刻本秀楷简体" w:hint="eastAsia"/>
          <w:sz w:val="18"/>
          <w:szCs w:val="21"/>
        </w:rPr>
        <w:t>尚未进行任何工作</w:t>
      </w:r>
    </w:p>
    <w:p w14:paraId="19AD6471"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crontab</w:t>
      </w:r>
      <w:r>
        <w:rPr>
          <w:rFonts w:eastAsia="方正宋刻本秀楷简体" w:hint="eastAsia"/>
          <w:sz w:val="18"/>
          <w:szCs w:val="21"/>
        </w:rPr>
        <w:t>、</w:t>
      </w:r>
      <w:r>
        <w:rPr>
          <w:rFonts w:eastAsia="方正宋刻本秀楷简体" w:hint="eastAsia"/>
          <w:sz w:val="18"/>
          <w:szCs w:val="21"/>
        </w:rPr>
        <w:t>at</w:t>
      </w:r>
      <w:r>
        <w:rPr>
          <w:rFonts w:eastAsia="方正宋刻本秀楷简体" w:hint="eastAsia"/>
          <w:sz w:val="18"/>
          <w:szCs w:val="21"/>
        </w:rPr>
        <w:t>定时去执行，过了就过了，不重新来一遍；</w:t>
      </w:r>
      <w:proofErr w:type="spellStart"/>
      <w:r>
        <w:rPr>
          <w:rFonts w:eastAsia="方正宋刻本秀楷简体" w:hint="eastAsia"/>
          <w:sz w:val="18"/>
          <w:szCs w:val="21"/>
        </w:rPr>
        <w:t>anacron</w:t>
      </w:r>
      <w:proofErr w:type="spellEnd"/>
      <w:r>
        <w:rPr>
          <w:rFonts w:eastAsia="方正宋刻本秀楷简体" w:hint="eastAsia"/>
          <w:sz w:val="18"/>
          <w:szCs w:val="21"/>
        </w:rPr>
        <w:t>定期执行，某一周期的执行</w:t>
      </w:r>
    </w:p>
    <w:p w14:paraId="2BF2F09C"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如果每周日的需要执行的动作是放置于</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/crontab</w:t>
      </w:r>
      <w:r>
        <w:rPr>
          <w:rFonts w:eastAsia="方正宋刻本秀楷简体" w:hint="eastAsia"/>
          <w:sz w:val="16"/>
          <w:szCs w:val="20"/>
        </w:rPr>
        <w:t>，该动作只要过期就过期了，并不会被抓回来重新执行。</w:t>
      </w:r>
    </w:p>
    <w:p w14:paraId="220554EF"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但如果是放置在</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w:t>
      </w:r>
      <w:proofErr w:type="spellStart"/>
      <w:r>
        <w:rPr>
          <w:rFonts w:eastAsia="方正宋刻本秀楷简体"/>
          <w:sz w:val="16"/>
          <w:szCs w:val="20"/>
        </w:rPr>
        <w:t>cron.weekly</w:t>
      </w:r>
      <w:proofErr w:type="spellEnd"/>
      <w:r>
        <w:rPr>
          <w:rFonts w:eastAsia="方正宋刻本秀楷简体"/>
          <w:sz w:val="16"/>
          <w:szCs w:val="20"/>
        </w:rPr>
        <w:t>/</w:t>
      </w:r>
      <w:r>
        <w:rPr>
          <w:rFonts w:eastAsia="方正宋刻本秀楷简体" w:hint="eastAsia"/>
          <w:sz w:val="16"/>
          <w:szCs w:val="20"/>
        </w:rPr>
        <w:t>目录下，该工作就会定期，一定会在一周内执行一次</w:t>
      </w:r>
    </w:p>
    <w:p w14:paraId="41981A82" w14:textId="77777777" w:rsidR="007372FD" w:rsidRDefault="007372FD" w:rsidP="007372FD">
      <w:pPr>
        <w:adjustRightInd w:val="0"/>
        <w:snapToGrid w:val="0"/>
        <w:rPr>
          <w:rFonts w:eastAsia="方正宋刻本秀楷简体"/>
          <w:sz w:val="18"/>
          <w:szCs w:val="21"/>
        </w:rPr>
      </w:pPr>
      <w:r>
        <w:rPr>
          <w:rFonts w:eastAsia="方正宋刻本秀楷简体" w:hint="eastAsia"/>
          <w:sz w:val="16"/>
          <w:szCs w:val="20"/>
        </w:rPr>
        <w:t>如果你关机超一周，那么开机后的数个小时内，该工作就会主动的被执行，</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w:t>
      </w:r>
      <w:proofErr w:type="spellStart"/>
      <w:r>
        <w:rPr>
          <w:rFonts w:eastAsia="方正宋刻本秀楷简体"/>
          <w:sz w:val="16"/>
          <w:szCs w:val="20"/>
        </w:rPr>
        <w:t>anacrontab</w:t>
      </w:r>
      <w:proofErr w:type="spellEnd"/>
      <w:r>
        <w:rPr>
          <w:rFonts w:eastAsia="方正宋刻本秀楷简体" w:hint="eastAsia"/>
          <w:sz w:val="16"/>
          <w:szCs w:val="20"/>
        </w:rPr>
        <w:t>内有定义</w:t>
      </w:r>
      <w:r>
        <w:rPr>
          <w:rFonts w:eastAsia="方正宋刻本秀楷简体" w:hint="eastAsia"/>
          <w:sz w:val="16"/>
          <w:szCs w:val="20"/>
        </w:rPr>
        <w:t xml:space="preserve"> </w:t>
      </w:r>
      <w:r>
        <w:rPr>
          <w:rFonts w:eastAsia="方正宋刻本秀楷简体" w:hint="eastAsia"/>
          <w:sz w:val="16"/>
          <w:szCs w:val="20"/>
        </w:rPr>
        <w:br w:type="page"/>
      </w:r>
      <w:proofErr w:type="spellStart"/>
      <w:r>
        <w:rPr>
          <w:rFonts w:eastAsia="方正宋刻本秀楷简体" w:hint="eastAsia"/>
          <w:b/>
          <w:bCs/>
          <w:sz w:val="28"/>
          <w:szCs w:val="36"/>
        </w:rPr>
        <w:lastRenderedPageBreak/>
        <w:t>cronie</w:t>
      </w:r>
      <w:proofErr w:type="spellEnd"/>
      <w:r>
        <w:rPr>
          <w:rFonts w:eastAsia="方正宋刻本秀楷简体" w:hint="eastAsia"/>
          <w:sz w:val="18"/>
          <w:szCs w:val="21"/>
        </w:rPr>
        <w:tab/>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cron.allow</w:t>
      </w:r>
      <w:proofErr w:type="spellEnd"/>
      <w:r>
        <w:rPr>
          <w:rFonts w:eastAsia="方正宋刻本秀楷简体" w:hint="eastAsia"/>
          <w:sz w:val="18"/>
          <w:szCs w:val="21"/>
        </w:rPr>
        <w:t>、</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cron.deny</w:t>
      </w:r>
      <w:proofErr w:type="spellEnd"/>
      <w:r>
        <w:rPr>
          <w:rFonts w:eastAsia="方正宋刻本秀楷简体" w:hint="eastAsia"/>
          <w:sz w:val="18"/>
          <w:szCs w:val="21"/>
        </w:rPr>
        <w:t>同上</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基础系统默认使用</w:t>
      </w:r>
      <w:proofErr w:type="spellStart"/>
      <w:r>
        <w:rPr>
          <w:rFonts w:eastAsia="方正宋刻本秀楷简体" w:hint="eastAsia"/>
          <w:sz w:val="18"/>
          <w:szCs w:val="21"/>
        </w:rPr>
        <w:t>systemd</w:t>
      </w:r>
      <w:proofErr w:type="spellEnd"/>
      <w:r>
        <w:rPr>
          <w:rFonts w:eastAsia="方正宋刻本秀楷简体" w:hint="eastAsia"/>
          <w:sz w:val="18"/>
          <w:szCs w:val="21"/>
        </w:rPr>
        <w:t>/Timers</w:t>
      </w:r>
      <w:r>
        <w:rPr>
          <w:rFonts w:eastAsia="方正宋刻本秀楷简体" w:hint="eastAsia"/>
          <w:sz w:val="18"/>
          <w:szCs w:val="21"/>
        </w:rPr>
        <w:t>，</w:t>
      </w:r>
      <w:proofErr w:type="spellStart"/>
      <w:r>
        <w:rPr>
          <w:rFonts w:eastAsia="方正宋刻本秀楷简体" w:hint="eastAsia"/>
          <w:sz w:val="18"/>
          <w:szCs w:val="21"/>
        </w:rPr>
        <w:t>cronie</w:t>
      </w:r>
      <w:proofErr w:type="spellEnd"/>
      <w:r>
        <w:rPr>
          <w:rFonts w:eastAsia="方正宋刻本秀楷简体" w:hint="eastAsia"/>
          <w:sz w:val="18"/>
          <w:szCs w:val="21"/>
        </w:rPr>
        <w:t>是</w:t>
      </w:r>
      <w:proofErr w:type="spellStart"/>
      <w:r>
        <w:rPr>
          <w:rFonts w:eastAsia="方正宋刻本秀楷简体" w:hint="eastAsia"/>
          <w:sz w:val="18"/>
          <w:szCs w:val="21"/>
        </w:rPr>
        <w:t>cron</w:t>
      </w:r>
      <w:proofErr w:type="spellEnd"/>
      <w:r>
        <w:rPr>
          <w:rFonts w:eastAsia="方正宋刻本秀楷简体" w:hint="eastAsia"/>
          <w:sz w:val="18"/>
          <w:szCs w:val="21"/>
        </w:rPr>
        <w:t>的实现，也提供了</w:t>
      </w:r>
      <w:r>
        <w:rPr>
          <w:rFonts w:eastAsia="方正宋刻本秀楷简体" w:hint="eastAsia"/>
          <w:sz w:val="18"/>
          <w:szCs w:val="21"/>
        </w:rPr>
        <w:t>0anacron</w:t>
      </w:r>
      <w:r>
        <w:rPr>
          <w:rFonts w:eastAsia="方正宋刻本秀楷简体" w:hint="eastAsia"/>
          <w:sz w:val="18"/>
          <w:szCs w:val="21"/>
        </w:rPr>
        <w:t>程序</w:t>
      </w:r>
    </w:p>
    <w:p w14:paraId="033DC439" w14:textId="77777777" w:rsidR="007372FD" w:rsidRDefault="007372FD" w:rsidP="007372FD">
      <w:pPr>
        <w:adjustRightInd w:val="0"/>
        <w:snapToGrid w:val="0"/>
        <w:rPr>
          <w:rFonts w:eastAsia="方正宋刻本秀楷简体"/>
          <w:sz w:val="18"/>
          <w:szCs w:val="21"/>
        </w:rPr>
      </w:pPr>
    </w:p>
    <w:p w14:paraId="739D6DC2" w14:textId="77777777" w:rsidR="007372FD" w:rsidRDefault="007372FD" w:rsidP="007372FD">
      <w:pPr>
        <w:adjustRightInd w:val="0"/>
        <w:snapToGrid w:val="0"/>
        <w:rPr>
          <w:rFonts w:eastAsia="方正宋刻本秀楷简体"/>
          <w:color w:val="7F7F7F"/>
          <w:sz w:val="18"/>
          <w:szCs w:val="21"/>
        </w:rPr>
      </w:pPr>
      <w:r>
        <w:rPr>
          <w:rFonts w:eastAsia="方正宋刻本秀楷简体" w:hint="eastAsia"/>
          <w:b/>
          <w:bCs/>
          <w:sz w:val="28"/>
          <w:szCs w:val="36"/>
        </w:rPr>
        <w:t>crontab</w:t>
      </w:r>
      <w:r>
        <w:rPr>
          <w:rFonts w:eastAsia="方正宋刻本秀楷简体" w:hint="eastAsia"/>
          <w:sz w:val="18"/>
          <w:szCs w:val="21"/>
        </w:rPr>
        <w:t xml:space="preserve"> [-u username] [-l|-e|-r]</w:t>
      </w:r>
      <w:r>
        <w:rPr>
          <w:rFonts w:eastAsia="方正宋刻本秀楷简体" w:hint="eastAsia"/>
          <w:color w:val="7E7E7E"/>
          <w:sz w:val="18"/>
          <w:szCs w:val="21"/>
        </w:rPr>
        <w:tab/>
      </w:r>
      <w:r>
        <w:rPr>
          <w:rFonts w:eastAsia="方正宋刻本秀楷简体" w:hint="eastAsia"/>
          <w:color w:val="7E7E7E"/>
          <w:sz w:val="18"/>
          <w:szCs w:val="21"/>
        </w:rPr>
        <w:t>个人的例行性循环工作</w:t>
      </w:r>
      <w:r>
        <w:rPr>
          <w:rFonts w:eastAsia="方正宋刻本秀楷简体" w:hint="eastAsia"/>
          <w:color w:val="7F7F7F"/>
          <w:sz w:val="18"/>
          <w:szCs w:val="21"/>
        </w:rPr>
        <w:t>，</w:t>
      </w:r>
      <w:r>
        <w:rPr>
          <w:rFonts w:eastAsia="方正宋刻本秀楷简体"/>
          <w:color w:val="7F7F7F"/>
          <w:sz w:val="18"/>
          <w:szCs w:val="21"/>
        </w:rPr>
        <w:t>/</w:t>
      </w:r>
      <w:proofErr w:type="spellStart"/>
      <w:r>
        <w:rPr>
          <w:rFonts w:eastAsia="方正宋刻本秀楷简体"/>
          <w:color w:val="7F7F7F"/>
          <w:sz w:val="18"/>
          <w:szCs w:val="21"/>
        </w:rPr>
        <w:t>usr</w:t>
      </w:r>
      <w:proofErr w:type="spellEnd"/>
      <w:r>
        <w:rPr>
          <w:rFonts w:eastAsia="方正宋刻本秀楷简体"/>
          <w:color w:val="7F7F7F"/>
          <w:sz w:val="18"/>
          <w:szCs w:val="21"/>
        </w:rPr>
        <w:t>/bin/crontab</w:t>
      </w:r>
      <w:r>
        <w:rPr>
          <w:rFonts w:eastAsia="方正宋刻本秀楷简体" w:hint="eastAsia"/>
          <w:color w:val="7F7F7F"/>
          <w:sz w:val="18"/>
          <w:szCs w:val="21"/>
        </w:rPr>
        <w:t xml:space="preserve"> </w:t>
      </w:r>
    </w:p>
    <w:p w14:paraId="7988AE60"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ab/>
        <w:t xml:space="preserve">-u </w:t>
      </w:r>
      <w:r>
        <w:rPr>
          <w:rFonts w:eastAsia="方正宋刻本秀楷简体" w:hint="eastAsia"/>
          <w:sz w:val="18"/>
          <w:szCs w:val="21"/>
        </w:rPr>
        <w:t>：只有</w:t>
      </w:r>
      <w:r>
        <w:rPr>
          <w:rFonts w:eastAsia="方正宋刻本秀楷简体" w:hint="eastAsia"/>
          <w:sz w:val="18"/>
          <w:szCs w:val="21"/>
        </w:rPr>
        <w:t xml:space="preserve"> root </w:t>
      </w:r>
      <w:r>
        <w:rPr>
          <w:rFonts w:eastAsia="方正宋刻本秀楷简体" w:hint="eastAsia"/>
          <w:sz w:val="18"/>
          <w:szCs w:val="21"/>
        </w:rPr>
        <w:t>才能进行这个任务，可帮其他使用者建立</w:t>
      </w:r>
      <w:r>
        <w:rPr>
          <w:rFonts w:eastAsia="方正宋刻本秀楷简体" w:hint="eastAsia"/>
          <w:sz w:val="18"/>
          <w:szCs w:val="21"/>
        </w:rPr>
        <w:t>/</w:t>
      </w:r>
      <w:r>
        <w:rPr>
          <w:rFonts w:eastAsia="方正宋刻本秀楷简体" w:hint="eastAsia"/>
          <w:sz w:val="18"/>
          <w:szCs w:val="21"/>
        </w:rPr>
        <w:t>移除</w:t>
      </w:r>
      <w:r>
        <w:rPr>
          <w:rFonts w:eastAsia="方正宋刻本秀楷简体" w:hint="eastAsia"/>
          <w:sz w:val="18"/>
          <w:szCs w:val="21"/>
        </w:rPr>
        <w:t xml:space="preserve"> crontab </w:t>
      </w:r>
      <w:r>
        <w:rPr>
          <w:rFonts w:eastAsia="方正宋刻本秀楷简体" w:hint="eastAsia"/>
          <w:sz w:val="18"/>
          <w:szCs w:val="21"/>
        </w:rPr>
        <w:t>工作排程；</w:t>
      </w:r>
    </w:p>
    <w:p w14:paraId="0B96963C" w14:textId="77777777" w:rsidR="007372FD" w:rsidRDefault="007372FD" w:rsidP="007372FD">
      <w:pPr>
        <w:adjustRightInd w:val="0"/>
        <w:snapToGrid w:val="0"/>
        <w:rPr>
          <w:rFonts w:eastAsia="方正宋刻本秀楷简体"/>
          <w:b/>
          <w:bCs/>
          <w:color w:val="FF0000"/>
          <w:sz w:val="18"/>
          <w:szCs w:val="21"/>
        </w:rPr>
      </w:pPr>
      <w:r>
        <w:rPr>
          <w:rFonts w:eastAsia="方正宋刻本秀楷简体" w:hint="eastAsia"/>
          <w:b/>
          <w:bCs/>
          <w:color w:val="FF0000"/>
          <w:sz w:val="18"/>
          <w:szCs w:val="21"/>
        </w:rPr>
        <w:tab/>
        <w:t xml:space="preserve">-e </w:t>
      </w:r>
      <w:r>
        <w:rPr>
          <w:rFonts w:eastAsia="方正宋刻本秀楷简体" w:hint="eastAsia"/>
          <w:b/>
          <w:bCs/>
          <w:color w:val="FF0000"/>
          <w:sz w:val="18"/>
          <w:szCs w:val="21"/>
        </w:rPr>
        <w:t>：编辑</w:t>
      </w:r>
      <w:r>
        <w:rPr>
          <w:rFonts w:eastAsia="方正宋刻本秀楷简体" w:hint="eastAsia"/>
          <w:b/>
          <w:bCs/>
          <w:color w:val="FF0000"/>
          <w:sz w:val="18"/>
          <w:szCs w:val="21"/>
        </w:rPr>
        <w:t xml:space="preserve"> crontab </w:t>
      </w:r>
      <w:r>
        <w:rPr>
          <w:rFonts w:eastAsia="方正宋刻本秀楷简体" w:hint="eastAsia"/>
          <w:b/>
          <w:bCs/>
          <w:color w:val="FF0000"/>
          <w:sz w:val="18"/>
          <w:szCs w:val="21"/>
        </w:rPr>
        <w:t>的工作内容</w:t>
      </w:r>
    </w:p>
    <w:p w14:paraId="2B0E2AEE"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ab/>
        <w:t xml:space="preserve">-l </w:t>
      </w:r>
      <w:r>
        <w:rPr>
          <w:rFonts w:eastAsia="方正宋刻本秀楷简体" w:hint="eastAsia"/>
          <w:sz w:val="18"/>
          <w:szCs w:val="21"/>
        </w:rPr>
        <w:t>：查阅</w:t>
      </w:r>
      <w:r>
        <w:rPr>
          <w:rFonts w:eastAsia="方正宋刻本秀楷简体" w:hint="eastAsia"/>
          <w:sz w:val="18"/>
          <w:szCs w:val="21"/>
        </w:rPr>
        <w:t xml:space="preserve"> crontab </w:t>
      </w:r>
      <w:r>
        <w:rPr>
          <w:rFonts w:eastAsia="方正宋刻本秀楷简体" w:hint="eastAsia"/>
          <w:sz w:val="18"/>
          <w:szCs w:val="21"/>
        </w:rPr>
        <w:t>的工作内容</w:t>
      </w:r>
    </w:p>
    <w:p w14:paraId="5991A99A"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ab/>
        <w:t xml:space="preserve">-r </w:t>
      </w:r>
      <w:r>
        <w:rPr>
          <w:rFonts w:eastAsia="方正宋刻本秀楷简体" w:hint="eastAsia"/>
          <w:sz w:val="18"/>
          <w:szCs w:val="21"/>
        </w:rPr>
        <w:t>：移除所有的</w:t>
      </w:r>
      <w:r>
        <w:rPr>
          <w:rFonts w:eastAsia="方正宋刻本秀楷简体" w:hint="eastAsia"/>
          <w:sz w:val="18"/>
          <w:szCs w:val="21"/>
        </w:rPr>
        <w:t>crontab</w:t>
      </w:r>
      <w:r>
        <w:rPr>
          <w:rFonts w:eastAsia="方正宋刻本秀楷简体" w:hint="eastAsia"/>
          <w:sz w:val="18"/>
          <w:szCs w:val="21"/>
        </w:rPr>
        <w:t>的工作内容，若仅要移除一项，请用</w:t>
      </w:r>
      <w:r>
        <w:rPr>
          <w:rFonts w:eastAsia="方正宋刻本秀楷简体" w:hint="eastAsia"/>
          <w:sz w:val="18"/>
          <w:szCs w:val="21"/>
        </w:rPr>
        <w:t>-e</w:t>
      </w:r>
      <w:r>
        <w:rPr>
          <w:rFonts w:eastAsia="方正宋刻本秀楷简体" w:hint="eastAsia"/>
          <w:sz w:val="18"/>
          <w:szCs w:val="21"/>
        </w:rPr>
        <w:t>去编辑</w:t>
      </w:r>
    </w:p>
    <w:p w14:paraId="44245B2D" w14:textId="77777777" w:rsidR="007372FD" w:rsidRDefault="007372FD" w:rsidP="007372FD">
      <w:pPr>
        <w:adjustRightInd w:val="0"/>
        <w:snapToGrid w:val="0"/>
        <w:rPr>
          <w:rFonts w:eastAsia="方正宋刻本秀楷简体"/>
          <w:sz w:val="18"/>
          <w:szCs w:val="21"/>
        </w:rPr>
      </w:pPr>
    </w:p>
    <w:p w14:paraId="41CAAC35"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范例</w:t>
      </w:r>
      <w:proofErr w:type="gramStart"/>
      <w:r>
        <w:rPr>
          <w:rFonts w:eastAsia="方正宋刻本秀楷简体" w:hint="eastAsia"/>
          <w:sz w:val="18"/>
          <w:szCs w:val="21"/>
        </w:rPr>
        <w:t>一</w:t>
      </w:r>
      <w:proofErr w:type="gramEnd"/>
      <w:r>
        <w:rPr>
          <w:rFonts w:eastAsia="方正宋刻本秀楷简体" w:hint="eastAsia"/>
          <w:sz w:val="18"/>
          <w:szCs w:val="21"/>
        </w:rPr>
        <w:t>：用</w:t>
      </w:r>
      <w:r>
        <w:rPr>
          <w:rFonts w:eastAsia="方正宋刻本秀楷简体" w:hint="eastAsia"/>
          <w:sz w:val="18"/>
          <w:szCs w:val="21"/>
        </w:rPr>
        <w:t>aria</w:t>
      </w:r>
      <w:r>
        <w:rPr>
          <w:rFonts w:eastAsia="方正宋刻本秀楷简体" w:hint="eastAsia"/>
          <w:sz w:val="18"/>
          <w:szCs w:val="21"/>
        </w:rPr>
        <w:t>的身份在每天的</w:t>
      </w:r>
      <w:r>
        <w:rPr>
          <w:rFonts w:eastAsia="方正宋刻本秀楷简体" w:hint="eastAsia"/>
          <w:sz w:val="18"/>
          <w:szCs w:val="21"/>
        </w:rPr>
        <w:t xml:space="preserve"> 12:00 </w:t>
      </w:r>
      <w:r>
        <w:rPr>
          <w:rFonts w:eastAsia="方正宋刻本秀楷简体" w:hint="eastAsia"/>
          <w:sz w:val="18"/>
          <w:szCs w:val="21"/>
        </w:rPr>
        <w:t>发信给自己</w:t>
      </w:r>
    </w:p>
    <w:p w14:paraId="173D4573"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crontab -e</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 xml:space="preserve"># </w:t>
      </w:r>
      <w:r>
        <w:rPr>
          <w:rFonts w:eastAsia="方正宋刻本秀楷简体" w:hint="eastAsia"/>
          <w:sz w:val="18"/>
          <w:szCs w:val="21"/>
        </w:rPr>
        <w:t>此时会进入</w:t>
      </w:r>
      <w:r>
        <w:rPr>
          <w:rFonts w:eastAsia="方正宋刻本秀楷简体" w:hint="eastAsia"/>
          <w:sz w:val="18"/>
          <w:szCs w:val="21"/>
        </w:rPr>
        <w:t xml:space="preserve"> vi </w:t>
      </w:r>
      <w:r>
        <w:rPr>
          <w:rFonts w:eastAsia="方正宋刻本秀楷简体" w:hint="eastAsia"/>
          <w:sz w:val="18"/>
          <w:szCs w:val="21"/>
        </w:rPr>
        <w:t>的编辑画面让您编辑工作！注意到，每项工作都是一行。</w:t>
      </w:r>
    </w:p>
    <w:p w14:paraId="249DF83D"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 xml:space="preserve">0 </w:t>
      </w:r>
      <w:r>
        <w:rPr>
          <w:rFonts w:eastAsia="方正宋刻本秀楷简体" w:hint="eastAsia"/>
          <w:sz w:val="18"/>
          <w:szCs w:val="21"/>
        </w:rPr>
        <w:tab/>
        <w:t>12</w:t>
      </w:r>
      <w:r>
        <w:rPr>
          <w:rFonts w:eastAsia="方正宋刻本秀楷简体" w:hint="eastAsia"/>
          <w:sz w:val="18"/>
          <w:szCs w:val="21"/>
        </w:rPr>
        <w:tab/>
        <w:t xml:space="preserve"> *</w:t>
      </w:r>
      <w:r>
        <w:rPr>
          <w:rFonts w:eastAsia="方正宋刻本秀楷简体" w:hint="eastAsia"/>
          <w:sz w:val="18"/>
          <w:szCs w:val="21"/>
        </w:rPr>
        <w:tab/>
        <w:t xml:space="preserve">* </w:t>
      </w:r>
      <w:r>
        <w:rPr>
          <w:rFonts w:eastAsia="方正宋刻本秀楷简体" w:hint="eastAsia"/>
          <w:sz w:val="18"/>
          <w:szCs w:val="21"/>
        </w:rPr>
        <w:tab/>
      </w:r>
      <w:r>
        <w:rPr>
          <w:rFonts w:eastAsia="方正宋刻本秀楷简体" w:hint="eastAsia"/>
          <w:sz w:val="18"/>
          <w:szCs w:val="21"/>
        </w:rPr>
        <w:tab/>
        <w:t xml:space="preserve">* </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mail -s "at 12:00"aria &lt; /home/</w:t>
      </w:r>
      <w:proofErr w:type="spellStart"/>
      <w:r>
        <w:rPr>
          <w:rFonts w:eastAsia="方正宋刻本秀楷简体" w:hint="eastAsia"/>
          <w:sz w:val="18"/>
          <w:szCs w:val="21"/>
        </w:rPr>
        <w:t>dmtsai</w:t>
      </w:r>
      <w:proofErr w:type="spellEnd"/>
      <w:proofErr w:type="gramStart"/>
      <w:r>
        <w:rPr>
          <w:rFonts w:eastAsia="方正宋刻本秀楷简体" w:hint="eastAsia"/>
          <w:sz w:val="18"/>
          <w:szCs w:val="21"/>
        </w:rPr>
        <w:t>/.</w:t>
      </w:r>
      <w:proofErr w:type="spellStart"/>
      <w:r>
        <w:rPr>
          <w:rFonts w:eastAsia="方正宋刻本秀楷简体" w:hint="eastAsia"/>
          <w:sz w:val="18"/>
          <w:szCs w:val="21"/>
        </w:rPr>
        <w:t>bashrc</w:t>
      </w:r>
      <w:proofErr w:type="spellEnd"/>
      <w:proofErr w:type="gramEnd"/>
    </w:p>
    <w:p w14:paraId="5B48FD1F" w14:textId="77777777" w:rsidR="007372FD" w:rsidRDefault="007372FD" w:rsidP="007372FD">
      <w:pPr>
        <w:adjustRightInd w:val="0"/>
        <w:snapToGrid w:val="0"/>
        <w:jc w:val="left"/>
        <w:rPr>
          <w:rFonts w:eastAsia="方正宋刻本秀楷简体"/>
          <w:sz w:val="18"/>
          <w:szCs w:val="21"/>
        </w:rPr>
      </w:pPr>
      <w:r>
        <w:rPr>
          <w:rFonts w:eastAsia="方正宋刻本秀楷简体" w:hint="eastAsia"/>
          <w:sz w:val="18"/>
          <w:szCs w:val="21"/>
        </w:rPr>
        <w:t>分</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时</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日</w:t>
      </w:r>
      <w:r>
        <w:rPr>
          <w:rFonts w:eastAsia="方正宋刻本秀楷简体" w:hint="eastAsia"/>
          <w:sz w:val="18"/>
          <w:szCs w:val="21"/>
        </w:rPr>
        <w:tab/>
      </w:r>
      <w:r>
        <w:rPr>
          <w:rFonts w:eastAsia="方正宋刻本秀楷简体" w:hint="eastAsia"/>
          <w:sz w:val="18"/>
          <w:szCs w:val="21"/>
        </w:rPr>
        <w:t>月</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周</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|&lt;==============</w:t>
      </w:r>
      <w:r>
        <w:rPr>
          <w:rFonts w:eastAsia="方正宋刻本秀楷简体" w:hint="eastAsia"/>
          <w:sz w:val="18"/>
          <w:szCs w:val="21"/>
        </w:rPr>
        <w:t>指令串</w:t>
      </w:r>
      <w:r>
        <w:rPr>
          <w:rFonts w:eastAsia="方正宋刻本秀楷简体" w:hint="eastAsia"/>
          <w:sz w:val="18"/>
          <w:szCs w:val="21"/>
        </w:rPr>
        <w:t>==============&gt;|</w:t>
      </w:r>
    </w:p>
    <w:p w14:paraId="1A237A9C"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 xml:space="preserve">0-59 </w:t>
      </w:r>
      <w:r>
        <w:rPr>
          <w:rFonts w:eastAsia="方正宋刻本秀楷简体" w:hint="eastAsia"/>
          <w:sz w:val="18"/>
          <w:szCs w:val="21"/>
        </w:rPr>
        <w:tab/>
        <w:t xml:space="preserve">0-23 </w:t>
      </w:r>
      <w:r>
        <w:rPr>
          <w:rFonts w:eastAsia="方正宋刻本秀楷简体" w:hint="eastAsia"/>
          <w:sz w:val="18"/>
          <w:szCs w:val="21"/>
        </w:rPr>
        <w:tab/>
        <w:t>1-31</w:t>
      </w:r>
      <w:r>
        <w:rPr>
          <w:rFonts w:eastAsia="方正宋刻本秀楷简体" w:hint="eastAsia"/>
          <w:sz w:val="18"/>
          <w:szCs w:val="21"/>
        </w:rPr>
        <w:tab/>
        <w:t xml:space="preserve"> 1-12</w:t>
      </w:r>
      <w:r>
        <w:rPr>
          <w:rFonts w:eastAsia="方正宋刻本秀楷简体" w:hint="eastAsia"/>
          <w:sz w:val="18"/>
          <w:szCs w:val="21"/>
        </w:rPr>
        <w:tab/>
      </w:r>
      <w:r>
        <w:rPr>
          <w:rFonts w:eastAsia="方正宋刻本秀楷简体" w:hint="eastAsia"/>
          <w:sz w:val="18"/>
          <w:szCs w:val="21"/>
        </w:rPr>
        <w:tab/>
        <w:t>0-7(0</w:t>
      </w:r>
      <w:r>
        <w:rPr>
          <w:rFonts w:eastAsia="方正宋刻本秀楷简体" w:hint="eastAsia"/>
          <w:sz w:val="18"/>
          <w:szCs w:val="21"/>
        </w:rPr>
        <w:t>、</w:t>
      </w:r>
      <w:r>
        <w:rPr>
          <w:rFonts w:eastAsia="方正宋刻本秀楷简体" w:hint="eastAsia"/>
          <w:sz w:val="18"/>
          <w:szCs w:val="21"/>
        </w:rPr>
        <w:t>7</w:t>
      </w:r>
      <w:r>
        <w:rPr>
          <w:rFonts w:eastAsia="方正宋刻本秀楷简体" w:hint="eastAsia"/>
          <w:sz w:val="18"/>
          <w:szCs w:val="21"/>
        </w:rPr>
        <w:t>都表示周天</w:t>
      </w:r>
      <w:r>
        <w:rPr>
          <w:rFonts w:eastAsia="方正宋刻本秀楷简体" w:hint="eastAsia"/>
          <w:sz w:val="18"/>
          <w:szCs w:val="21"/>
        </w:rPr>
        <w:t>)</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周与日月</w:t>
      </w:r>
      <w:proofErr w:type="gramStart"/>
      <w:r>
        <w:rPr>
          <w:rFonts w:eastAsia="方正宋刻本秀楷简体" w:hint="eastAsia"/>
          <w:sz w:val="18"/>
          <w:szCs w:val="21"/>
        </w:rPr>
        <w:t>不</w:t>
      </w:r>
      <w:proofErr w:type="gramEnd"/>
      <w:r>
        <w:rPr>
          <w:rFonts w:eastAsia="方正宋刻本秀楷简体" w:hint="eastAsia"/>
          <w:sz w:val="18"/>
          <w:szCs w:val="21"/>
        </w:rPr>
        <w:t>共存</w:t>
      </w:r>
    </w:p>
    <w:p w14:paraId="5E237F2C" w14:textId="77777777" w:rsidR="007372FD" w:rsidRDefault="007372FD" w:rsidP="007372FD">
      <w:pPr>
        <w:adjustRightInd w:val="0"/>
        <w:snapToGrid w:val="0"/>
        <w:rPr>
          <w:rFonts w:eastAsia="方正宋刻本秀楷简体"/>
          <w:sz w:val="18"/>
          <w:szCs w:val="21"/>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76"/>
        <w:gridCol w:w="8264"/>
      </w:tblGrid>
      <w:tr w:rsidR="007372FD" w14:paraId="1B8E8E12" w14:textId="77777777" w:rsidTr="0015710E">
        <w:tc>
          <w:tcPr>
            <w:tcW w:w="976" w:type="dxa"/>
            <w:tcBorders>
              <w:top w:val="single" w:sz="4" w:space="0" w:color="auto"/>
              <w:left w:val="single" w:sz="4" w:space="0" w:color="auto"/>
              <w:bottom w:val="single" w:sz="4" w:space="0" w:color="auto"/>
              <w:right w:val="single" w:sz="4" w:space="0" w:color="auto"/>
            </w:tcBorders>
            <w:vAlign w:val="center"/>
          </w:tcPr>
          <w:p w14:paraId="12D2A649" w14:textId="77777777" w:rsidR="007372FD" w:rsidRDefault="007372FD" w:rsidP="0015710E">
            <w:pPr>
              <w:adjustRightInd w:val="0"/>
              <w:snapToGrid w:val="0"/>
              <w:rPr>
                <w:rFonts w:eastAsia="方正宋刻本秀楷简体"/>
                <w:sz w:val="18"/>
                <w:szCs w:val="21"/>
              </w:rPr>
            </w:pPr>
            <w:r>
              <w:rPr>
                <w:rFonts w:eastAsia="方正宋刻本秀楷简体" w:hint="eastAsia"/>
                <w:sz w:val="18"/>
                <w:szCs w:val="21"/>
              </w:rPr>
              <w:t>特殊字符</w:t>
            </w:r>
            <w:r>
              <w:rPr>
                <w:rFonts w:eastAsia="方正宋刻本秀楷简体" w:hint="eastAsia"/>
                <w:sz w:val="18"/>
                <w:szCs w:val="21"/>
              </w:rPr>
              <w:t xml:space="preserve"> </w:t>
            </w:r>
          </w:p>
        </w:tc>
        <w:tc>
          <w:tcPr>
            <w:tcW w:w="8264" w:type="dxa"/>
            <w:tcBorders>
              <w:top w:val="single" w:sz="4" w:space="0" w:color="auto"/>
              <w:left w:val="single" w:sz="4" w:space="0" w:color="auto"/>
              <w:bottom w:val="single" w:sz="4" w:space="0" w:color="auto"/>
              <w:right w:val="single" w:sz="4" w:space="0" w:color="auto"/>
            </w:tcBorders>
            <w:vAlign w:val="center"/>
          </w:tcPr>
          <w:p w14:paraId="3641F631" w14:textId="77777777" w:rsidR="007372FD" w:rsidRDefault="007372FD" w:rsidP="0015710E">
            <w:pPr>
              <w:adjustRightInd w:val="0"/>
              <w:snapToGrid w:val="0"/>
              <w:rPr>
                <w:rFonts w:eastAsia="方正宋刻本秀楷简体"/>
                <w:sz w:val="18"/>
                <w:szCs w:val="21"/>
              </w:rPr>
            </w:pPr>
            <w:r>
              <w:rPr>
                <w:rFonts w:eastAsia="方正宋刻本秀楷简体" w:hint="eastAsia"/>
                <w:sz w:val="18"/>
                <w:szCs w:val="21"/>
              </w:rPr>
              <w:t>代表意义</w:t>
            </w:r>
          </w:p>
        </w:tc>
      </w:tr>
      <w:tr w:rsidR="007372FD" w14:paraId="0F17958C" w14:textId="77777777" w:rsidTr="0015710E">
        <w:tc>
          <w:tcPr>
            <w:tcW w:w="976" w:type="dxa"/>
            <w:tcBorders>
              <w:top w:val="single" w:sz="4" w:space="0" w:color="auto"/>
              <w:left w:val="single" w:sz="4" w:space="0" w:color="auto"/>
              <w:bottom w:val="single" w:sz="4" w:space="0" w:color="auto"/>
              <w:right w:val="single" w:sz="4" w:space="0" w:color="auto"/>
            </w:tcBorders>
            <w:vAlign w:val="center"/>
          </w:tcPr>
          <w:p w14:paraId="46ECFAF7" w14:textId="77777777" w:rsidR="007372FD" w:rsidRDefault="007372FD" w:rsidP="0015710E">
            <w:pPr>
              <w:adjustRightInd w:val="0"/>
              <w:snapToGrid w:val="0"/>
              <w:rPr>
                <w:rFonts w:eastAsia="方正宋刻本秀楷简体"/>
                <w:sz w:val="18"/>
                <w:szCs w:val="21"/>
              </w:rPr>
            </w:pPr>
            <w:r>
              <w:rPr>
                <w:rFonts w:eastAsia="方正宋刻本秀楷简体" w:hint="eastAsia"/>
                <w:sz w:val="18"/>
                <w:szCs w:val="21"/>
              </w:rPr>
              <w:t>*(</w:t>
            </w:r>
            <w:r>
              <w:rPr>
                <w:rFonts w:eastAsia="方正宋刻本秀楷简体" w:hint="eastAsia"/>
                <w:sz w:val="18"/>
                <w:szCs w:val="21"/>
              </w:rPr>
              <w:t>星号</w:t>
            </w:r>
            <w:r>
              <w:rPr>
                <w:rFonts w:eastAsia="方正宋刻本秀楷简体" w:hint="eastAsia"/>
                <w:sz w:val="18"/>
                <w:szCs w:val="21"/>
              </w:rPr>
              <w:t xml:space="preserve">) </w:t>
            </w:r>
          </w:p>
        </w:tc>
        <w:tc>
          <w:tcPr>
            <w:tcW w:w="8264" w:type="dxa"/>
            <w:tcBorders>
              <w:top w:val="single" w:sz="4" w:space="0" w:color="auto"/>
              <w:left w:val="single" w:sz="4" w:space="0" w:color="auto"/>
              <w:bottom w:val="single" w:sz="4" w:space="0" w:color="auto"/>
              <w:right w:val="single" w:sz="4" w:space="0" w:color="auto"/>
            </w:tcBorders>
            <w:vAlign w:val="center"/>
          </w:tcPr>
          <w:p w14:paraId="0C64B8F0" w14:textId="77777777" w:rsidR="007372FD" w:rsidRDefault="007372FD" w:rsidP="0015710E">
            <w:pPr>
              <w:adjustRightInd w:val="0"/>
              <w:snapToGrid w:val="0"/>
              <w:rPr>
                <w:rFonts w:eastAsia="方正宋刻本秀楷简体"/>
                <w:sz w:val="18"/>
                <w:szCs w:val="21"/>
              </w:rPr>
            </w:pPr>
            <w:r>
              <w:rPr>
                <w:rFonts w:eastAsia="方正宋刻本秀楷简体" w:hint="eastAsia"/>
                <w:sz w:val="18"/>
                <w:szCs w:val="21"/>
              </w:rPr>
              <w:t>代表任何时刻都接受的意思！如上例的</w:t>
            </w:r>
            <w:proofErr w:type="gramStart"/>
            <w:r>
              <w:rPr>
                <w:rFonts w:eastAsia="方正宋刻本秀楷简体" w:hint="eastAsia"/>
                <w:sz w:val="18"/>
                <w:szCs w:val="21"/>
              </w:rPr>
              <w:t>日月周</w:t>
            </w:r>
            <w:proofErr w:type="gramEnd"/>
            <w:r>
              <w:rPr>
                <w:rFonts w:eastAsia="方正宋刻本秀楷简体" w:hint="eastAsia"/>
                <w:sz w:val="18"/>
                <w:szCs w:val="21"/>
              </w:rPr>
              <w:t>都是</w:t>
            </w:r>
            <w:r>
              <w:rPr>
                <w:rFonts w:eastAsia="方正宋刻本秀楷简体" w:hint="eastAsia"/>
                <w:sz w:val="18"/>
                <w:szCs w:val="21"/>
              </w:rPr>
              <w:t>*</w:t>
            </w:r>
            <w:r>
              <w:rPr>
                <w:rFonts w:eastAsia="方正宋刻本秀楷简体" w:hint="eastAsia"/>
                <w:sz w:val="18"/>
                <w:szCs w:val="21"/>
              </w:rPr>
              <w:t>，代表着不论何月、</w:t>
            </w:r>
            <w:proofErr w:type="gramStart"/>
            <w:r>
              <w:rPr>
                <w:rFonts w:eastAsia="方正宋刻本秀楷简体" w:hint="eastAsia"/>
                <w:sz w:val="18"/>
                <w:szCs w:val="21"/>
              </w:rPr>
              <w:t>何日的</w:t>
            </w:r>
            <w:proofErr w:type="gramEnd"/>
            <w:r>
              <w:rPr>
                <w:rFonts w:eastAsia="方正宋刻本秀楷简体" w:hint="eastAsia"/>
                <w:sz w:val="18"/>
                <w:szCs w:val="21"/>
              </w:rPr>
              <w:t>礼拜几的</w:t>
            </w:r>
            <w:r>
              <w:rPr>
                <w:rFonts w:eastAsia="方正宋刻本秀楷简体" w:hint="eastAsia"/>
                <w:sz w:val="18"/>
                <w:szCs w:val="21"/>
              </w:rPr>
              <w:t>12:00</w:t>
            </w:r>
            <w:r>
              <w:rPr>
                <w:rFonts w:eastAsia="方正宋刻本秀楷简体" w:hint="eastAsia"/>
                <w:sz w:val="18"/>
                <w:szCs w:val="21"/>
              </w:rPr>
              <w:t>都执行后续指令</w:t>
            </w:r>
          </w:p>
        </w:tc>
      </w:tr>
      <w:tr w:rsidR="007372FD" w14:paraId="68F48C04" w14:textId="77777777" w:rsidTr="0015710E">
        <w:tc>
          <w:tcPr>
            <w:tcW w:w="976" w:type="dxa"/>
            <w:tcBorders>
              <w:top w:val="single" w:sz="4" w:space="0" w:color="auto"/>
              <w:left w:val="single" w:sz="4" w:space="0" w:color="auto"/>
              <w:bottom w:val="single" w:sz="4" w:space="0" w:color="auto"/>
              <w:right w:val="single" w:sz="4" w:space="0" w:color="auto"/>
            </w:tcBorders>
            <w:vAlign w:val="center"/>
          </w:tcPr>
          <w:p w14:paraId="16D0E4D8" w14:textId="77777777" w:rsidR="007372FD" w:rsidRDefault="007372FD" w:rsidP="0015710E">
            <w:pPr>
              <w:adjustRightInd w:val="0"/>
              <w:snapToGrid w:val="0"/>
              <w:rPr>
                <w:rFonts w:eastAsia="方正宋刻本秀楷简体"/>
                <w:sz w:val="18"/>
                <w:szCs w:val="21"/>
              </w:rPr>
            </w:pPr>
            <w:r>
              <w:rPr>
                <w:rFonts w:eastAsia="方正宋刻本秀楷简体" w:hint="eastAsia"/>
                <w:sz w:val="18"/>
                <w:szCs w:val="21"/>
              </w:rPr>
              <w:t>,(</w:t>
            </w:r>
            <w:r>
              <w:rPr>
                <w:rFonts w:eastAsia="方正宋刻本秀楷简体" w:hint="eastAsia"/>
                <w:sz w:val="18"/>
                <w:szCs w:val="21"/>
              </w:rPr>
              <w:t>逗号</w:t>
            </w:r>
            <w:r>
              <w:rPr>
                <w:rFonts w:eastAsia="方正宋刻本秀楷简体" w:hint="eastAsia"/>
                <w:sz w:val="18"/>
                <w:szCs w:val="21"/>
              </w:rPr>
              <w:t>)</w:t>
            </w:r>
          </w:p>
        </w:tc>
        <w:tc>
          <w:tcPr>
            <w:tcW w:w="8264" w:type="dxa"/>
            <w:tcBorders>
              <w:top w:val="single" w:sz="4" w:space="0" w:color="auto"/>
              <w:left w:val="single" w:sz="4" w:space="0" w:color="auto"/>
              <w:bottom w:val="single" w:sz="4" w:space="0" w:color="auto"/>
              <w:right w:val="single" w:sz="4" w:space="0" w:color="auto"/>
            </w:tcBorders>
            <w:vAlign w:val="center"/>
          </w:tcPr>
          <w:p w14:paraId="66E7E2CC" w14:textId="77777777" w:rsidR="007372FD" w:rsidRDefault="007372FD" w:rsidP="0015710E">
            <w:pPr>
              <w:adjustRightInd w:val="0"/>
              <w:snapToGrid w:val="0"/>
              <w:rPr>
                <w:rFonts w:eastAsia="方正宋刻本秀楷简体"/>
                <w:sz w:val="18"/>
                <w:szCs w:val="21"/>
              </w:rPr>
            </w:pPr>
            <w:r>
              <w:rPr>
                <w:rFonts w:eastAsia="方正宋刻本秀楷简体" w:hint="eastAsia"/>
                <w:sz w:val="18"/>
                <w:szCs w:val="21"/>
              </w:rPr>
              <w:t>代表分隔时段的意思。若要下达的工作是</w:t>
            </w:r>
            <w:r>
              <w:rPr>
                <w:rFonts w:eastAsia="方正宋刻本秀楷简体" w:hint="eastAsia"/>
                <w:sz w:val="18"/>
                <w:szCs w:val="21"/>
              </w:rPr>
              <w:t>3:00</w:t>
            </w:r>
            <w:r>
              <w:rPr>
                <w:rFonts w:eastAsia="方正宋刻本秀楷简体" w:hint="eastAsia"/>
                <w:sz w:val="18"/>
                <w:szCs w:val="21"/>
              </w:rPr>
              <w:t>与</w:t>
            </w:r>
            <w:r>
              <w:rPr>
                <w:rFonts w:eastAsia="方正宋刻本秀楷简体" w:hint="eastAsia"/>
                <w:sz w:val="18"/>
                <w:szCs w:val="21"/>
              </w:rPr>
              <w:t>6:00</w:t>
            </w:r>
            <w:r>
              <w:rPr>
                <w:rFonts w:eastAsia="方正宋刻本秀楷简体" w:hint="eastAsia"/>
                <w:sz w:val="18"/>
                <w:szCs w:val="21"/>
              </w:rPr>
              <w:t>时，就是</w:t>
            </w:r>
            <w:r>
              <w:rPr>
                <w:rFonts w:eastAsia="方正宋刻本秀楷简体" w:hint="eastAsia"/>
                <w:sz w:val="18"/>
                <w:szCs w:val="21"/>
              </w:rPr>
              <w:t>0 3,6 * * * command</w:t>
            </w:r>
            <w:r>
              <w:rPr>
                <w:rFonts w:eastAsia="方正宋刻本秀楷简体" w:hint="eastAsia"/>
                <w:sz w:val="18"/>
                <w:szCs w:val="21"/>
              </w:rPr>
              <w:t>，代表</w:t>
            </w:r>
            <w:r>
              <w:rPr>
                <w:rFonts w:eastAsia="方正宋刻本秀楷简体" w:hint="eastAsia"/>
                <w:sz w:val="18"/>
                <w:szCs w:val="21"/>
              </w:rPr>
              <w:t>3</w:t>
            </w:r>
            <w:r>
              <w:rPr>
                <w:rFonts w:eastAsia="方正宋刻本秀楷简体" w:hint="eastAsia"/>
                <w:sz w:val="18"/>
                <w:szCs w:val="21"/>
              </w:rPr>
              <w:t>与</w:t>
            </w:r>
            <w:r>
              <w:rPr>
                <w:rFonts w:eastAsia="方正宋刻本秀楷简体" w:hint="eastAsia"/>
                <w:sz w:val="18"/>
                <w:szCs w:val="21"/>
              </w:rPr>
              <w:t>6</w:t>
            </w:r>
            <w:r>
              <w:rPr>
                <w:rFonts w:eastAsia="方正宋刻本秀楷简体" w:hint="eastAsia"/>
                <w:sz w:val="18"/>
                <w:szCs w:val="21"/>
              </w:rPr>
              <w:t>都适用</w:t>
            </w:r>
          </w:p>
        </w:tc>
      </w:tr>
      <w:tr w:rsidR="007372FD" w14:paraId="420811C5" w14:textId="77777777" w:rsidTr="0015710E">
        <w:tc>
          <w:tcPr>
            <w:tcW w:w="976" w:type="dxa"/>
            <w:tcBorders>
              <w:top w:val="single" w:sz="4" w:space="0" w:color="auto"/>
              <w:left w:val="single" w:sz="4" w:space="0" w:color="auto"/>
              <w:bottom w:val="single" w:sz="4" w:space="0" w:color="auto"/>
              <w:right w:val="single" w:sz="4" w:space="0" w:color="auto"/>
            </w:tcBorders>
            <w:vAlign w:val="center"/>
          </w:tcPr>
          <w:p w14:paraId="08AC627A" w14:textId="77777777" w:rsidR="007372FD" w:rsidRDefault="007372FD" w:rsidP="0015710E">
            <w:pPr>
              <w:adjustRightInd w:val="0"/>
              <w:snapToGrid w:val="0"/>
              <w:rPr>
                <w:rFonts w:eastAsia="方正宋刻本秀楷简体"/>
                <w:sz w:val="18"/>
                <w:szCs w:val="21"/>
              </w:rPr>
            </w:pPr>
            <w:r>
              <w:rPr>
                <w:rFonts w:eastAsia="方正宋刻本秀楷简体" w:hint="eastAsia"/>
                <w:sz w:val="18"/>
                <w:szCs w:val="21"/>
              </w:rPr>
              <w:t>-(</w:t>
            </w:r>
            <w:r>
              <w:rPr>
                <w:rFonts w:eastAsia="方正宋刻本秀楷简体" w:hint="eastAsia"/>
                <w:sz w:val="18"/>
                <w:szCs w:val="21"/>
              </w:rPr>
              <w:t>减号</w:t>
            </w:r>
            <w:r>
              <w:rPr>
                <w:rFonts w:eastAsia="方正宋刻本秀楷简体" w:hint="eastAsia"/>
                <w:sz w:val="18"/>
                <w:szCs w:val="21"/>
              </w:rPr>
              <w:t>)</w:t>
            </w:r>
          </w:p>
        </w:tc>
        <w:tc>
          <w:tcPr>
            <w:tcW w:w="8264" w:type="dxa"/>
            <w:tcBorders>
              <w:top w:val="single" w:sz="4" w:space="0" w:color="auto"/>
              <w:left w:val="single" w:sz="4" w:space="0" w:color="auto"/>
              <w:bottom w:val="single" w:sz="4" w:space="0" w:color="auto"/>
              <w:right w:val="single" w:sz="4" w:space="0" w:color="auto"/>
            </w:tcBorders>
            <w:vAlign w:val="center"/>
          </w:tcPr>
          <w:p w14:paraId="584AA0CF" w14:textId="77777777" w:rsidR="007372FD" w:rsidRDefault="007372FD" w:rsidP="0015710E">
            <w:pPr>
              <w:adjustRightInd w:val="0"/>
              <w:snapToGrid w:val="0"/>
              <w:rPr>
                <w:rFonts w:eastAsia="方正宋刻本秀楷简体"/>
                <w:sz w:val="18"/>
                <w:szCs w:val="21"/>
              </w:rPr>
            </w:pPr>
            <w:r>
              <w:rPr>
                <w:rFonts w:eastAsia="方正宋刻本秀楷简体" w:hint="eastAsia"/>
                <w:sz w:val="18"/>
                <w:szCs w:val="21"/>
              </w:rPr>
              <w:t>代表一段时间范围内，</w:t>
            </w:r>
            <w:proofErr w:type="gramStart"/>
            <w:r>
              <w:rPr>
                <w:rFonts w:eastAsia="方正宋刻本秀楷简体" w:hint="eastAsia"/>
                <w:sz w:val="18"/>
                <w:szCs w:val="21"/>
              </w:rPr>
              <w:t>若腰</w:t>
            </w:r>
            <w:r>
              <w:rPr>
                <w:rFonts w:eastAsia="方正宋刻本秀楷简体" w:hint="eastAsia"/>
                <w:sz w:val="18"/>
                <w:szCs w:val="21"/>
              </w:rPr>
              <w:t>8</w:t>
            </w:r>
            <w:r>
              <w:rPr>
                <w:rFonts w:eastAsia="方正宋刻本秀楷简体" w:hint="eastAsia"/>
                <w:sz w:val="18"/>
                <w:szCs w:val="21"/>
              </w:rPr>
              <w:t>点</w:t>
            </w:r>
            <w:proofErr w:type="gramEnd"/>
            <w:r>
              <w:rPr>
                <w:rFonts w:eastAsia="方正宋刻本秀楷简体" w:hint="eastAsia"/>
                <w:sz w:val="18"/>
                <w:szCs w:val="21"/>
              </w:rPr>
              <w:t>到</w:t>
            </w:r>
            <w:r>
              <w:rPr>
                <w:rFonts w:eastAsia="方正宋刻本秀楷简体" w:hint="eastAsia"/>
                <w:sz w:val="18"/>
                <w:szCs w:val="21"/>
              </w:rPr>
              <w:t>12</w:t>
            </w:r>
            <w:r>
              <w:rPr>
                <w:rFonts w:eastAsia="方正宋刻本秀楷简体" w:hint="eastAsia"/>
                <w:sz w:val="18"/>
                <w:szCs w:val="21"/>
              </w:rPr>
              <w:t>点之间的每小时的</w:t>
            </w:r>
            <w:r>
              <w:rPr>
                <w:rFonts w:eastAsia="方正宋刻本秀楷简体" w:hint="eastAsia"/>
                <w:sz w:val="18"/>
                <w:szCs w:val="21"/>
              </w:rPr>
              <w:t>20</w:t>
            </w:r>
            <w:r>
              <w:rPr>
                <w:rFonts w:eastAsia="方正宋刻本秀楷简体" w:hint="eastAsia"/>
                <w:sz w:val="18"/>
                <w:szCs w:val="21"/>
              </w:rPr>
              <w:t>分都进行一项工作：</w:t>
            </w:r>
            <w:r>
              <w:rPr>
                <w:rFonts w:eastAsia="方正宋刻本秀楷简体" w:hint="eastAsia"/>
                <w:sz w:val="18"/>
                <w:szCs w:val="21"/>
              </w:rPr>
              <w:t>20 8-12 * * * command</w:t>
            </w:r>
          </w:p>
        </w:tc>
      </w:tr>
      <w:tr w:rsidR="007372FD" w14:paraId="4559597D" w14:textId="77777777" w:rsidTr="0015710E">
        <w:tc>
          <w:tcPr>
            <w:tcW w:w="976" w:type="dxa"/>
            <w:tcBorders>
              <w:top w:val="single" w:sz="4" w:space="0" w:color="auto"/>
              <w:left w:val="single" w:sz="4" w:space="0" w:color="auto"/>
              <w:bottom w:val="single" w:sz="4" w:space="0" w:color="auto"/>
              <w:right w:val="single" w:sz="4" w:space="0" w:color="auto"/>
            </w:tcBorders>
            <w:vAlign w:val="center"/>
          </w:tcPr>
          <w:p w14:paraId="4A9E93F9" w14:textId="77777777" w:rsidR="007372FD" w:rsidRDefault="007372FD" w:rsidP="0015710E">
            <w:pPr>
              <w:adjustRightInd w:val="0"/>
              <w:snapToGrid w:val="0"/>
              <w:rPr>
                <w:rFonts w:eastAsia="方正宋刻本秀楷简体"/>
                <w:sz w:val="18"/>
                <w:szCs w:val="21"/>
              </w:rPr>
            </w:pPr>
            <w:r>
              <w:rPr>
                <w:rFonts w:eastAsia="方正宋刻本秀楷简体" w:hint="eastAsia"/>
                <w:sz w:val="18"/>
                <w:szCs w:val="21"/>
              </w:rPr>
              <w:t>/n(</w:t>
            </w:r>
            <w:r>
              <w:rPr>
                <w:rFonts w:eastAsia="方正宋刻本秀楷简体" w:hint="eastAsia"/>
                <w:sz w:val="18"/>
                <w:szCs w:val="21"/>
              </w:rPr>
              <w:t>斜线</w:t>
            </w:r>
            <w:r>
              <w:rPr>
                <w:rFonts w:eastAsia="方正宋刻本秀楷简体" w:hint="eastAsia"/>
                <w:sz w:val="18"/>
                <w:szCs w:val="21"/>
              </w:rPr>
              <w:t>)</w:t>
            </w:r>
          </w:p>
        </w:tc>
        <w:tc>
          <w:tcPr>
            <w:tcW w:w="8264" w:type="dxa"/>
            <w:tcBorders>
              <w:top w:val="single" w:sz="4" w:space="0" w:color="auto"/>
              <w:left w:val="single" w:sz="4" w:space="0" w:color="auto"/>
              <w:bottom w:val="single" w:sz="4" w:space="0" w:color="auto"/>
              <w:right w:val="single" w:sz="4" w:space="0" w:color="auto"/>
            </w:tcBorders>
            <w:vAlign w:val="center"/>
          </w:tcPr>
          <w:p w14:paraId="409F9664" w14:textId="77777777" w:rsidR="007372FD" w:rsidRDefault="007372FD" w:rsidP="0015710E">
            <w:pPr>
              <w:adjustRightInd w:val="0"/>
              <w:snapToGrid w:val="0"/>
              <w:rPr>
                <w:rFonts w:eastAsia="方正宋刻本秀楷简体"/>
                <w:sz w:val="18"/>
                <w:szCs w:val="21"/>
              </w:rPr>
            </w:pPr>
            <w:r>
              <w:rPr>
                <w:rFonts w:eastAsia="方正宋刻本秀楷简体" w:hint="eastAsia"/>
                <w:sz w:val="18"/>
                <w:szCs w:val="21"/>
              </w:rPr>
              <w:t>那个</w:t>
            </w:r>
            <w:r>
              <w:rPr>
                <w:rFonts w:eastAsia="方正宋刻本秀楷简体" w:hint="eastAsia"/>
                <w:sz w:val="18"/>
                <w:szCs w:val="21"/>
              </w:rPr>
              <w:t>n</w:t>
            </w:r>
            <w:r>
              <w:rPr>
                <w:rFonts w:eastAsia="方正宋刻本秀楷简体" w:hint="eastAsia"/>
                <w:sz w:val="18"/>
                <w:szCs w:val="21"/>
              </w:rPr>
              <w:t>代表数字，亦即是『每隔</w:t>
            </w:r>
            <w:r>
              <w:rPr>
                <w:rFonts w:eastAsia="方正宋刻本秀楷简体" w:hint="eastAsia"/>
                <w:sz w:val="18"/>
                <w:szCs w:val="21"/>
              </w:rPr>
              <w:t>n</w:t>
            </w:r>
            <w:r>
              <w:rPr>
                <w:rFonts w:eastAsia="方正宋刻本秀楷简体" w:hint="eastAsia"/>
                <w:sz w:val="18"/>
                <w:szCs w:val="21"/>
              </w:rPr>
              <w:t>单位间隔』的意思，例如每五分钟进行一次，则：</w:t>
            </w:r>
            <w:r>
              <w:rPr>
                <w:rFonts w:eastAsia="方正宋刻本秀楷简体" w:hint="eastAsia"/>
                <w:sz w:val="18"/>
                <w:szCs w:val="21"/>
              </w:rPr>
              <w:t>*/5 * * * * command</w:t>
            </w:r>
            <w:r>
              <w:rPr>
                <w:rFonts w:eastAsia="方正宋刻本秀楷简体" w:hint="eastAsia"/>
                <w:sz w:val="18"/>
                <w:szCs w:val="21"/>
              </w:rPr>
              <w:br/>
            </w:r>
            <w:r>
              <w:rPr>
                <w:rFonts w:eastAsia="方正宋刻本秀楷简体" w:hint="eastAsia"/>
                <w:sz w:val="18"/>
                <w:szCs w:val="21"/>
              </w:rPr>
              <w:t>用</w:t>
            </w:r>
            <w:r>
              <w:rPr>
                <w:rFonts w:eastAsia="方正宋刻本秀楷简体" w:hint="eastAsia"/>
                <w:sz w:val="18"/>
                <w:szCs w:val="21"/>
              </w:rPr>
              <w:t>*</w:t>
            </w:r>
            <w:r>
              <w:rPr>
                <w:rFonts w:eastAsia="方正宋刻本秀楷简体" w:hint="eastAsia"/>
                <w:sz w:val="18"/>
                <w:szCs w:val="21"/>
              </w:rPr>
              <w:t>与</w:t>
            </w:r>
            <w:r>
              <w:rPr>
                <w:rFonts w:eastAsia="方正宋刻本秀楷简体" w:hint="eastAsia"/>
                <w:sz w:val="18"/>
                <w:szCs w:val="21"/>
              </w:rPr>
              <w:t>/5</w:t>
            </w:r>
            <w:r>
              <w:rPr>
                <w:rFonts w:eastAsia="方正宋刻本秀楷简体" w:hint="eastAsia"/>
                <w:sz w:val="18"/>
                <w:szCs w:val="21"/>
              </w:rPr>
              <w:t>搭配，也可以写成</w:t>
            </w:r>
            <w:r>
              <w:rPr>
                <w:rFonts w:eastAsia="方正宋刻本秀楷简体" w:hint="eastAsia"/>
                <w:sz w:val="18"/>
                <w:szCs w:val="21"/>
              </w:rPr>
              <w:t xml:space="preserve"> 0-59/5</w:t>
            </w:r>
          </w:p>
        </w:tc>
      </w:tr>
    </w:tbl>
    <w:p w14:paraId="0FCADE1D" w14:textId="77777777" w:rsidR="007372FD" w:rsidRDefault="007372FD" w:rsidP="007372FD">
      <w:pPr>
        <w:adjustRightInd w:val="0"/>
        <w:snapToGrid w:val="0"/>
        <w:rPr>
          <w:sz w:val="22"/>
          <w:szCs w:val="28"/>
        </w:rPr>
      </w:pPr>
      <w:r>
        <w:rPr>
          <w:rFonts w:eastAsia="方正宋刻本秀楷简体" w:hint="eastAsia"/>
          <w:b/>
          <w:bCs/>
          <w:sz w:val="28"/>
          <w:szCs w:val="36"/>
        </w:rPr>
        <w:t>/</w:t>
      </w:r>
      <w:proofErr w:type="spellStart"/>
      <w:r>
        <w:rPr>
          <w:rFonts w:eastAsia="方正宋刻本秀楷简体" w:hint="eastAsia"/>
          <w:b/>
          <w:bCs/>
          <w:sz w:val="28"/>
          <w:szCs w:val="36"/>
        </w:rPr>
        <w:t>etc</w:t>
      </w:r>
      <w:proofErr w:type="spellEnd"/>
      <w:r>
        <w:rPr>
          <w:rFonts w:eastAsia="方正宋刻本秀楷简体" w:hint="eastAsia"/>
          <w:b/>
          <w:bCs/>
          <w:sz w:val="28"/>
          <w:szCs w:val="36"/>
        </w:rPr>
        <w:t>/crontab</w:t>
      </w:r>
      <w:r>
        <w:rPr>
          <w:rFonts w:eastAsia="方正宋刻本秀楷简体" w:hint="eastAsia"/>
          <w:b/>
          <w:bCs/>
          <w:sz w:val="18"/>
          <w:szCs w:val="21"/>
        </w:rPr>
        <w:tab/>
      </w:r>
      <w:r>
        <w:rPr>
          <w:rFonts w:eastAsia="方正宋刻本秀楷简体" w:hint="eastAsia"/>
          <w:sz w:val="18"/>
          <w:szCs w:val="21"/>
        </w:rPr>
        <w:tab/>
        <w:t>MAILTO</w:t>
      </w:r>
      <w:r>
        <w:rPr>
          <w:rFonts w:eastAsia="方正宋刻本秀楷简体" w:hint="eastAsia"/>
          <w:sz w:val="18"/>
          <w:szCs w:val="21"/>
        </w:rPr>
        <w:t>可发送邮箱到</w:t>
      </w:r>
      <w:r>
        <w:rPr>
          <w:rFonts w:eastAsia="方正宋刻本秀楷简体" w:hint="eastAsia"/>
          <w:sz w:val="18"/>
          <w:szCs w:val="21"/>
        </w:rPr>
        <w:t>893904875@qq.com</w:t>
      </w:r>
      <w:r>
        <w:rPr>
          <w:rFonts w:eastAsia="方正宋刻本秀楷简体" w:hint="eastAsia"/>
          <w:sz w:val="18"/>
          <w:szCs w:val="21"/>
        </w:rPr>
        <w:t>等（如未找到</w:t>
      </w:r>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/bin/</w:t>
      </w:r>
      <w:proofErr w:type="spellStart"/>
      <w:r>
        <w:rPr>
          <w:rFonts w:eastAsia="方正宋刻本秀楷简体" w:hint="eastAsia"/>
          <w:sz w:val="18"/>
          <w:szCs w:val="21"/>
        </w:rPr>
        <w:t>sendmail</w:t>
      </w:r>
      <w:proofErr w:type="spellEnd"/>
      <w:r>
        <w:rPr>
          <w:rFonts w:eastAsia="方正宋刻本秀楷简体" w:hint="eastAsia"/>
          <w:sz w:val="18"/>
          <w:szCs w:val="21"/>
        </w:rPr>
        <w:t>,</w:t>
      </w:r>
      <w:r>
        <w:rPr>
          <w:rFonts w:eastAsia="方正宋刻本秀楷简体" w:hint="eastAsia"/>
          <w:sz w:val="18"/>
          <w:szCs w:val="21"/>
        </w:rPr>
        <w:t>就需要</w:t>
      </w:r>
      <w:r>
        <w:rPr>
          <w:rFonts w:eastAsia="方正宋刻本秀楷简体" w:hint="eastAsia"/>
          <w:sz w:val="18"/>
          <w:szCs w:val="21"/>
        </w:rPr>
        <w:t>SMTP</w:t>
      </w:r>
      <w:r>
        <w:rPr>
          <w:rFonts w:eastAsia="方正宋刻本秀楷简体" w:hint="eastAsia"/>
          <w:sz w:val="18"/>
          <w:szCs w:val="21"/>
        </w:rPr>
        <w:t>服务）</w:t>
      </w:r>
    </w:p>
    <w:p w14:paraId="74B7BFDF"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 xml:space="preserve">* * * * *  </w:t>
      </w:r>
      <w:r>
        <w:rPr>
          <w:rFonts w:eastAsia="方正宋刻本秀楷简体" w:hint="eastAsia"/>
          <w:b/>
          <w:bCs/>
          <w:sz w:val="18"/>
          <w:szCs w:val="21"/>
        </w:rPr>
        <w:t xml:space="preserve">user-name  </w:t>
      </w:r>
      <w:r>
        <w:rPr>
          <w:rFonts w:eastAsia="方正宋刻本秀楷简体" w:hint="eastAsia"/>
          <w:sz w:val="18"/>
          <w:szCs w:val="21"/>
        </w:rPr>
        <w:t xml:space="preserve">command to be executed </w:t>
      </w:r>
      <w:r>
        <w:rPr>
          <w:rFonts w:eastAsia="方正宋刻本秀楷简体" w:hint="eastAsia"/>
          <w:sz w:val="18"/>
          <w:szCs w:val="21"/>
        </w:rPr>
        <w:t>需要先指定执行者</w:t>
      </w:r>
    </w:p>
    <w:p w14:paraId="4848B6D6" w14:textId="77777777" w:rsidR="007372FD" w:rsidRDefault="007372FD" w:rsidP="007372FD">
      <w:pPr>
        <w:adjustRightInd w:val="0"/>
        <w:snapToGrid w:val="0"/>
        <w:rPr>
          <w:rFonts w:eastAsia="方正宋刻本秀楷简体"/>
          <w:sz w:val="18"/>
          <w:szCs w:val="21"/>
        </w:rPr>
      </w:pPr>
    </w:p>
    <w:p w14:paraId="289B0E14"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执行脚本</w:t>
      </w:r>
    </w:p>
    <w:p w14:paraId="5F77E30A" w14:textId="77777777" w:rsidR="007372FD" w:rsidRDefault="007372FD" w:rsidP="007372FD">
      <w:pPr>
        <w:tabs>
          <w:tab w:val="left" w:pos="2718"/>
        </w:tabs>
        <w:adjustRightInd w:val="0"/>
        <w:snapToGrid w:val="0"/>
        <w:rPr>
          <w:rFonts w:eastAsia="方正宋刻本秀楷简体"/>
          <w:sz w:val="18"/>
          <w:szCs w:val="21"/>
        </w:rPr>
      </w:pPr>
      <w:r>
        <w:rPr>
          <w:rFonts w:eastAsia="方正宋刻本秀楷简体" w:hint="eastAsia"/>
          <w:sz w:val="18"/>
          <w:szCs w:val="21"/>
        </w:rPr>
        <w:t>系统</w:t>
      </w:r>
      <w:r>
        <w:rPr>
          <w:rFonts w:eastAsia="方正宋刻本秀楷简体" w:hint="eastAsia"/>
          <w:sz w:val="18"/>
          <w:szCs w:val="21"/>
        </w:rPr>
        <w:tab/>
      </w:r>
      <w:r>
        <w:rPr>
          <w:rFonts w:eastAsia="方正宋刻本秀楷简体" w:hint="eastAsia"/>
          <w:sz w:val="18"/>
          <w:szCs w:val="21"/>
        </w:rPr>
        <w:t>个人</w:t>
      </w:r>
    </w:p>
    <w:p w14:paraId="154DE54E"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ab/>
        <w:t xml:space="preserve"> </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/crontab</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 xml:space="preserve"> </w:t>
      </w:r>
      <w:r>
        <w:rPr>
          <w:rFonts w:eastAsia="方正宋刻本秀楷简体"/>
          <w:sz w:val="18"/>
          <w:szCs w:val="21"/>
        </w:rPr>
        <w:t>/var/spool/</w:t>
      </w:r>
      <w:proofErr w:type="spellStart"/>
      <w:r>
        <w:rPr>
          <w:rFonts w:eastAsia="方正宋刻本秀楷简体"/>
          <w:sz w:val="18"/>
          <w:szCs w:val="21"/>
        </w:rPr>
        <w:t>cron</w:t>
      </w:r>
      <w:proofErr w:type="spellEnd"/>
      <w:r>
        <w:rPr>
          <w:rFonts w:eastAsia="方正宋刻本秀楷简体"/>
          <w:sz w:val="18"/>
          <w:szCs w:val="21"/>
        </w:rPr>
        <w:t>/*</w:t>
      </w:r>
      <w:r>
        <w:rPr>
          <w:rFonts w:eastAsia="方正宋刻本秀楷简体" w:hint="eastAsia"/>
          <w:sz w:val="18"/>
          <w:szCs w:val="21"/>
        </w:rPr>
        <w:t xml:space="preserve"> </w:t>
      </w:r>
    </w:p>
    <w:p w14:paraId="68629FAD" w14:textId="77777777" w:rsidR="007372FD" w:rsidRDefault="007372FD" w:rsidP="007372FD">
      <w:pPr>
        <w:adjustRightInd w:val="0"/>
        <w:snapToGrid w:val="0"/>
        <w:rPr>
          <w:rFonts w:eastAsia="方正宋刻本秀楷简体"/>
          <w:sz w:val="18"/>
          <w:szCs w:val="21"/>
        </w:rPr>
      </w:pPr>
      <w:r>
        <w:rPr>
          <w:rFonts w:eastAsia="方正宋刻本秀楷简体"/>
          <w:sz w:val="18"/>
          <w:szCs w:val="21"/>
        </w:rPr>
        <w:br/>
      </w:r>
      <w:r>
        <w:rPr>
          <w:rFonts w:eastAsia="方正宋刻本秀楷简体" w:hint="eastAsia"/>
          <w:sz w:val="18"/>
          <w:szCs w:val="21"/>
        </w:rPr>
        <w:t></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b/>
          <w:bCs/>
          <w:sz w:val="18"/>
          <w:szCs w:val="21"/>
        </w:rPr>
        <w:t>/</w:t>
      </w:r>
      <w:proofErr w:type="spellStart"/>
      <w:r>
        <w:rPr>
          <w:rFonts w:eastAsia="方正宋刻本秀楷简体"/>
          <w:b/>
          <w:bCs/>
          <w:sz w:val="18"/>
          <w:szCs w:val="21"/>
        </w:rPr>
        <w:t>etc</w:t>
      </w:r>
      <w:proofErr w:type="spellEnd"/>
      <w:r>
        <w:rPr>
          <w:rFonts w:eastAsia="方正宋刻本秀楷简体"/>
          <w:b/>
          <w:bCs/>
          <w:sz w:val="18"/>
          <w:szCs w:val="21"/>
        </w:rPr>
        <w:t>/</w:t>
      </w:r>
      <w:proofErr w:type="spellStart"/>
      <w:r>
        <w:rPr>
          <w:rFonts w:eastAsia="方正宋刻本秀楷简体"/>
          <w:b/>
          <w:bCs/>
          <w:sz w:val="18"/>
          <w:szCs w:val="21"/>
        </w:rPr>
        <w:t>cron.d</w:t>
      </w:r>
      <w:proofErr w:type="spellEnd"/>
      <w:r>
        <w:rPr>
          <w:rFonts w:eastAsia="方正宋刻本秀楷简体"/>
          <w:b/>
          <w:bCs/>
          <w:sz w:val="18"/>
          <w:szCs w:val="21"/>
        </w:rPr>
        <w:t>/*</w:t>
      </w:r>
      <w:r>
        <w:rPr>
          <w:rFonts w:eastAsia="方正宋刻本秀楷简体" w:hint="eastAsia"/>
          <w:b/>
          <w:bCs/>
          <w:sz w:val="18"/>
          <w:szCs w:val="21"/>
        </w:rPr>
        <w:tab/>
        <w:t>#</w:t>
      </w:r>
      <w:r>
        <w:rPr>
          <w:rFonts w:eastAsia="方正宋刻本秀楷简体" w:hint="eastAsia"/>
          <w:b/>
          <w:bCs/>
          <w:sz w:val="18"/>
          <w:szCs w:val="21"/>
        </w:rPr>
        <w:t>可在此目录下自定义自己脚本的例行性工作配置文件</w:t>
      </w:r>
      <w:r>
        <w:rPr>
          <w:rFonts w:eastAsia="方正宋刻本秀楷简体"/>
          <w:b/>
          <w:bCs/>
          <w:sz w:val="18"/>
          <w:szCs w:val="21"/>
        </w:rPr>
        <w:br/>
      </w:r>
      <w:r>
        <w:rPr>
          <w:rFonts w:eastAsia="方正宋刻本秀楷简体" w:hint="eastAsia"/>
          <w:sz w:val="18"/>
          <w:szCs w:val="21"/>
        </w:rPr>
        <w:t></w:t>
      </w:r>
      <w:r>
        <w:rPr>
          <w:rFonts w:eastAsia="方正宋刻本秀楷简体" w:hint="eastAsia"/>
          <w:sz w:val="18"/>
          <w:szCs w:val="21"/>
        </w:rPr>
        <w:tab/>
      </w:r>
      <w:r>
        <w:rPr>
          <w:rFonts w:eastAsia="方正宋刻本秀楷简体"/>
          <w:sz w:val="18"/>
          <w:szCs w:val="21"/>
        </w:rPr>
        <w:t>-</w:t>
      </w:r>
      <w:proofErr w:type="spellStart"/>
      <w:r>
        <w:rPr>
          <w:rFonts w:eastAsia="方正宋刻本秀楷简体"/>
          <w:sz w:val="18"/>
          <w:szCs w:val="21"/>
        </w:rPr>
        <w:t>rw</w:t>
      </w:r>
      <w:proofErr w:type="spellEnd"/>
      <w:r>
        <w:rPr>
          <w:rFonts w:eastAsia="方正宋刻本秀楷简体"/>
          <w:sz w:val="18"/>
          <w:szCs w:val="21"/>
        </w:rPr>
        <w:t>-r--r--. 1</w:t>
      </w:r>
      <w:proofErr w:type="gramStart"/>
      <w:r>
        <w:rPr>
          <w:rFonts w:eastAsia="方正宋刻本秀楷简体"/>
          <w:sz w:val="18"/>
          <w:szCs w:val="21"/>
        </w:rPr>
        <w:t xml:space="preserve"> root </w:t>
      </w:r>
      <w:proofErr w:type="spellStart"/>
      <w:r>
        <w:rPr>
          <w:rFonts w:eastAsia="方正宋刻本秀楷简体"/>
          <w:sz w:val="18"/>
          <w:szCs w:val="21"/>
        </w:rPr>
        <w:t>root</w:t>
      </w:r>
      <w:proofErr w:type="spellEnd"/>
      <w:proofErr w:type="gramEnd"/>
      <w:r>
        <w:rPr>
          <w:rFonts w:eastAsia="方正宋刻本秀楷简体"/>
          <w:sz w:val="18"/>
          <w:szCs w:val="21"/>
        </w:rPr>
        <w:t xml:space="preserve"> 128 Jul 30 2014 0hourly</w:t>
      </w:r>
      <w:r>
        <w:rPr>
          <w:rFonts w:eastAsia="方正宋刻本秀楷简体"/>
          <w:sz w:val="18"/>
          <w:szCs w:val="21"/>
        </w:rPr>
        <w:br/>
      </w:r>
      <w:r>
        <w:rPr>
          <w:rFonts w:eastAsia="方正宋刻本秀楷简体" w:hint="eastAsia"/>
          <w:sz w:val="18"/>
          <w:szCs w:val="21"/>
        </w:rPr>
        <w:tab/>
      </w:r>
      <w:r>
        <w:rPr>
          <w:rFonts w:eastAsia="方正宋刻本秀楷简体" w:hint="eastAsia"/>
          <w:sz w:val="18"/>
          <w:szCs w:val="21"/>
        </w:rPr>
        <w:t>……</w:t>
      </w:r>
    </w:p>
    <w:p w14:paraId="2A948E7C"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ab/>
        <w:t>c</w:t>
      </w:r>
      <w:r>
        <w:rPr>
          <w:rFonts w:eastAsia="方正宋刻本秀楷简体"/>
          <w:sz w:val="18"/>
          <w:szCs w:val="21"/>
        </w:rPr>
        <w:t>at</w:t>
      </w:r>
      <w:r>
        <w:rPr>
          <w:rFonts w:eastAsia="方正宋刻本秀楷简体"/>
          <w:b/>
          <w:bCs/>
          <w:sz w:val="18"/>
          <w:szCs w:val="21"/>
        </w:rPr>
        <w:t xml:space="preserve"> /</w:t>
      </w:r>
      <w:proofErr w:type="spellStart"/>
      <w:r>
        <w:rPr>
          <w:rFonts w:eastAsia="方正宋刻本秀楷简体"/>
          <w:b/>
          <w:bCs/>
          <w:sz w:val="18"/>
          <w:szCs w:val="21"/>
        </w:rPr>
        <w:t>etc</w:t>
      </w:r>
      <w:proofErr w:type="spellEnd"/>
      <w:r>
        <w:rPr>
          <w:rFonts w:eastAsia="方正宋刻本秀楷简体"/>
          <w:b/>
          <w:bCs/>
          <w:sz w:val="18"/>
          <w:szCs w:val="21"/>
        </w:rPr>
        <w:t>/</w:t>
      </w:r>
      <w:proofErr w:type="spellStart"/>
      <w:r>
        <w:rPr>
          <w:rFonts w:eastAsia="方正宋刻本秀楷简体"/>
          <w:b/>
          <w:bCs/>
          <w:sz w:val="18"/>
          <w:szCs w:val="21"/>
        </w:rPr>
        <w:t>cron.d</w:t>
      </w:r>
      <w:proofErr w:type="spellEnd"/>
      <w:r>
        <w:rPr>
          <w:rFonts w:eastAsia="方正宋刻本秀楷简体"/>
          <w:b/>
          <w:bCs/>
          <w:sz w:val="18"/>
          <w:szCs w:val="21"/>
        </w:rPr>
        <w:t>/0hourly</w:t>
      </w:r>
      <w:r>
        <w:rPr>
          <w:rFonts w:eastAsia="方正宋刻本秀楷简体"/>
          <w:sz w:val="18"/>
          <w:szCs w:val="21"/>
        </w:rPr>
        <w:br/>
      </w:r>
      <w:r>
        <w:rPr>
          <w:rFonts w:eastAsia="方正宋刻本秀楷简体" w:hint="eastAsia"/>
          <w:sz w:val="18"/>
          <w:szCs w:val="21"/>
        </w:rPr>
        <w:tab/>
      </w:r>
      <w:r>
        <w:rPr>
          <w:rFonts w:eastAsia="方正宋刻本秀楷简体"/>
          <w:sz w:val="18"/>
          <w:szCs w:val="21"/>
        </w:rPr>
        <w:t># Run the hourly jobs</w:t>
      </w:r>
      <w:r>
        <w:rPr>
          <w:rFonts w:eastAsia="方正宋刻本秀楷简体"/>
          <w:sz w:val="18"/>
          <w:szCs w:val="21"/>
        </w:rPr>
        <w:br/>
      </w:r>
      <w:r>
        <w:rPr>
          <w:rFonts w:eastAsia="方正宋刻本秀楷简体" w:hint="eastAsia"/>
          <w:sz w:val="18"/>
          <w:szCs w:val="21"/>
        </w:rPr>
        <w:tab/>
      </w:r>
      <w:r>
        <w:rPr>
          <w:rFonts w:eastAsia="方正宋刻本秀楷简体"/>
          <w:sz w:val="18"/>
          <w:szCs w:val="21"/>
        </w:rPr>
        <w:t>SHELL=/bin/bash</w:t>
      </w:r>
      <w:r>
        <w:rPr>
          <w:rFonts w:eastAsia="方正宋刻本秀楷简体"/>
          <w:sz w:val="18"/>
          <w:szCs w:val="21"/>
        </w:rPr>
        <w:br/>
      </w:r>
      <w:r>
        <w:rPr>
          <w:rFonts w:eastAsia="方正宋刻本秀楷简体" w:hint="eastAsia"/>
          <w:sz w:val="18"/>
          <w:szCs w:val="21"/>
        </w:rPr>
        <w:tab/>
      </w:r>
      <w:r>
        <w:rPr>
          <w:rFonts w:eastAsia="方正宋刻本秀楷简体"/>
          <w:sz w:val="18"/>
          <w:szCs w:val="21"/>
        </w:rPr>
        <w:t>PATH=/</w:t>
      </w:r>
      <w:proofErr w:type="spellStart"/>
      <w:r>
        <w:rPr>
          <w:rFonts w:eastAsia="方正宋刻本秀楷简体"/>
          <w:sz w:val="18"/>
          <w:szCs w:val="21"/>
        </w:rPr>
        <w:t>sbin</w:t>
      </w:r>
      <w:proofErr w:type="spellEnd"/>
      <w:r>
        <w:rPr>
          <w:rFonts w:eastAsia="方正宋刻本秀楷简体"/>
          <w:sz w:val="18"/>
          <w:szCs w:val="21"/>
        </w:rPr>
        <w:t>:/bin:/</w:t>
      </w:r>
      <w:proofErr w:type="spellStart"/>
      <w:r>
        <w:rPr>
          <w:rFonts w:eastAsia="方正宋刻本秀楷简体"/>
          <w:sz w:val="18"/>
          <w:szCs w:val="21"/>
        </w:rPr>
        <w:t>usr</w:t>
      </w:r>
      <w:proofErr w:type="spellEnd"/>
      <w:r>
        <w:rPr>
          <w:rFonts w:eastAsia="方正宋刻本秀楷简体"/>
          <w:sz w:val="18"/>
          <w:szCs w:val="21"/>
        </w:rPr>
        <w:t>/</w:t>
      </w:r>
      <w:proofErr w:type="spellStart"/>
      <w:r>
        <w:rPr>
          <w:rFonts w:eastAsia="方正宋刻本秀楷简体"/>
          <w:sz w:val="18"/>
          <w:szCs w:val="21"/>
        </w:rPr>
        <w:t>sbin</w:t>
      </w:r>
      <w:proofErr w:type="spellEnd"/>
      <w:r>
        <w:rPr>
          <w:rFonts w:eastAsia="方正宋刻本秀楷简体"/>
          <w:sz w:val="18"/>
          <w:szCs w:val="21"/>
        </w:rPr>
        <w:t>:/</w:t>
      </w:r>
      <w:proofErr w:type="spellStart"/>
      <w:r>
        <w:rPr>
          <w:rFonts w:eastAsia="方正宋刻本秀楷简体"/>
          <w:sz w:val="18"/>
          <w:szCs w:val="21"/>
        </w:rPr>
        <w:t>usr</w:t>
      </w:r>
      <w:proofErr w:type="spellEnd"/>
      <w:r>
        <w:rPr>
          <w:rFonts w:eastAsia="方正宋刻本秀楷简体"/>
          <w:sz w:val="18"/>
          <w:szCs w:val="21"/>
        </w:rPr>
        <w:t>/bin</w:t>
      </w:r>
      <w:r>
        <w:rPr>
          <w:rFonts w:eastAsia="方正宋刻本秀楷简体"/>
          <w:sz w:val="18"/>
          <w:szCs w:val="21"/>
        </w:rPr>
        <w:br/>
      </w:r>
      <w:r>
        <w:rPr>
          <w:rFonts w:eastAsia="方正宋刻本秀楷简体" w:hint="eastAsia"/>
          <w:sz w:val="18"/>
          <w:szCs w:val="21"/>
        </w:rPr>
        <w:tab/>
      </w:r>
      <w:r>
        <w:rPr>
          <w:rFonts w:eastAsia="方正宋刻本秀楷简体"/>
          <w:sz w:val="18"/>
          <w:szCs w:val="21"/>
        </w:rPr>
        <w:t>MAILTO=root</w:t>
      </w:r>
      <w:r>
        <w:rPr>
          <w:rFonts w:eastAsia="方正宋刻本秀楷简体"/>
          <w:sz w:val="18"/>
          <w:szCs w:val="21"/>
        </w:rPr>
        <w:br/>
      </w:r>
      <w:r>
        <w:rPr>
          <w:rFonts w:eastAsia="方正宋刻本秀楷简体" w:hint="eastAsia"/>
          <w:sz w:val="18"/>
          <w:szCs w:val="21"/>
        </w:rPr>
        <w:tab/>
      </w:r>
      <w:r>
        <w:rPr>
          <w:rFonts w:eastAsia="方正宋刻本秀楷简体"/>
          <w:sz w:val="18"/>
          <w:szCs w:val="21"/>
        </w:rPr>
        <w:t>01 * * * * root run-parts</w:t>
      </w:r>
      <w:r>
        <w:rPr>
          <w:rFonts w:eastAsia="方正宋刻本秀楷简体"/>
          <w:b/>
          <w:bCs/>
          <w:sz w:val="18"/>
          <w:szCs w:val="21"/>
        </w:rPr>
        <w:t xml:space="preserve"> /</w:t>
      </w:r>
      <w:proofErr w:type="spellStart"/>
      <w:r>
        <w:rPr>
          <w:rFonts w:eastAsia="方正宋刻本秀楷简体"/>
          <w:b/>
          <w:bCs/>
          <w:sz w:val="18"/>
          <w:szCs w:val="21"/>
        </w:rPr>
        <w:t>etc</w:t>
      </w:r>
      <w:proofErr w:type="spellEnd"/>
      <w:r>
        <w:rPr>
          <w:rFonts w:eastAsia="方正宋刻本秀楷简体"/>
          <w:b/>
          <w:bCs/>
          <w:sz w:val="18"/>
          <w:szCs w:val="21"/>
        </w:rPr>
        <w:t>/</w:t>
      </w:r>
      <w:proofErr w:type="spellStart"/>
      <w:r>
        <w:rPr>
          <w:rFonts w:eastAsia="方正宋刻本秀楷简体"/>
          <w:b/>
          <w:bCs/>
          <w:sz w:val="18"/>
          <w:szCs w:val="21"/>
        </w:rPr>
        <w:t>cron.hourly</w:t>
      </w:r>
      <w:proofErr w:type="spellEnd"/>
      <w:r>
        <w:rPr>
          <w:rFonts w:eastAsia="方正宋刻本秀楷简体"/>
          <w:sz w:val="18"/>
          <w:szCs w:val="21"/>
        </w:rPr>
        <w:t xml:space="preserve"> </w:t>
      </w:r>
      <w:r>
        <w:rPr>
          <w:rFonts w:eastAsia="方正宋刻本秀楷简体" w:hint="eastAsia"/>
          <w:sz w:val="18"/>
          <w:szCs w:val="21"/>
        </w:rPr>
        <w:tab/>
      </w:r>
      <w:r>
        <w:rPr>
          <w:rFonts w:eastAsia="方正宋刻本秀楷简体" w:hint="eastAsia"/>
          <w:sz w:val="18"/>
          <w:szCs w:val="21"/>
        </w:rPr>
        <w:tab/>
        <w:t>#</w:t>
      </w:r>
      <w:r>
        <w:rPr>
          <w:rFonts w:eastAsia="方正宋刻本秀楷简体" w:hint="eastAsia"/>
          <w:sz w:val="18"/>
          <w:szCs w:val="21"/>
        </w:rPr>
        <w:t>同</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/crontab</w:t>
      </w:r>
    </w:p>
    <w:p w14:paraId="202AEE56" w14:textId="77777777" w:rsidR="007372FD" w:rsidRDefault="007372FD" w:rsidP="007372FD">
      <w:pPr>
        <w:adjustRightInd w:val="0"/>
        <w:snapToGrid w:val="0"/>
        <w:rPr>
          <w:rFonts w:eastAsia="方正宋刻本秀楷简体"/>
          <w:sz w:val="18"/>
          <w:szCs w:val="21"/>
        </w:rPr>
      </w:pPr>
    </w:p>
    <w:p w14:paraId="2A061111"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ab/>
      </w:r>
      <w:r>
        <w:rPr>
          <w:rFonts w:eastAsia="方正宋刻本秀楷简体"/>
          <w:sz w:val="18"/>
          <w:szCs w:val="21"/>
        </w:rPr>
        <w:t>run-parts</w:t>
      </w:r>
      <w:r>
        <w:rPr>
          <w:rFonts w:eastAsia="方正宋刻本秀楷简体" w:hint="eastAsia"/>
          <w:sz w:val="18"/>
          <w:szCs w:val="21"/>
        </w:rPr>
        <w:t>脚本会在大约</w:t>
      </w:r>
      <w:r>
        <w:rPr>
          <w:rFonts w:eastAsia="方正宋刻本秀楷简体"/>
          <w:sz w:val="18"/>
          <w:szCs w:val="21"/>
        </w:rPr>
        <w:t>5</w:t>
      </w:r>
      <w:r>
        <w:rPr>
          <w:rFonts w:eastAsia="方正宋刻本秀楷简体" w:hint="eastAsia"/>
          <w:sz w:val="18"/>
          <w:szCs w:val="21"/>
        </w:rPr>
        <w:t>分钟内随机选一个时间来执行</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hint="eastAsia"/>
          <w:sz w:val="18"/>
          <w:szCs w:val="21"/>
        </w:rPr>
        <w:t>目录内的所有执行文件</w:t>
      </w:r>
    </w:p>
    <w:p w14:paraId="45C97904"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在</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sz w:val="18"/>
          <w:szCs w:val="21"/>
        </w:rPr>
        <w:t>/</w:t>
      </w:r>
      <w:r>
        <w:rPr>
          <w:rFonts w:eastAsia="方正宋刻本秀楷简体" w:hint="eastAsia"/>
          <w:sz w:val="18"/>
          <w:szCs w:val="21"/>
        </w:rPr>
        <w:t>的文件，必须是能被直接执行的指令脚本，而不是分、时、日、月、周的设定值</w:t>
      </w:r>
      <w:r>
        <w:rPr>
          <w:rFonts w:eastAsia="方正宋刻本秀楷简体"/>
          <w:sz w:val="18"/>
          <w:szCs w:val="21"/>
        </w:rPr>
        <w:t xml:space="preserve"> </w:t>
      </w:r>
    </w:p>
    <w:p w14:paraId="5D345F00" w14:textId="77777777" w:rsidR="007372FD" w:rsidRDefault="007372FD" w:rsidP="007372FD">
      <w:pPr>
        <w:adjustRightInd w:val="0"/>
        <w:snapToGrid w:val="0"/>
        <w:rPr>
          <w:rFonts w:eastAsia="方正宋刻本秀楷简体"/>
          <w:sz w:val="18"/>
          <w:szCs w:val="21"/>
        </w:rPr>
      </w:pPr>
    </w:p>
    <w:p w14:paraId="3D2D66F4" w14:textId="77777777" w:rsidR="007372FD" w:rsidRDefault="007372FD" w:rsidP="007372FD">
      <w:pPr>
        <w:adjustRightInd w:val="0"/>
        <w:snapToGrid w:val="0"/>
        <w:rPr>
          <w:rFonts w:eastAsia="方正宋刻本秀楷简体"/>
          <w:sz w:val="18"/>
          <w:szCs w:val="21"/>
        </w:rPr>
      </w:pPr>
      <w:r>
        <w:rPr>
          <w:rFonts w:ascii="Times New Roman" w:hAnsi="Times New Roman" w:cs="Times New Roman" w:hint="eastAsia"/>
          <w:color w:val="252525"/>
          <w:sz w:val="28"/>
          <w:szCs w:val="28"/>
        </w:rPr>
        <w:tab/>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sz w:val="18"/>
          <w:szCs w:val="21"/>
        </w:rPr>
        <w:t>/</w:t>
      </w:r>
      <w:r>
        <w:rPr>
          <w:rFonts w:eastAsia="方正宋刻本秀楷简体" w:hint="eastAsia"/>
          <w:sz w:val="18"/>
          <w:szCs w:val="21"/>
        </w:rPr>
        <w:t>，</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cron.daily</w:t>
      </w:r>
      <w:proofErr w:type="spellEnd"/>
      <w:r>
        <w:rPr>
          <w:rFonts w:eastAsia="方正宋刻本秀楷简体"/>
          <w:sz w:val="18"/>
          <w:szCs w:val="21"/>
        </w:rPr>
        <w:t>/, /</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cron.weekly</w:t>
      </w:r>
      <w:proofErr w:type="spellEnd"/>
      <w:r>
        <w:rPr>
          <w:rFonts w:eastAsia="方正宋刻本秀楷简体"/>
          <w:sz w:val="18"/>
          <w:szCs w:val="21"/>
        </w:rPr>
        <w:t>/, /</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cron.monthly</w:t>
      </w:r>
      <w:proofErr w:type="spellEnd"/>
      <w:r>
        <w:rPr>
          <w:rFonts w:eastAsia="方正宋刻本秀楷简体"/>
          <w:sz w:val="18"/>
          <w:szCs w:val="21"/>
        </w:rPr>
        <w:t>/</w:t>
      </w:r>
      <w:r>
        <w:rPr>
          <w:rFonts w:eastAsia="方正宋刻本秀楷简体" w:hint="eastAsia"/>
          <w:sz w:val="18"/>
          <w:szCs w:val="21"/>
        </w:rPr>
        <w:t>后三者由</w:t>
      </w:r>
      <w:proofErr w:type="spellStart"/>
      <w:r>
        <w:rPr>
          <w:rFonts w:eastAsia="方正宋刻本秀楷简体"/>
          <w:sz w:val="18"/>
          <w:szCs w:val="21"/>
        </w:rPr>
        <w:t>anacron</w:t>
      </w:r>
      <w:proofErr w:type="spellEnd"/>
      <w:r>
        <w:rPr>
          <w:rFonts w:eastAsia="方正宋刻本秀楷简体" w:hint="eastAsia"/>
          <w:sz w:val="18"/>
          <w:szCs w:val="21"/>
        </w:rPr>
        <w:t>执行，</w:t>
      </w:r>
    </w:p>
    <w:p w14:paraId="11D38452"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ab/>
        <w:t xml:space="preserve"> </w:t>
      </w:r>
      <w:proofErr w:type="spellStart"/>
      <w:r>
        <w:rPr>
          <w:rFonts w:eastAsia="方正宋刻本秀楷简体"/>
          <w:sz w:val="18"/>
          <w:szCs w:val="21"/>
        </w:rPr>
        <w:t>anacron</w:t>
      </w:r>
      <w:proofErr w:type="spellEnd"/>
      <w:r>
        <w:rPr>
          <w:rFonts w:eastAsia="方正宋刻本秀楷简体" w:hint="eastAsia"/>
          <w:sz w:val="18"/>
          <w:szCs w:val="21"/>
        </w:rPr>
        <w:t>的执行方式则放在</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sz w:val="18"/>
          <w:szCs w:val="21"/>
        </w:rPr>
        <w:t xml:space="preserve">/0anacron </w:t>
      </w:r>
    </w:p>
    <w:p w14:paraId="7A8803EB" w14:textId="77777777" w:rsidR="007372FD" w:rsidRDefault="007372FD" w:rsidP="007372FD">
      <w:pPr>
        <w:adjustRightInd w:val="0"/>
        <w:snapToGrid w:val="0"/>
        <w:rPr>
          <w:rFonts w:eastAsia="方正宋刻本秀楷简体"/>
          <w:sz w:val="18"/>
          <w:szCs w:val="21"/>
        </w:rPr>
      </w:pPr>
    </w:p>
    <w:p w14:paraId="4F0B4F2C" w14:textId="77777777" w:rsidR="007372FD" w:rsidRDefault="007372FD" w:rsidP="007372FD">
      <w:pPr>
        <w:numPr>
          <w:ilvl w:val="0"/>
          <w:numId w:val="10"/>
        </w:numPr>
        <w:adjustRightInd w:val="0"/>
        <w:snapToGrid w:val="0"/>
        <w:rPr>
          <w:rFonts w:eastAsia="方正宋刻本秀楷简体"/>
          <w:sz w:val="18"/>
          <w:szCs w:val="21"/>
        </w:rPr>
      </w:pPr>
      <w:r>
        <w:rPr>
          <w:rFonts w:eastAsia="方正宋刻本秀楷简体" w:hint="eastAsia"/>
          <w:sz w:val="18"/>
          <w:szCs w:val="21"/>
        </w:rPr>
        <w:t>crontab -e</w:t>
      </w:r>
      <w:r>
        <w:rPr>
          <w:rFonts w:eastAsia="方正宋刻本秀楷简体" w:hint="eastAsia"/>
          <w:sz w:val="18"/>
          <w:szCs w:val="21"/>
        </w:rPr>
        <w:t>命令</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个人化的行为，别人不知道</w:t>
      </w:r>
    </w:p>
    <w:p w14:paraId="7FE92E1C" w14:textId="77777777" w:rsidR="007372FD" w:rsidRDefault="007372FD" w:rsidP="007372FD">
      <w:pPr>
        <w:numPr>
          <w:ilvl w:val="0"/>
          <w:numId w:val="10"/>
        </w:numPr>
        <w:adjustRightInd w:val="0"/>
        <w:snapToGrid w:val="0"/>
        <w:rPr>
          <w:rFonts w:eastAsia="方正宋刻本秀楷简体"/>
          <w:sz w:val="18"/>
          <w:szCs w:val="21"/>
        </w:rPr>
      </w:pP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r>
        <w:rPr>
          <w:rFonts w:eastAsia="方正宋刻本秀楷简体"/>
          <w:sz w:val="18"/>
          <w:szCs w:val="21"/>
        </w:rPr>
        <w:t>cron</w:t>
      </w:r>
      <w:r>
        <w:rPr>
          <w:rFonts w:eastAsia="方正宋刻本秀楷简体" w:hint="eastAsia"/>
          <w:sz w:val="18"/>
          <w:szCs w:val="21"/>
        </w:rPr>
        <w:t>tab</w:t>
      </w:r>
      <w:r>
        <w:rPr>
          <w:rFonts w:eastAsia="方正宋刻本秀楷简体" w:hint="eastAsia"/>
          <w:sz w:val="18"/>
          <w:szCs w:val="21"/>
        </w:rPr>
        <w:t>配置文件（大家都能读取）</w:t>
      </w:r>
      <w:r>
        <w:rPr>
          <w:rFonts w:eastAsia="方正宋刻本秀楷简体" w:hint="eastAsia"/>
          <w:sz w:val="18"/>
          <w:szCs w:val="21"/>
        </w:rPr>
        <w:tab/>
      </w:r>
      <w:r>
        <w:rPr>
          <w:rFonts w:eastAsia="方正宋刻本秀楷简体" w:hint="eastAsia"/>
          <w:sz w:val="18"/>
          <w:szCs w:val="21"/>
        </w:rPr>
        <w:t>系统维护管理，易追踪</w:t>
      </w:r>
    </w:p>
    <w:p w14:paraId="2F9AF44A" w14:textId="77777777" w:rsidR="007372FD" w:rsidRDefault="007372FD" w:rsidP="007372FD">
      <w:pPr>
        <w:numPr>
          <w:ilvl w:val="0"/>
          <w:numId w:val="10"/>
        </w:numPr>
        <w:adjustRightInd w:val="0"/>
        <w:snapToGrid w:val="0"/>
        <w:rPr>
          <w:rFonts w:eastAsia="方正宋刻本秀楷简体"/>
          <w:sz w:val="18"/>
          <w:szCs w:val="21"/>
        </w:rPr>
      </w:pP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cron.d</w:t>
      </w:r>
      <w:proofErr w:type="spellEnd"/>
      <w:r>
        <w:rPr>
          <w:rFonts w:eastAsia="方正宋刻本秀楷简体" w:hint="eastAsia"/>
          <w:sz w:val="18"/>
          <w:szCs w:val="21"/>
        </w:rPr>
        <w:t>/</w:t>
      </w:r>
      <w:proofErr w:type="spellStart"/>
      <w:r>
        <w:rPr>
          <w:rFonts w:eastAsia="方正宋刻本秀楷简体" w:hint="eastAsia"/>
          <w:sz w:val="18"/>
          <w:szCs w:val="21"/>
        </w:rPr>
        <w:t>diy.file</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自己的脚本、软件，全新的配置文件</w:t>
      </w:r>
      <w:r>
        <w:rPr>
          <w:rFonts w:eastAsia="方正宋刻本秀楷简体" w:hint="eastAsia"/>
          <w:sz w:val="18"/>
          <w:szCs w:val="21"/>
        </w:rPr>
        <w:br/>
        <w:t>4</w:t>
      </w:r>
      <w:r>
        <w:rPr>
          <w:rFonts w:eastAsia="方正宋刻本秀楷简体" w:hint="eastAsia"/>
          <w:sz w:val="18"/>
          <w:szCs w:val="21"/>
        </w:rPr>
        <w:t>、将指令放置到</w:t>
      </w:r>
      <w:r>
        <w:rPr>
          <w:rFonts w:eastAsia="方正宋刻本秀楷简体"/>
          <w:sz w:val="18"/>
          <w:szCs w:val="21"/>
        </w:rPr>
        <w:t>(</w:t>
      </w:r>
      <w:r>
        <w:rPr>
          <w:rFonts w:eastAsia="方正宋刻本秀楷简体" w:hint="eastAsia"/>
          <w:sz w:val="18"/>
          <w:szCs w:val="21"/>
        </w:rPr>
        <w:t>或链接到</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sz w:val="18"/>
          <w:szCs w:val="21"/>
        </w:rPr>
        <w:t xml:space="preserve">/ </w:t>
      </w:r>
      <w:r>
        <w:rPr>
          <w:rFonts w:eastAsia="方正宋刻本秀楷简体" w:hint="eastAsia"/>
          <w:sz w:val="18"/>
          <w:szCs w:val="21"/>
        </w:rPr>
        <w:t>目录下，则该指令就会被</w:t>
      </w:r>
      <w:proofErr w:type="spellStart"/>
      <w:r>
        <w:rPr>
          <w:rFonts w:eastAsia="方正宋刻本秀楷简体"/>
          <w:sz w:val="18"/>
          <w:szCs w:val="21"/>
        </w:rPr>
        <w:t>cron</w:t>
      </w:r>
      <w:r>
        <w:rPr>
          <w:rFonts w:eastAsia="方正宋刻本秀楷简体" w:hint="eastAsia"/>
          <w:sz w:val="18"/>
          <w:szCs w:val="21"/>
        </w:rPr>
        <w:t>ie</w:t>
      </w:r>
      <w:proofErr w:type="spellEnd"/>
      <w:r>
        <w:rPr>
          <w:rFonts w:eastAsia="方正宋刻本秀楷简体" w:hint="eastAsia"/>
          <w:sz w:val="18"/>
          <w:szCs w:val="21"/>
        </w:rPr>
        <w:t>在每小时的</w:t>
      </w:r>
      <w:r>
        <w:rPr>
          <w:rFonts w:eastAsia="方正宋刻本秀楷简体"/>
          <w:sz w:val="18"/>
          <w:szCs w:val="21"/>
        </w:rPr>
        <w:t>1</w:t>
      </w:r>
      <w:r>
        <w:rPr>
          <w:rFonts w:eastAsia="方正宋刻本秀楷简体" w:hint="eastAsia"/>
          <w:sz w:val="18"/>
          <w:szCs w:val="21"/>
        </w:rPr>
        <w:t>分开始后的</w:t>
      </w:r>
      <w:r>
        <w:rPr>
          <w:rFonts w:eastAsia="方正宋刻本秀楷简体"/>
          <w:sz w:val="18"/>
          <w:szCs w:val="21"/>
        </w:rPr>
        <w:t>5</w:t>
      </w:r>
      <w:r>
        <w:rPr>
          <w:rFonts w:eastAsia="方正宋刻本秀楷简体" w:hint="eastAsia"/>
          <w:sz w:val="18"/>
          <w:szCs w:val="21"/>
        </w:rPr>
        <w:t>分钟内，随机取一个时间点来执行</w:t>
      </w:r>
    </w:p>
    <w:p w14:paraId="669A8822" w14:textId="77777777" w:rsidR="007372FD" w:rsidRDefault="007372FD" w:rsidP="007372FD">
      <w:pPr>
        <w:adjustRightInd w:val="0"/>
        <w:snapToGrid w:val="0"/>
        <w:rPr>
          <w:rFonts w:eastAsia="方正宋刻本秀楷简体"/>
          <w:b/>
          <w:bCs/>
          <w:sz w:val="28"/>
          <w:szCs w:val="36"/>
        </w:rPr>
      </w:pPr>
      <w:r>
        <w:rPr>
          <w:rFonts w:eastAsia="方正宋刻本秀楷简体" w:hint="eastAsia"/>
          <w:sz w:val="16"/>
          <w:szCs w:val="20"/>
        </w:rPr>
        <w:br w:type="page"/>
      </w:r>
      <w:proofErr w:type="spellStart"/>
      <w:r>
        <w:rPr>
          <w:rFonts w:eastAsia="方正宋刻本秀楷简体" w:hint="eastAsia"/>
          <w:b/>
          <w:bCs/>
          <w:sz w:val="28"/>
          <w:szCs w:val="36"/>
        </w:rPr>
        <w:lastRenderedPageBreak/>
        <w:t>anacron</w:t>
      </w:r>
      <w:proofErr w:type="spellEnd"/>
    </w:p>
    <w:p w14:paraId="5165649B" w14:textId="77777777" w:rsidR="007372FD" w:rsidRDefault="007372FD" w:rsidP="007372FD">
      <w:pPr>
        <w:jc w:val="left"/>
        <w:rPr>
          <w:rFonts w:eastAsia="方正宋刻本秀楷简体"/>
          <w:sz w:val="16"/>
          <w:szCs w:val="20"/>
        </w:rPr>
        <w:sectPr w:rsidR="007372FD">
          <w:type w:val="continuous"/>
          <w:pgSz w:w="11906" w:h="16838"/>
          <w:pgMar w:top="1440" w:right="1800" w:bottom="1440" w:left="1800" w:header="851" w:footer="992" w:gutter="0"/>
          <w:cols w:space="720"/>
          <w:docGrid w:type="lines" w:linePitch="312"/>
        </w:sectPr>
      </w:pPr>
      <w:r>
        <w:rPr>
          <w:rFonts w:eastAsia="方正宋刻本秀楷简体" w:hint="eastAsia"/>
          <w:sz w:val="16"/>
          <w:szCs w:val="20"/>
        </w:rPr>
        <w:tab/>
      </w:r>
    </w:p>
    <w:p w14:paraId="39D1697F" w14:textId="77777777" w:rsidR="007372FD" w:rsidRDefault="007372FD" w:rsidP="007372FD">
      <w:pPr>
        <w:jc w:val="left"/>
        <w:rPr>
          <w:rFonts w:eastAsia="方正宋刻本秀楷简体"/>
          <w:b/>
          <w:bCs/>
          <w:sz w:val="18"/>
          <w:szCs w:val="21"/>
        </w:rPr>
      </w:pPr>
      <w:r>
        <w:rPr>
          <w:rFonts w:eastAsia="方正宋刻本秀楷简体" w:hint="eastAsia"/>
          <w:sz w:val="18"/>
          <w:szCs w:val="21"/>
        </w:rPr>
        <w:t>cat</w:t>
      </w:r>
      <w:r>
        <w:rPr>
          <w:rFonts w:eastAsia="方正宋刻本秀楷简体" w:hint="eastAsia"/>
          <w:b/>
          <w:bCs/>
          <w:sz w:val="18"/>
          <w:szCs w:val="21"/>
        </w:rPr>
        <w:t xml:space="preserve"> /</w:t>
      </w:r>
      <w:proofErr w:type="spellStart"/>
      <w:r>
        <w:rPr>
          <w:rFonts w:eastAsia="方正宋刻本秀楷简体" w:hint="eastAsia"/>
          <w:b/>
          <w:bCs/>
          <w:sz w:val="18"/>
          <w:szCs w:val="21"/>
        </w:rPr>
        <w:t>etc</w:t>
      </w:r>
      <w:proofErr w:type="spellEnd"/>
      <w:r>
        <w:rPr>
          <w:rFonts w:eastAsia="方正宋刻本秀楷简体" w:hint="eastAsia"/>
          <w:b/>
          <w:bCs/>
          <w:sz w:val="18"/>
          <w:szCs w:val="21"/>
        </w:rPr>
        <w:t>/</w:t>
      </w:r>
      <w:proofErr w:type="spellStart"/>
      <w:r>
        <w:rPr>
          <w:rFonts w:eastAsia="方正宋刻本秀楷简体" w:hint="eastAsia"/>
          <w:b/>
          <w:bCs/>
          <w:sz w:val="18"/>
          <w:szCs w:val="21"/>
        </w:rPr>
        <w:t>cron.hourly</w:t>
      </w:r>
      <w:proofErr w:type="spellEnd"/>
      <w:r>
        <w:rPr>
          <w:rFonts w:eastAsia="方正宋刻本秀楷简体" w:hint="eastAsia"/>
          <w:b/>
          <w:bCs/>
          <w:sz w:val="18"/>
          <w:szCs w:val="21"/>
        </w:rPr>
        <w:t>/0anacron</w:t>
      </w:r>
    </w:p>
    <w:p w14:paraId="31C90926" w14:textId="77777777" w:rsidR="007372FD" w:rsidRDefault="007372FD" w:rsidP="007372FD">
      <w:pPr>
        <w:jc w:val="left"/>
        <w:rPr>
          <w:rFonts w:eastAsia="方正宋刻本秀楷简体"/>
          <w:sz w:val="18"/>
          <w:szCs w:val="21"/>
        </w:rPr>
      </w:pPr>
      <w:r>
        <w:rPr>
          <w:rFonts w:eastAsia="方正宋刻本秀楷简体" w:hint="eastAsia"/>
          <w:sz w:val="18"/>
          <w:szCs w:val="21"/>
        </w:rPr>
        <w:tab/>
      </w:r>
      <w:proofErr w:type="gramStart"/>
      <w:r>
        <w:rPr>
          <w:rFonts w:eastAsia="方正宋刻本秀楷简体" w:hint="eastAsia"/>
          <w:sz w:val="18"/>
          <w:szCs w:val="21"/>
        </w:rPr>
        <w:t>#!/</w:t>
      </w:r>
      <w:proofErr w:type="gramEnd"/>
      <w:r>
        <w:rPr>
          <w:rFonts w:eastAsia="方正宋刻本秀楷简体" w:hint="eastAsia"/>
          <w:sz w:val="18"/>
          <w:szCs w:val="21"/>
        </w:rPr>
        <w:t>bin/sh</w:t>
      </w:r>
    </w:p>
    <w:p w14:paraId="0870D2BF" w14:textId="77777777" w:rsidR="007372FD" w:rsidRDefault="007372FD" w:rsidP="007372FD">
      <w:pPr>
        <w:jc w:val="left"/>
        <w:rPr>
          <w:rFonts w:eastAsia="方正宋刻本秀楷简体"/>
          <w:sz w:val="18"/>
          <w:szCs w:val="21"/>
        </w:rPr>
      </w:pPr>
      <w:r>
        <w:rPr>
          <w:rFonts w:eastAsia="方正宋刻本秀楷简体" w:hint="eastAsia"/>
          <w:sz w:val="18"/>
          <w:szCs w:val="21"/>
        </w:rPr>
        <w:tab/>
      </w:r>
      <w:r>
        <w:rPr>
          <w:rFonts w:eastAsia="方正宋刻本秀楷简体" w:hint="eastAsia"/>
          <w:sz w:val="16"/>
          <w:szCs w:val="20"/>
        </w:rPr>
        <w:t># Check whether 0anacron was run today already</w:t>
      </w:r>
    </w:p>
    <w:p w14:paraId="6B5197FD" w14:textId="77777777" w:rsidR="007372FD" w:rsidRDefault="007372FD" w:rsidP="007372FD">
      <w:pPr>
        <w:jc w:val="left"/>
        <w:rPr>
          <w:rFonts w:eastAsia="方正宋刻本秀楷简体"/>
          <w:sz w:val="18"/>
          <w:szCs w:val="21"/>
        </w:rPr>
      </w:pPr>
      <w:r>
        <w:rPr>
          <w:rFonts w:eastAsia="方正宋刻本秀楷简体" w:hint="eastAsia"/>
          <w:sz w:val="18"/>
          <w:szCs w:val="21"/>
        </w:rPr>
        <w:tab/>
        <w:t>if test -r /var/spool/</w:t>
      </w:r>
      <w:proofErr w:type="spellStart"/>
      <w:r>
        <w:rPr>
          <w:rFonts w:eastAsia="方正宋刻本秀楷简体" w:hint="eastAsia"/>
          <w:sz w:val="18"/>
          <w:szCs w:val="21"/>
        </w:rPr>
        <w:t>anacron</w:t>
      </w:r>
      <w:proofErr w:type="spellEnd"/>
      <w:r>
        <w:rPr>
          <w:rFonts w:eastAsia="方正宋刻本秀楷简体" w:hint="eastAsia"/>
          <w:sz w:val="18"/>
          <w:szCs w:val="21"/>
        </w:rPr>
        <w:t>/</w:t>
      </w:r>
      <w:proofErr w:type="spellStart"/>
      <w:r>
        <w:rPr>
          <w:rFonts w:eastAsia="方正宋刻本秀楷简体" w:hint="eastAsia"/>
          <w:sz w:val="18"/>
          <w:szCs w:val="21"/>
        </w:rPr>
        <w:t>cron.daily</w:t>
      </w:r>
      <w:proofErr w:type="spellEnd"/>
      <w:r>
        <w:rPr>
          <w:rFonts w:eastAsia="方正宋刻本秀楷简体" w:hint="eastAsia"/>
          <w:sz w:val="18"/>
          <w:szCs w:val="21"/>
        </w:rPr>
        <w:t>; then</w:t>
      </w:r>
    </w:p>
    <w:p w14:paraId="3440C45D" w14:textId="77777777" w:rsidR="007372FD" w:rsidRDefault="007372FD" w:rsidP="007372FD">
      <w:pPr>
        <w:jc w:val="left"/>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ab/>
        <w:t>day=`cat /var/spool/</w:t>
      </w:r>
      <w:proofErr w:type="spellStart"/>
      <w:r>
        <w:rPr>
          <w:rFonts w:eastAsia="方正宋刻本秀楷简体" w:hint="eastAsia"/>
          <w:sz w:val="18"/>
          <w:szCs w:val="21"/>
        </w:rPr>
        <w:t>anacron</w:t>
      </w:r>
      <w:proofErr w:type="spellEnd"/>
      <w:r>
        <w:rPr>
          <w:rFonts w:eastAsia="方正宋刻本秀楷简体" w:hint="eastAsia"/>
          <w:sz w:val="18"/>
          <w:szCs w:val="21"/>
        </w:rPr>
        <w:t>/</w:t>
      </w:r>
      <w:proofErr w:type="spellStart"/>
      <w:r>
        <w:rPr>
          <w:rFonts w:eastAsia="方正宋刻本秀楷简体" w:hint="eastAsia"/>
          <w:sz w:val="18"/>
          <w:szCs w:val="21"/>
        </w:rPr>
        <w:t>cron.daily</w:t>
      </w:r>
      <w:proofErr w:type="spellEnd"/>
      <w:r>
        <w:rPr>
          <w:rFonts w:eastAsia="方正宋刻本秀楷简体" w:hint="eastAsia"/>
          <w:sz w:val="18"/>
          <w:szCs w:val="21"/>
        </w:rPr>
        <w:t>`</w:t>
      </w:r>
    </w:p>
    <w:p w14:paraId="33B9FC94" w14:textId="77777777" w:rsidR="007372FD" w:rsidRDefault="007372FD" w:rsidP="007372FD">
      <w:pPr>
        <w:jc w:val="left"/>
        <w:rPr>
          <w:rFonts w:eastAsia="方正宋刻本秀楷简体"/>
          <w:sz w:val="18"/>
          <w:szCs w:val="21"/>
        </w:rPr>
      </w:pPr>
      <w:r>
        <w:rPr>
          <w:rFonts w:eastAsia="方正宋刻本秀楷简体" w:hint="eastAsia"/>
          <w:sz w:val="18"/>
          <w:szCs w:val="21"/>
        </w:rPr>
        <w:tab/>
        <w:t>fi</w:t>
      </w:r>
    </w:p>
    <w:p w14:paraId="011B769D" w14:textId="77777777" w:rsidR="007372FD" w:rsidRDefault="007372FD" w:rsidP="007372FD">
      <w:pPr>
        <w:jc w:val="left"/>
        <w:rPr>
          <w:rFonts w:eastAsia="方正宋刻本秀楷简体"/>
          <w:sz w:val="18"/>
          <w:szCs w:val="21"/>
        </w:rPr>
      </w:pPr>
      <w:r>
        <w:rPr>
          <w:rFonts w:eastAsia="方正宋刻本秀楷简体" w:hint="eastAsia"/>
          <w:sz w:val="18"/>
          <w:szCs w:val="21"/>
        </w:rPr>
        <w:tab/>
        <w:t>if [ `date +%</w:t>
      </w:r>
      <w:proofErr w:type="spellStart"/>
      <w:r>
        <w:rPr>
          <w:rFonts w:eastAsia="方正宋刻本秀楷简体" w:hint="eastAsia"/>
          <w:sz w:val="18"/>
          <w:szCs w:val="21"/>
        </w:rPr>
        <w:t>Y%m%d</w:t>
      </w:r>
      <w:proofErr w:type="spellEnd"/>
      <w:r>
        <w:rPr>
          <w:rFonts w:eastAsia="方正宋刻本秀楷简体" w:hint="eastAsia"/>
          <w:sz w:val="18"/>
          <w:szCs w:val="21"/>
        </w:rPr>
        <w:t>` = "$day</w:t>
      </w:r>
      <w:proofErr w:type="gramStart"/>
      <w:r>
        <w:rPr>
          <w:rFonts w:eastAsia="方正宋刻本秀楷简体" w:hint="eastAsia"/>
          <w:sz w:val="18"/>
          <w:szCs w:val="21"/>
        </w:rPr>
        <w:t>" ]</w:t>
      </w:r>
      <w:proofErr w:type="gramEnd"/>
      <w:r>
        <w:rPr>
          <w:rFonts w:eastAsia="方正宋刻本秀楷简体" w:hint="eastAsia"/>
          <w:sz w:val="18"/>
          <w:szCs w:val="21"/>
        </w:rPr>
        <w:t>; then</w:t>
      </w:r>
    </w:p>
    <w:p w14:paraId="15A20508" w14:textId="77777777" w:rsidR="007372FD" w:rsidRDefault="007372FD" w:rsidP="007372FD">
      <w:pPr>
        <w:jc w:val="left"/>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ab/>
        <w:t>exit 0;</w:t>
      </w:r>
    </w:p>
    <w:p w14:paraId="03A7CCE4" w14:textId="77777777" w:rsidR="007372FD" w:rsidRDefault="007372FD" w:rsidP="007372FD">
      <w:pPr>
        <w:jc w:val="left"/>
        <w:rPr>
          <w:rFonts w:eastAsia="方正宋刻本秀楷简体"/>
          <w:sz w:val="18"/>
          <w:szCs w:val="21"/>
        </w:rPr>
      </w:pPr>
      <w:r>
        <w:rPr>
          <w:rFonts w:eastAsia="方正宋刻本秀楷简体" w:hint="eastAsia"/>
          <w:sz w:val="18"/>
          <w:szCs w:val="21"/>
        </w:rPr>
        <w:tab/>
        <w:t>fi</w:t>
      </w:r>
    </w:p>
    <w:p w14:paraId="576C02A8" w14:textId="77777777" w:rsidR="007372FD" w:rsidRDefault="007372FD" w:rsidP="007372FD">
      <w:pPr>
        <w:jc w:val="left"/>
        <w:rPr>
          <w:rFonts w:eastAsia="方正宋刻本秀楷简体"/>
          <w:sz w:val="18"/>
          <w:szCs w:val="21"/>
        </w:rPr>
      </w:pPr>
      <w:r>
        <w:rPr>
          <w:rFonts w:eastAsia="方正宋刻本秀楷简体" w:hint="eastAsia"/>
          <w:sz w:val="18"/>
          <w:szCs w:val="21"/>
        </w:rPr>
        <w:tab/>
        <w:t xml:space="preserve"># </w:t>
      </w:r>
      <w:r>
        <w:rPr>
          <w:rFonts w:eastAsia="方正宋刻本秀楷简体" w:hint="eastAsia"/>
          <w:sz w:val="18"/>
          <w:szCs w:val="21"/>
        </w:rPr>
        <w:t>检验前一次执行</w:t>
      </w:r>
      <w:r>
        <w:rPr>
          <w:rFonts w:eastAsia="方正宋刻本秀楷简体" w:hint="eastAsia"/>
          <w:sz w:val="18"/>
          <w:szCs w:val="21"/>
        </w:rPr>
        <w:t xml:space="preserve"> </w:t>
      </w:r>
      <w:proofErr w:type="spellStart"/>
      <w:r>
        <w:rPr>
          <w:rFonts w:eastAsia="方正宋刻本秀楷简体" w:hint="eastAsia"/>
          <w:sz w:val="18"/>
          <w:szCs w:val="21"/>
        </w:rPr>
        <w:t>anacron</w:t>
      </w:r>
      <w:proofErr w:type="spellEnd"/>
      <w:r>
        <w:rPr>
          <w:rFonts w:eastAsia="方正宋刻本秀楷简体" w:hint="eastAsia"/>
          <w:sz w:val="18"/>
          <w:szCs w:val="21"/>
        </w:rPr>
        <w:t xml:space="preserve"> </w:t>
      </w:r>
      <w:r>
        <w:rPr>
          <w:rFonts w:eastAsia="方正宋刻本秀楷简体" w:hint="eastAsia"/>
          <w:sz w:val="18"/>
          <w:szCs w:val="21"/>
        </w:rPr>
        <w:t>时的时间戳！</w:t>
      </w:r>
    </w:p>
    <w:p w14:paraId="65AED596" w14:textId="77777777" w:rsidR="007372FD" w:rsidRDefault="007372FD" w:rsidP="007372FD">
      <w:pPr>
        <w:jc w:val="left"/>
        <w:rPr>
          <w:rFonts w:eastAsia="方正宋刻本秀楷简体"/>
          <w:sz w:val="18"/>
          <w:szCs w:val="21"/>
        </w:rPr>
      </w:pPr>
      <w:r>
        <w:rPr>
          <w:rFonts w:eastAsia="方正宋刻本秀楷简体" w:hint="eastAsia"/>
          <w:sz w:val="18"/>
          <w:szCs w:val="21"/>
        </w:rPr>
        <w:tab/>
        <w:t># Do not run jobs when on battery power</w:t>
      </w:r>
    </w:p>
    <w:p w14:paraId="7F44C8E2" w14:textId="77777777" w:rsidR="007372FD" w:rsidRDefault="007372FD" w:rsidP="007372FD">
      <w:pPr>
        <w:jc w:val="left"/>
        <w:rPr>
          <w:rFonts w:eastAsia="方正宋刻本秀楷简体"/>
          <w:sz w:val="18"/>
          <w:szCs w:val="21"/>
        </w:rPr>
      </w:pPr>
      <w:r>
        <w:rPr>
          <w:rFonts w:eastAsia="方正宋刻本秀楷简体" w:hint="eastAsia"/>
          <w:sz w:val="18"/>
          <w:szCs w:val="21"/>
        </w:rPr>
        <w:tab/>
        <w:t>if test -x /</w:t>
      </w:r>
      <w:proofErr w:type="spellStart"/>
      <w:r>
        <w:rPr>
          <w:rFonts w:eastAsia="方正宋刻本秀楷简体" w:hint="eastAsia"/>
          <w:sz w:val="18"/>
          <w:szCs w:val="21"/>
        </w:rPr>
        <w:t>usr</w:t>
      </w:r>
      <w:proofErr w:type="spellEnd"/>
      <w:r>
        <w:rPr>
          <w:rFonts w:eastAsia="方正宋刻本秀楷简体" w:hint="eastAsia"/>
          <w:sz w:val="18"/>
          <w:szCs w:val="21"/>
        </w:rPr>
        <w:t>/bin/</w:t>
      </w:r>
      <w:proofErr w:type="spellStart"/>
      <w:r>
        <w:rPr>
          <w:rFonts w:eastAsia="方正宋刻本秀楷简体" w:hint="eastAsia"/>
          <w:sz w:val="18"/>
          <w:szCs w:val="21"/>
        </w:rPr>
        <w:t>on_ac_power</w:t>
      </w:r>
      <w:proofErr w:type="spellEnd"/>
      <w:r>
        <w:rPr>
          <w:rFonts w:eastAsia="方正宋刻本秀楷简体" w:hint="eastAsia"/>
          <w:sz w:val="18"/>
          <w:szCs w:val="21"/>
        </w:rPr>
        <w:t>; then</w:t>
      </w:r>
    </w:p>
    <w:p w14:paraId="0CDB8DCD" w14:textId="77777777" w:rsidR="007372FD" w:rsidRDefault="007372FD" w:rsidP="007372FD">
      <w:pPr>
        <w:jc w:val="left"/>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ab/>
        <w:t>/</w:t>
      </w:r>
      <w:proofErr w:type="spellStart"/>
      <w:r>
        <w:rPr>
          <w:rFonts w:eastAsia="方正宋刻本秀楷简体" w:hint="eastAsia"/>
          <w:sz w:val="18"/>
          <w:szCs w:val="21"/>
        </w:rPr>
        <w:t>usr</w:t>
      </w:r>
      <w:proofErr w:type="spellEnd"/>
      <w:r>
        <w:rPr>
          <w:rFonts w:eastAsia="方正宋刻本秀楷简体" w:hint="eastAsia"/>
          <w:sz w:val="18"/>
          <w:szCs w:val="21"/>
        </w:rPr>
        <w:t>/bin/</w:t>
      </w:r>
      <w:proofErr w:type="spellStart"/>
      <w:r>
        <w:rPr>
          <w:rFonts w:eastAsia="方正宋刻本秀楷简体" w:hint="eastAsia"/>
          <w:sz w:val="18"/>
          <w:szCs w:val="21"/>
        </w:rPr>
        <w:t>on_ac_power</w:t>
      </w:r>
      <w:proofErr w:type="spellEnd"/>
      <w:r>
        <w:rPr>
          <w:rFonts w:eastAsia="方正宋刻本秀楷简体" w:hint="eastAsia"/>
          <w:sz w:val="18"/>
          <w:szCs w:val="21"/>
        </w:rPr>
        <w:t xml:space="preserve"> &gt;/dev/null 2&gt;&amp;1</w:t>
      </w:r>
    </w:p>
    <w:p w14:paraId="5DDBA326" w14:textId="77777777" w:rsidR="007372FD" w:rsidRDefault="007372FD" w:rsidP="007372FD">
      <w:pPr>
        <w:jc w:val="left"/>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ab/>
        <w:t>if test $? -eq 1; then</w:t>
      </w:r>
    </w:p>
    <w:p w14:paraId="4E0ED30D" w14:textId="77777777" w:rsidR="007372FD" w:rsidRDefault="007372FD" w:rsidP="007372FD">
      <w:pPr>
        <w:jc w:val="left"/>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ab/>
        <w:t>exit 0</w:t>
      </w:r>
    </w:p>
    <w:p w14:paraId="29C3894B" w14:textId="77777777" w:rsidR="007372FD" w:rsidRDefault="007372FD" w:rsidP="007372FD">
      <w:pPr>
        <w:jc w:val="left"/>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ab/>
        <w:t>fi</w:t>
      </w:r>
    </w:p>
    <w:p w14:paraId="4D76C77B" w14:textId="77777777" w:rsidR="007372FD" w:rsidRDefault="007372FD" w:rsidP="007372FD">
      <w:pPr>
        <w:jc w:val="left"/>
        <w:rPr>
          <w:rFonts w:eastAsia="方正宋刻本秀楷简体"/>
          <w:sz w:val="18"/>
          <w:szCs w:val="21"/>
        </w:rPr>
      </w:pPr>
      <w:r>
        <w:rPr>
          <w:rFonts w:eastAsia="方正宋刻本秀楷简体" w:hint="eastAsia"/>
          <w:sz w:val="18"/>
          <w:szCs w:val="21"/>
        </w:rPr>
        <w:tab/>
        <w:t>fi</w:t>
      </w:r>
    </w:p>
    <w:p w14:paraId="60CF8D3A" w14:textId="77777777" w:rsidR="007372FD" w:rsidRDefault="007372FD" w:rsidP="007372FD">
      <w:pPr>
        <w:jc w:val="left"/>
        <w:rPr>
          <w:rFonts w:eastAsia="方正宋刻本秀楷简体"/>
          <w:sz w:val="18"/>
          <w:szCs w:val="21"/>
        </w:rPr>
      </w:pPr>
      <w:r>
        <w:rPr>
          <w:rFonts w:eastAsia="方正宋刻本秀楷简体" w:hint="eastAsia"/>
          <w:sz w:val="18"/>
          <w:szCs w:val="21"/>
        </w:rPr>
        <w:tab/>
        <w:t>/</w:t>
      </w:r>
      <w:proofErr w:type="spellStart"/>
      <w:r>
        <w:rPr>
          <w:rFonts w:eastAsia="方正宋刻本秀楷简体" w:hint="eastAsia"/>
          <w:sz w:val="18"/>
          <w:szCs w:val="21"/>
        </w:rPr>
        <w:t>usr</w:t>
      </w:r>
      <w:proofErr w:type="spellEnd"/>
      <w:r>
        <w:rPr>
          <w:rFonts w:eastAsia="方正宋刻本秀楷简体" w:hint="eastAsia"/>
          <w:sz w:val="18"/>
          <w:szCs w:val="21"/>
        </w:rPr>
        <w:t>/</w:t>
      </w:r>
      <w:proofErr w:type="spellStart"/>
      <w:r>
        <w:rPr>
          <w:rFonts w:eastAsia="方正宋刻本秀楷简体" w:hint="eastAsia"/>
          <w:sz w:val="18"/>
          <w:szCs w:val="21"/>
        </w:rPr>
        <w:t>sbin</w:t>
      </w:r>
      <w:proofErr w:type="spellEnd"/>
      <w:r>
        <w:rPr>
          <w:rFonts w:eastAsia="方正宋刻本秀楷简体" w:hint="eastAsia"/>
          <w:sz w:val="18"/>
          <w:szCs w:val="21"/>
        </w:rPr>
        <w:t>/</w:t>
      </w:r>
      <w:proofErr w:type="spellStart"/>
      <w:r>
        <w:rPr>
          <w:rFonts w:eastAsia="方正宋刻本秀楷简体" w:hint="eastAsia"/>
          <w:sz w:val="18"/>
          <w:szCs w:val="21"/>
        </w:rPr>
        <w:t>anacron</w:t>
      </w:r>
      <w:proofErr w:type="spellEnd"/>
      <w:r>
        <w:rPr>
          <w:rFonts w:eastAsia="方正宋刻本秀楷简体" w:hint="eastAsia"/>
          <w:sz w:val="18"/>
          <w:szCs w:val="21"/>
        </w:rPr>
        <w:t xml:space="preserve"> -s</w:t>
      </w:r>
    </w:p>
    <w:p w14:paraId="1569D838" w14:textId="77777777" w:rsidR="007372FD" w:rsidRDefault="007372FD" w:rsidP="007372FD">
      <w:pPr>
        <w:jc w:val="left"/>
        <w:rPr>
          <w:rFonts w:eastAsia="方正宋刻本秀楷简体"/>
          <w:sz w:val="18"/>
          <w:szCs w:val="21"/>
        </w:rPr>
        <w:sectPr w:rsidR="007372FD">
          <w:type w:val="continuous"/>
          <w:pgSz w:w="11906" w:h="16838"/>
          <w:pgMar w:top="1440" w:right="1800" w:bottom="1440" w:left="1800" w:header="851" w:footer="992" w:gutter="0"/>
          <w:cols w:num="2" w:space="425" w:equalWidth="0">
            <w:col w:w="3940" w:space="425"/>
            <w:col w:w="3940"/>
          </w:cols>
          <w:docGrid w:type="lines" w:linePitch="312"/>
        </w:sectPr>
      </w:pPr>
      <w:r>
        <w:rPr>
          <w:rFonts w:eastAsia="方正宋刻本秀楷简体" w:hint="eastAsia"/>
          <w:sz w:val="18"/>
          <w:szCs w:val="21"/>
        </w:rPr>
        <w:tab/>
        <w:t xml:space="preserve"># </w:t>
      </w:r>
      <w:r>
        <w:rPr>
          <w:rFonts w:eastAsia="方正宋刻本秀楷简体" w:hint="eastAsia"/>
          <w:sz w:val="18"/>
          <w:szCs w:val="21"/>
        </w:rPr>
        <w:t>仅是执行</w:t>
      </w:r>
      <w:r>
        <w:rPr>
          <w:rFonts w:eastAsia="方正宋刻本秀楷简体" w:hint="eastAsia"/>
          <w:sz w:val="18"/>
          <w:szCs w:val="21"/>
        </w:rPr>
        <w:t xml:space="preserve"> </w:t>
      </w:r>
      <w:proofErr w:type="spellStart"/>
      <w:r>
        <w:rPr>
          <w:rFonts w:eastAsia="方正宋刻本秀楷简体" w:hint="eastAsia"/>
          <w:sz w:val="18"/>
          <w:szCs w:val="21"/>
        </w:rPr>
        <w:t>anacron</w:t>
      </w:r>
      <w:proofErr w:type="spellEnd"/>
      <w:r>
        <w:rPr>
          <w:rFonts w:eastAsia="方正宋刻本秀楷简体" w:hint="eastAsia"/>
          <w:sz w:val="18"/>
          <w:szCs w:val="21"/>
        </w:rPr>
        <w:t xml:space="preserve"> -s </w:t>
      </w:r>
      <w:r>
        <w:rPr>
          <w:rFonts w:eastAsia="方正宋刻本秀楷简体" w:hint="eastAsia"/>
          <w:sz w:val="18"/>
          <w:szCs w:val="21"/>
        </w:rPr>
        <w:t>的指令</w:t>
      </w:r>
    </w:p>
    <w:p w14:paraId="18989046" w14:textId="77777777" w:rsidR="007372FD" w:rsidRDefault="007372FD" w:rsidP="007372FD">
      <w:pPr>
        <w:jc w:val="left"/>
        <w:rPr>
          <w:rFonts w:eastAsia="方正宋刻本秀楷简体"/>
          <w:sz w:val="16"/>
          <w:szCs w:val="20"/>
        </w:rPr>
      </w:pPr>
    </w:p>
    <w:p w14:paraId="2FE37C30" w14:textId="77777777" w:rsidR="007372FD" w:rsidRDefault="007372FD" w:rsidP="007372FD">
      <w:pPr>
        <w:jc w:val="left"/>
        <w:rPr>
          <w:rFonts w:eastAsia="方正宋刻本秀楷简体"/>
          <w:sz w:val="18"/>
          <w:szCs w:val="21"/>
        </w:rPr>
      </w:pPr>
      <w:proofErr w:type="spellStart"/>
      <w:r>
        <w:rPr>
          <w:rFonts w:eastAsia="方正宋刻本秀楷简体" w:hint="eastAsia"/>
          <w:sz w:val="18"/>
          <w:szCs w:val="21"/>
        </w:rPr>
        <w:t>anacron</w:t>
      </w:r>
      <w:proofErr w:type="spellEnd"/>
      <w:r>
        <w:rPr>
          <w:rFonts w:eastAsia="方正宋刻本秀楷简体" w:hint="eastAsia"/>
          <w:sz w:val="18"/>
          <w:szCs w:val="21"/>
        </w:rPr>
        <w:t xml:space="preserve"> [-</w:t>
      </w:r>
      <w:proofErr w:type="spellStart"/>
      <w:r>
        <w:rPr>
          <w:rFonts w:eastAsia="方正宋刻本秀楷简体" w:hint="eastAsia"/>
          <w:sz w:val="18"/>
          <w:szCs w:val="21"/>
        </w:rPr>
        <w:t>sfn</w:t>
      </w:r>
      <w:proofErr w:type="spellEnd"/>
      <w:r>
        <w:rPr>
          <w:rFonts w:eastAsia="方正宋刻本秀楷简体" w:hint="eastAsia"/>
          <w:sz w:val="18"/>
          <w:szCs w:val="21"/>
        </w:rPr>
        <w:t>] [job</w:t>
      </w:r>
      <w:proofErr w:type="gramStart"/>
      <w:r>
        <w:rPr>
          <w:rFonts w:eastAsia="方正宋刻本秀楷简体" w:hint="eastAsia"/>
          <w:sz w:val="18"/>
          <w:szCs w:val="21"/>
        </w:rPr>
        <w:t>]..</w:t>
      </w:r>
      <w:proofErr w:type="gramEnd"/>
    </w:p>
    <w:p w14:paraId="451FFE1A" w14:textId="77777777" w:rsidR="007372FD" w:rsidRDefault="007372FD" w:rsidP="007372FD">
      <w:pPr>
        <w:jc w:val="left"/>
        <w:rPr>
          <w:rFonts w:eastAsia="方正宋刻本秀楷简体"/>
          <w:sz w:val="18"/>
          <w:szCs w:val="21"/>
        </w:rPr>
      </w:pPr>
      <w:proofErr w:type="spellStart"/>
      <w:r>
        <w:rPr>
          <w:rFonts w:eastAsia="方正宋刻本秀楷简体" w:hint="eastAsia"/>
          <w:sz w:val="18"/>
          <w:szCs w:val="21"/>
        </w:rPr>
        <w:t>anacron</w:t>
      </w:r>
      <w:proofErr w:type="spellEnd"/>
      <w:r>
        <w:rPr>
          <w:rFonts w:eastAsia="方正宋刻本秀楷简体" w:hint="eastAsia"/>
          <w:sz w:val="18"/>
          <w:szCs w:val="21"/>
        </w:rPr>
        <w:t xml:space="preserve"> -u [job</w:t>
      </w:r>
      <w:proofErr w:type="gramStart"/>
      <w:r>
        <w:rPr>
          <w:rFonts w:eastAsia="方正宋刻本秀楷简体" w:hint="eastAsia"/>
          <w:sz w:val="18"/>
          <w:szCs w:val="21"/>
        </w:rPr>
        <w:t>]..</w:t>
      </w:r>
      <w:proofErr w:type="gramEnd"/>
    </w:p>
    <w:p w14:paraId="7763FBEA" w14:textId="77777777" w:rsidR="007372FD" w:rsidRDefault="007372FD" w:rsidP="007372FD">
      <w:pPr>
        <w:jc w:val="left"/>
        <w:rPr>
          <w:rFonts w:eastAsia="方正宋刻本秀楷简体"/>
          <w:sz w:val="18"/>
          <w:szCs w:val="21"/>
        </w:rPr>
      </w:pPr>
      <w:r>
        <w:rPr>
          <w:rFonts w:eastAsia="方正宋刻本秀楷简体" w:hint="eastAsia"/>
          <w:sz w:val="18"/>
          <w:szCs w:val="21"/>
        </w:rPr>
        <w:t>选项与参数：</w:t>
      </w:r>
    </w:p>
    <w:p w14:paraId="51C4435B" w14:textId="77777777" w:rsidR="007372FD" w:rsidRDefault="007372FD" w:rsidP="007372FD">
      <w:pPr>
        <w:jc w:val="left"/>
        <w:rPr>
          <w:rFonts w:eastAsia="方正宋刻本秀楷简体"/>
          <w:sz w:val="18"/>
          <w:szCs w:val="21"/>
        </w:rPr>
      </w:pPr>
      <w:r>
        <w:rPr>
          <w:rFonts w:eastAsia="方正宋刻本秀楷简体" w:hint="eastAsia"/>
          <w:sz w:val="18"/>
          <w:szCs w:val="21"/>
        </w:rPr>
        <w:t xml:space="preserve">-s </w:t>
      </w:r>
      <w:r>
        <w:rPr>
          <w:rFonts w:eastAsia="方正宋刻本秀楷简体" w:hint="eastAsia"/>
          <w:sz w:val="18"/>
          <w:szCs w:val="21"/>
        </w:rPr>
        <w:t>：开始一个连续的执行各项工作</w:t>
      </w:r>
      <w:r>
        <w:rPr>
          <w:rFonts w:eastAsia="方正宋刻本秀楷简体" w:hint="eastAsia"/>
          <w:sz w:val="18"/>
          <w:szCs w:val="21"/>
        </w:rPr>
        <w:t xml:space="preserve"> (job)</w:t>
      </w:r>
      <w:r>
        <w:rPr>
          <w:rFonts w:eastAsia="方正宋刻本秀楷简体" w:hint="eastAsia"/>
          <w:sz w:val="18"/>
          <w:szCs w:val="21"/>
        </w:rPr>
        <w:t>，会依据时间记录文件的数据判断是否进行；</w:t>
      </w:r>
    </w:p>
    <w:p w14:paraId="7158E3EE" w14:textId="77777777" w:rsidR="007372FD" w:rsidRDefault="007372FD" w:rsidP="007372FD">
      <w:pPr>
        <w:jc w:val="left"/>
        <w:rPr>
          <w:rFonts w:eastAsia="方正宋刻本秀楷简体"/>
          <w:sz w:val="18"/>
          <w:szCs w:val="21"/>
        </w:rPr>
      </w:pPr>
      <w:r>
        <w:rPr>
          <w:rFonts w:eastAsia="方正宋刻本秀楷简体" w:hint="eastAsia"/>
          <w:sz w:val="18"/>
          <w:szCs w:val="21"/>
        </w:rPr>
        <w:t xml:space="preserve">-f </w:t>
      </w:r>
      <w:r>
        <w:rPr>
          <w:rFonts w:eastAsia="方正宋刻本秀楷简体" w:hint="eastAsia"/>
          <w:sz w:val="18"/>
          <w:szCs w:val="21"/>
        </w:rPr>
        <w:t>：强制进行，而不去判断时间记录文件的时间戳；</w:t>
      </w:r>
    </w:p>
    <w:p w14:paraId="7A2D148C" w14:textId="77777777" w:rsidR="007372FD" w:rsidRDefault="007372FD" w:rsidP="007372FD">
      <w:pPr>
        <w:jc w:val="left"/>
        <w:rPr>
          <w:rFonts w:eastAsia="方正宋刻本秀楷简体"/>
          <w:sz w:val="18"/>
          <w:szCs w:val="21"/>
        </w:rPr>
      </w:pPr>
      <w:r>
        <w:rPr>
          <w:rFonts w:eastAsia="方正宋刻本秀楷简体" w:hint="eastAsia"/>
          <w:sz w:val="18"/>
          <w:szCs w:val="21"/>
        </w:rPr>
        <w:t xml:space="preserve">-n </w:t>
      </w:r>
      <w:r>
        <w:rPr>
          <w:rFonts w:eastAsia="方正宋刻本秀楷简体" w:hint="eastAsia"/>
          <w:sz w:val="18"/>
          <w:szCs w:val="21"/>
        </w:rPr>
        <w:t>：立刻进行未进行的任务，而不延迟</w:t>
      </w:r>
      <w:r>
        <w:rPr>
          <w:rFonts w:eastAsia="方正宋刻本秀楷简体" w:hint="eastAsia"/>
          <w:sz w:val="18"/>
          <w:szCs w:val="21"/>
        </w:rPr>
        <w:t xml:space="preserve"> (delay) </w:t>
      </w:r>
      <w:r>
        <w:rPr>
          <w:rFonts w:eastAsia="方正宋刻本秀楷简体" w:hint="eastAsia"/>
          <w:sz w:val="18"/>
          <w:szCs w:val="21"/>
        </w:rPr>
        <w:t>等待时间；</w:t>
      </w:r>
    </w:p>
    <w:p w14:paraId="2E7A3F10" w14:textId="77777777" w:rsidR="007372FD" w:rsidRDefault="007372FD" w:rsidP="007372FD">
      <w:pPr>
        <w:jc w:val="left"/>
        <w:rPr>
          <w:rFonts w:eastAsia="方正宋刻本秀楷简体"/>
          <w:sz w:val="18"/>
          <w:szCs w:val="21"/>
        </w:rPr>
      </w:pPr>
      <w:r>
        <w:rPr>
          <w:rFonts w:eastAsia="方正宋刻本秀楷简体" w:hint="eastAsia"/>
          <w:sz w:val="18"/>
          <w:szCs w:val="21"/>
        </w:rPr>
        <w:t xml:space="preserve">-u </w:t>
      </w:r>
      <w:r>
        <w:rPr>
          <w:rFonts w:eastAsia="方正宋刻本秀楷简体" w:hint="eastAsia"/>
          <w:sz w:val="18"/>
          <w:szCs w:val="21"/>
        </w:rPr>
        <w:t>：仅更新时间记录文件的时间戳，不进行任何工作。</w:t>
      </w:r>
    </w:p>
    <w:p w14:paraId="22D21A90" w14:textId="77777777" w:rsidR="007372FD" w:rsidRDefault="007372FD" w:rsidP="007372FD">
      <w:pPr>
        <w:jc w:val="left"/>
        <w:rPr>
          <w:rFonts w:eastAsia="方正宋刻本秀楷简体"/>
          <w:sz w:val="18"/>
          <w:szCs w:val="21"/>
        </w:rPr>
      </w:pPr>
      <w:r>
        <w:rPr>
          <w:rFonts w:eastAsia="方正宋刻本秀楷简体" w:hint="eastAsia"/>
          <w:sz w:val="18"/>
          <w:szCs w:val="21"/>
        </w:rPr>
        <w:t xml:space="preserve">job </w:t>
      </w:r>
      <w:r>
        <w:rPr>
          <w:rFonts w:eastAsia="方正宋刻本秀楷简体" w:hint="eastAsia"/>
          <w:sz w:val="18"/>
          <w:szCs w:val="21"/>
        </w:rPr>
        <w:t>：由</w:t>
      </w:r>
      <w:r>
        <w:rPr>
          <w:rFonts w:eastAsia="方正宋刻本秀楷简体" w:hint="eastAsia"/>
          <w:sz w:val="18"/>
          <w:szCs w:val="21"/>
        </w:rPr>
        <w:t xml:space="preserve">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anacrontab</w:t>
      </w:r>
      <w:proofErr w:type="spellEnd"/>
      <w:r>
        <w:rPr>
          <w:rFonts w:eastAsia="方正宋刻本秀楷简体" w:hint="eastAsia"/>
          <w:sz w:val="18"/>
          <w:szCs w:val="21"/>
        </w:rPr>
        <w:t xml:space="preserve"> </w:t>
      </w:r>
      <w:r>
        <w:rPr>
          <w:rFonts w:eastAsia="方正宋刻本秀楷简体" w:hint="eastAsia"/>
          <w:sz w:val="18"/>
          <w:szCs w:val="21"/>
        </w:rPr>
        <w:t>定义的各项工作名称</w:t>
      </w:r>
    </w:p>
    <w:p w14:paraId="7151C04E" w14:textId="77777777" w:rsidR="007372FD" w:rsidRDefault="007372FD" w:rsidP="007372FD">
      <w:pPr>
        <w:jc w:val="left"/>
        <w:rPr>
          <w:rFonts w:eastAsia="方正宋刻本秀楷简体"/>
          <w:sz w:val="18"/>
          <w:szCs w:val="21"/>
        </w:rPr>
      </w:pPr>
    </w:p>
    <w:p w14:paraId="684B60CD" w14:textId="77777777" w:rsidR="007372FD" w:rsidRDefault="007372FD" w:rsidP="007372FD">
      <w:pPr>
        <w:jc w:val="left"/>
        <w:rPr>
          <w:rFonts w:eastAsia="方正宋刻本秀楷简体"/>
        </w:rPr>
      </w:pPr>
      <w:r>
        <w:rPr>
          <w:rFonts w:eastAsia="方正宋刻本秀楷简体" w:hint="eastAsia"/>
        </w:rPr>
        <w:t xml:space="preserve">cat </w:t>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anacrontab</w:t>
      </w:r>
      <w:proofErr w:type="spellEnd"/>
      <w:r>
        <w:rPr>
          <w:rFonts w:eastAsia="方正宋刻本秀楷简体" w:hint="eastAsia"/>
        </w:rPr>
        <w:br/>
        <w:t>SHELL=/bin/</w:t>
      </w:r>
      <w:proofErr w:type="spellStart"/>
      <w:r>
        <w:rPr>
          <w:rFonts w:eastAsia="方正宋刻本秀楷简体" w:hint="eastAsia"/>
        </w:rPr>
        <w:t>sh</w:t>
      </w:r>
      <w:proofErr w:type="spellEnd"/>
      <w:r>
        <w:rPr>
          <w:rFonts w:eastAsia="方正宋刻本秀楷简体" w:hint="eastAsia"/>
        </w:rPr>
        <w:br/>
        <w:t>PATH=/</w:t>
      </w:r>
      <w:proofErr w:type="spellStart"/>
      <w:r>
        <w:rPr>
          <w:rFonts w:eastAsia="方正宋刻本秀楷简体" w:hint="eastAsia"/>
        </w:rPr>
        <w:t>sbin</w:t>
      </w:r>
      <w:proofErr w:type="spellEnd"/>
      <w:r>
        <w:rPr>
          <w:rFonts w:eastAsia="方正宋刻本秀楷简体" w:hint="eastAsia"/>
        </w:rPr>
        <w:t>:/bin:/</w:t>
      </w:r>
      <w:proofErr w:type="spellStart"/>
      <w:r>
        <w:rPr>
          <w:rFonts w:eastAsia="方正宋刻本秀楷简体" w:hint="eastAsia"/>
        </w:rPr>
        <w:t>usr</w:t>
      </w:r>
      <w:proofErr w:type="spellEnd"/>
      <w:r>
        <w:rPr>
          <w:rFonts w:eastAsia="方正宋刻本秀楷简体" w:hint="eastAsia"/>
        </w:rPr>
        <w:t>/</w:t>
      </w:r>
      <w:proofErr w:type="spellStart"/>
      <w:r>
        <w:rPr>
          <w:rFonts w:eastAsia="方正宋刻本秀楷简体" w:hint="eastAsia"/>
        </w:rPr>
        <w:t>sbin</w:t>
      </w:r>
      <w:proofErr w:type="spellEnd"/>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/bin</w:t>
      </w:r>
      <w:r>
        <w:rPr>
          <w:rFonts w:eastAsia="方正宋刻本秀楷简体" w:hint="eastAsia"/>
        </w:rPr>
        <w:br/>
        <w:t>MAILTO=root</w:t>
      </w:r>
      <w:r>
        <w:rPr>
          <w:rFonts w:eastAsia="方正宋刻本秀楷简体" w:hint="eastAsia"/>
        </w:rPr>
        <w:br/>
        <w:t>RANDOM_DELAY=45</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 </w:t>
      </w:r>
      <w:r>
        <w:rPr>
          <w:rFonts w:eastAsia="方正宋刻本秀楷简体" w:hint="eastAsia"/>
        </w:rPr>
        <w:t>随机给予最大延迟时间，单位</w:t>
      </w:r>
      <w:proofErr w:type="gramStart"/>
      <w:r>
        <w:rPr>
          <w:rFonts w:eastAsia="方正宋刻本秀楷简体" w:hint="eastAsia"/>
        </w:rPr>
        <w:t>是分钟</w:t>
      </w:r>
      <w:proofErr w:type="gramEnd"/>
      <w:r>
        <w:rPr>
          <w:rFonts w:eastAsia="方正宋刻本秀楷简体" w:hint="eastAsia"/>
        </w:rPr>
        <w:br/>
        <w:t>START_HOURS_RANGE=3-22</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 </w:t>
      </w:r>
      <w:r>
        <w:rPr>
          <w:rFonts w:eastAsia="方正宋刻本秀楷简体" w:hint="eastAsia"/>
        </w:rPr>
        <w:t>延迟多少个小时内应该要执行的任务时间</w:t>
      </w:r>
      <w:r>
        <w:rPr>
          <w:rFonts w:eastAsia="方正宋刻本秀楷简体" w:hint="eastAsia"/>
        </w:rPr>
        <w:br/>
        <w:t xml:space="preserve">1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rPr>
        <w:tab/>
      </w:r>
      <w:r>
        <w:rPr>
          <w:rFonts w:eastAsia="方正宋刻本秀楷简体" w:hint="eastAsia"/>
        </w:rPr>
        <w:t>5</w:t>
      </w:r>
      <w:r>
        <w:rPr>
          <w:rFonts w:eastAsia="方正宋刻本秀楷简体" w:hint="eastAsia"/>
        </w:rPr>
        <w:tab/>
      </w:r>
      <w:r>
        <w:rPr>
          <w:rFonts w:eastAsia="方正宋刻本秀楷简体" w:hint="eastAsia"/>
        </w:rPr>
        <w:tab/>
      </w:r>
      <w:r>
        <w:rPr>
          <w:rFonts w:eastAsia="方正宋刻本秀楷简体"/>
        </w:rPr>
        <w:tab/>
      </w:r>
      <w:proofErr w:type="spellStart"/>
      <w:r>
        <w:rPr>
          <w:rFonts w:eastAsia="方正宋刻本秀楷简体" w:hint="eastAsia"/>
        </w:rPr>
        <w:t>cron.daily</w:t>
      </w:r>
      <w:proofErr w:type="spellEnd"/>
      <w:r>
        <w:rPr>
          <w:rFonts w:eastAsia="方正宋刻本秀楷简体" w:hint="eastAsia"/>
        </w:rPr>
        <w:tab/>
        <w:t xml:space="preserve"> </w:t>
      </w:r>
      <w:r>
        <w:rPr>
          <w:rFonts w:eastAsia="方正宋刻本秀楷简体" w:hint="eastAsia"/>
        </w:rPr>
        <w:tab/>
      </w:r>
      <w:r>
        <w:rPr>
          <w:rFonts w:eastAsia="方正宋刻本秀楷简体"/>
        </w:rPr>
        <w:tab/>
      </w:r>
      <w:r>
        <w:rPr>
          <w:rFonts w:eastAsia="方正宋刻本秀楷简体"/>
        </w:rPr>
        <w:tab/>
      </w:r>
      <w:r>
        <w:rPr>
          <w:rFonts w:eastAsia="方正宋刻本秀楷简体" w:hint="eastAsia"/>
        </w:rPr>
        <w:t>nice run-parts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cron.daily</w:t>
      </w:r>
      <w:proofErr w:type="spellEnd"/>
      <w:r>
        <w:rPr>
          <w:rFonts w:eastAsia="方正宋刻本秀楷简体" w:hint="eastAsia"/>
        </w:rPr>
        <w:br/>
        <w:t>7</w:t>
      </w:r>
      <w:r>
        <w:rPr>
          <w:rFonts w:eastAsia="方正宋刻本秀楷简体" w:hint="eastAsia"/>
        </w:rPr>
        <w:tab/>
        <w:t xml:space="preserve"> </w:t>
      </w:r>
      <w:r>
        <w:rPr>
          <w:rFonts w:eastAsia="方正宋刻本秀楷简体" w:hint="eastAsia"/>
        </w:rPr>
        <w:tab/>
      </w:r>
      <w:r>
        <w:rPr>
          <w:rFonts w:eastAsia="方正宋刻本秀楷简体" w:hint="eastAsia"/>
        </w:rPr>
        <w:tab/>
      </w:r>
      <w:r>
        <w:rPr>
          <w:rFonts w:eastAsia="方正宋刻本秀楷简体"/>
        </w:rPr>
        <w:tab/>
      </w:r>
      <w:r>
        <w:rPr>
          <w:rFonts w:eastAsia="方正宋刻本秀楷简体" w:hint="eastAsia"/>
        </w:rPr>
        <w:t>25</w:t>
      </w:r>
      <w:r>
        <w:rPr>
          <w:rFonts w:eastAsia="方正宋刻本秀楷简体" w:hint="eastAsia"/>
        </w:rPr>
        <w:tab/>
      </w:r>
      <w:r>
        <w:rPr>
          <w:rFonts w:eastAsia="方正宋刻本秀楷简体" w:hint="eastAsia"/>
        </w:rPr>
        <w:tab/>
      </w:r>
      <w:r>
        <w:rPr>
          <w:rFonts w:eastAsia="方正宋刻本秀楷简体"/>
        </w:rPr>
        <w:tab/>
      </w:r>
      <w:r>
        <w:rPr>
          <w:rFonts w:eastAsia="方正宋刻本秀楷简体" w:hint="eastAsia"/>
        </w:rPr>
        <w:t xml:space="preserve"> </w:t>
      </w:r>
      <w:proofErr w:type="spellStart"/>
      <w:proofErr w:type="gramStart"/>
      <w:r>
        <w:rPr>
          <w:rFonts w:eastAsia="方正宋刻本秀楷简体" w:hint="eastAsia"/>
        </w:rPr>
        <w:t>cron.weekly</w:t>
      </w:r>
      <w:proofErr w:type="spellEnd"/>
      <w:proofErr w:type="gramEnd"/>
      <w:r>
        <w:rPr>
          <w:rFonts w:eastAsia="方正宋刻本秀楷简体" w:hint="eastAsia"/>
        </w:rPr>
        <w:tab/>
      </w:r>
      <w:r>
        <w:rPr>
          <w:rFonts w:eastAsia="方正宋刻本秀楷简体"/>
        </w:rPr>
        <w:tab/>
      </w:r>
      <w:r>
        <w:rPr>
          <w:rFonts w:eastAsia="方正宋刻本秀楷简体"/>
        </w:rPr>
        <w:tab/>
      </w:r>
      <w:r>
        <w:rPr>
          <w:rFonts w:eastAsia="方正宋刻本秀楷简体" w:hint="eastAsia"/>
        </w:rPr>
        <w:t>nice run-parts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cron.weekly</w:t>
      </w:r>
      <w:proofErr w:type="spellEnd"/>
      <w:r>
        <w:rPr>
          <w:rFonts w:eastAsia="方正宋刻本秀楷简体" w:hint="eastAsia"/>
        </w:rPr>
        <w:t xml:space="preserve"> </w:t>
      </w:r>
    </w:p>
    <w:p w14:paraId="2ECD8B0A" w14:textId="77777777" w:rsidR="007372FD" w:rsidRDefault="007372FD" w:rsidP="007372FD">
      <w:pPr>
        <w:jc w:val="left"/>
        <w:rPr>
          <w:rFonts w:eastAsia="方正宋刻本秀楷简体"/>
        </w:rPr>
      </w:pPr>
      <w:r>
        <w:rPr>
          <w:rFonts w:eastAsia="方正宋刻本秀楷简体" w:hint="eastAsia"/>
        </w:rPr>
        <w:t xml:space="preserve">@monthly </w:t>
      </w:r>
      <w:r>
        <w:rPr>
          <w:rFonts w:eastAsia="方正宋刻本秀楷简体" w:hint="eastAsia"/>
        </w:rPr>
        <w:tab/>
      </w:r>
      <w:r>
        <w:rPr>
          <w:rFonts w:eastAsia="方正宋刻本秀楷简体"/>
        </w:rPr>
        <w:tab/>
      </w:r>
      <w:r>
        <w:rPr>
          <w:rFonts w:eastAsia="方正宋刻本秀楷简体" w:hint="eastAsia"/>
        </w:rPr>
        <w:t xml:space="preserve">45 </w:t>
      </w:r>
      <w:r>
        <w:rPr>
          <w:rFonts w:eastAsia="方正宋刻本秀楷简体" w:hint="eastAsia"/>
        </w:rPr>
        <w:tab/>
      </w:r>
      <w:r>
        <w:rPr>
          <w:rFonts w:eastAsia="方正宋刻本秀楷简体" w:hint="eastAsia"/>
        </w:rPr>
        <w:tab/>
      </w:r>
      <w:r>
        <w:rPr>
          <w:rFonts w:eastAsia="方正宋刻本秀楷简体"/>
        </w:rPr>
        <w:tab/>
      </w:r>
      <w:proofErr w:type="spellStart"/>
      <w:proofErr w:type="gramStart"/>
      <w:r>
        <w:rPr>
          <w:rFonts w:eastAsia="方正宋刻本秀楷简体" w:hint="eastAsia"/>
        </w:rPr>
        <w:t>cron.monthly</w:t>
      </w:r>
      <w:proofErr w:type="spellEnd"/>
      <w:proofErr w:type="gramEnd"/>
      <w:r>
        <w:rPr>
          <w:rFonts w:eastAsia="方正宋刻本秀楷简体" w:hint="eastAsia"/>
        </w:rPr>
        <w:t xml:space="preserve"> </w:t>
      </w:r>
      <w:r>
        <w:rPr>
          <w:rFonts w:eastAsia="方正宋刻本秀楷简体" w:hint="eastAsia"/>
        </w:rPr>
        <w:tab/>
      </w:r>
      <w:r>
        <w:rPr>
          <w:rFonts w:eastAsia="方正宋刻本秀楷简体"/>
        </w:rPr>
        <w:tab/>
      </w:r>
      <w:r>
        <w:rPr>
          <w:rFonts w:eastAsia="方正宋刻本秀楷简体"/>
        </w:rPr>
        <w:tab/>
      </w:r>
      <w:r>
        <w:rPr>
          <w:rFonts w:eastAsia="方正宋刻本秀楷简体" w:hint="eastAsia"/>
        </w:rPr>
        <w:t>nice run-parts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cron.monthly</w:t>
      </w:r>
      <w:proofErr w:type="spellEnd"/>
    </w:p>
    <w:p w14:paraId="1E5BCE0F" w14:textId="77777777" w:rsidR="007372FD" w:rsidRDefault="007372FD" w:rsidP="007372FD">
      <w:pPr>
        <w:jc w:val="left"/>
        <w:rPr>
          <w:rFonts w:eastAsia="方正宋刻本秀楷简体"/>
        </w:rPr>
      </w:pPr>
      <w:r>
        <w:rPr>
          <w:rFonts w:eastAsia="方正宋刻本秀楷简体" w:hint="eastAsia"/>
        </w:rPr>
        <w:t>天数</w:t>
      </w:r>
      <w:r>
        <w:rPr>
          <w:rFonts w:eastAsia="方正宋刻本秀楷简体" w:hint="eastAsia"/>
        </w:rPr>
        <w:t xml:space="preserve"> </w:t>
      </w:r>
      <w:r>
        <w:rPr>
          <w:rFonts w:eastAsia="方正宋刻本秀楷简体" w:hint="eastAsia"/>
        </w:rPr>
        <w:tab/>
      </w:r>
      <w:r>
        <w:rPr>
          <w:rFonts w:eastAsia="方正宋刻本秀楷简体"/>
        </w:rPr>
        <w:tab/>
        <w:t xml:space="preserve"> </w:t>
      </w:r>
      <w:r>
        <w:rPr>
          <w:rFonts w:eastAsia="方正宋刻本秀楷简体" w:hint="eastAsia"/>
        </w:rPr>
        <w:t>延迟时间</w:t>
      </w:r>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工作名称定义</w:t>
      </w:r>
      <w:r>
        <w:rPr>
          <w:rFonts w:eastAsia="方正宋刻本秀楷简体" w:hint="eastAsia"/>
        </w:rPr>
        <w:t xml:space="preserve"> </w:t>
      </w:r>
      <w:r>
        <w:rPr>
          <w:rFonts w:eastAsia="方正宋刻本秀楷简体" w:hint="eastAsia"/>
        </w:rPr>
        <w:tab/>
      </w:r>
      <w:r>
        <w:rPr>
          <w:rFonts w:eastAsia="方正宋刻本秀楷简体"/>
        </w:rPr>
        <w:tab/>
      </w:r>
      <w:r>
        <w:rPr>
          <w:rFonts w:eastAsia="方正宋刻本秀楷简体" w:hint="eastAsia"/>
        </w:rPr>
        <w:t>实际要进行的指令串</w:t>
      </w:r>
    </w:p>
    <w:p w14:paraId="42FCDD9B" w14:textId="77777777" w:rsidR="007372FD" w:rsidRDefault="007372FD" w:rsidP="007372FD">
      <w:pPr>
        <w:jc w:val="left"/>
        <w:rPr>
          <w:rFonts w:eastAsia="方正宋刻本秀楷简体"/>
        </w:rPr>
      </w:pPr>
      <w:r>
        <w:rPr>
          <w:rFonts w:eastAsia="方正宋刻本秀楷简体" w:hint="eastAsia"/>
        </w:rPr>
        <w:t xml:space="preserve"># </w:t>
      </w:r>
      <w:r>
        <w:rPr>
          <w:rFonts w:eastAsia="方正宋刻本秀楷简体" w:hint="eastAsia"/>
        </w:rPr>
        <w:t>天数单位为天；延迟时间单位为分钟；工作名称定义可自定义；</w:t>
      </w:r>
      <w:proofErr w:type="gramStart"/>
      <w:r>
        <w:rPr>
          <w:rFonts w:eastAsia="方正宋刻本秀楷简体" w:hint="eastAsia"/>
        </w:rPr>
        <w:t>指令串则通常</w:t>
      </w:r>
      <w:proofErr w:type="gramEnd"/>
      <w:r>
        <w:rPr>
          <w:rFonts w:eastAsia="方正宋刻本秀楷简体" w:hint="eastAsia"/>
        </w:rPr>
        <w:t>与</w:t>
      </w:r>
      <w:r>
        <w:rPr>
          <w:rFonts w:eastAsia="方正宋刻本秀楷简体" w:hint="eastAsia"/>
        </w:rPr>
        <w:t xml:space="preserve"> crontab </w:t>
      </w:r>
      <w:r>
        <w:rPr>
          <w:rFonts w:eastAsia="方正宋刻本秀楷简体" w:hint="eastAsia"/>
        </w:rPr>
        <w:t>的设定相同</w:t>
      </w:r>
    </w:p>
    <w:p w14:paraId="79CE5A13" w14:textId="77777777" w:rsidR="007372FD" w:rsidRDefault="007372FD" w:rsidP="007372FD">
      <w:pPr>
        <w:jc w:val="left"/>
        <w:rPr>
          <w:rFonts w:eastAsia="方正宋刻本秀楷简体"/>
          <w:sz w:val="18"/>
          <w:szCs w:val="21"/>
        </w:rPr>
      </w:pPr>
    </w:p>
    <w:p w14:paraId="7C6271C7" w14:textId="77777777" w:rsidR="007372FD" w:rsidRDefault="007372FD" w:rsidP="007372FD">
      <w:pPr>
        <w:jc w:val="left"/>
        <w:rPr>
          <w:rFonts w:eastAsia="方正宋刻本秀楷简体"/>
          <w:b/>
          <w:bCs/>
        </w:rPr>
      </w:pPr>
      <w:r>
        <w:rPr>
          <w:rFonts w:eastAsia="方正宋刻本秀楷简体" w:hint="eastAsia"/>
        </w:rPr>
        <w:t>more</w:t>
      </w:r>
      <w:r>
        <w:rPr>
          <w:rFonts w:eastAsia="方正宋刻本秀楷简体" w:hint="eastAsia"/>
          <w:b/>
          <w:bCs/>
        </w:rPr>
        <w:t xml:space="preserve"> /var/spool/</w:t>
      </w:r>
      <w:proofErr w:type="spellStart"/>
      <w:r>
        <w:rPr>
          <w:rFonts w:eastAsia="方正宋刻本秀楷简体" w:hint="eastAsia"/>
          <w:b/>
          <w:bCs/>
        </w:rPr>
        <w:t>anacron</w:t>
      </w:r>
      <w:proofErr w:type="spellEnd"/>
      <w:r>
        <w:rPr>
          <w:rFonts w:eastAsia="方正宋刻本秀楷简体" w:hint="eastAsia"/>
          <w:b/>
          <w:bCs/>
        </w:rPr>
        <w:t>/*</w:t>
      </w:r>
    </w:p>
    <w:p w14:paraId="67B3C844" w14:textId="77777777" w:rsidR="007372FD" w:rsidRDefault="007372FD" w:rsidP="007372FD">
      <w:pPr>
        <w:jc w:val="left"/>
        <w:rPr>
          <w:rFonts w:eastAsia="方正宋刻本秀楷简体"/>
        </w:rPr>
      </w:pPr>
      <w:r>
        <w:rPr>
          <w:rFonts w:eastAsia="方正宋刻本秀楷简体" w:hint="eastAsia"/>
        </w:rPr>
        <w:t>/var/spool/</w:t>
      </w:r>
      <w:proofErr w:type="spellStart"/>
      <w:r>
        <w:rPr>
          <w:rFonts w:eastAsia="方正宋刻本秀楷简体" w:hint="eastAsia"/>
        </w:rPr>
        <w:t>anacron</w:t>
      </w:r>
      <w:proofErr w:type="spellEnd"/>
      <w:r>
        <w:rPr>
          <w:rFonts w:eastAsia="方正宋刻本秀楷简体" w:hint="eastAsia"/>
        </w:rPr>
        <w:t>/</w:t>
      </w:r>
      <w:proofErr w:type="spellStart"/>
      <w:r>
        <w:rPr>
          <w:rFonts w:eastAsia="方正宋刻本秀楷简体" w:hint="eastAsia"/>
        </w:rPr>
        <w:t>cron.daily</w:t>
      </w:r>
      <w:proofErr w:type="spellEnd"/>
    </w:p>
    <w:p w14:paraId="7716C4F9" w14:textId="77777777" w:rsidR="007372FD" w:rsidRDefault="007372FD" w:rsidP="007372FD">
      <w:pPr>
        <w:jc w:val="left"/>
        <w:rPr>
          <w:rFonts w:eastAsia="方正宋刻本秀楷简体"/>
        </w:rPr>
      </w:pPr>
      <w:r>
        <w:rPr>
          <w:rFonts w:eastAsia="方正宋刻本秀楷简体" w:hint="eastAsia"/>
        </w:rPr>
        <w:t>20150731</w:t>
      </w:r>
    </w:p>
    <w:p w14:paraId="3F8F705B" w14:textId="77777777" w:rsidR="007372FD" w:rsidRDefault="007372FD" w:rsidP="007372FD">
      <w:pPr>
        <w:jc w:val="left"/>
        <w:rPr>
          <w:rFonts w:eastAsia="方正宋刻本秀楷简体"/>
        </w:rPr>
      </w:pPr>
      <w:r>
        <w:rPr>
          <w:rFonts w:eastAsia="方正宋刻本秀楷简体" w:hint="eastAsia"/>
        </w:rPr>
        <w:t>/var/spool/</w:t>
      </w:r>
      <w:proofErr w:type="spellStart"/>
      <w:r>
        <w:rPr>
          <w:rFonts w:eastAsia="方正宋刻本秀楷简体" w:hint="eastAsia"/>
        </w:rPr>
        <w:t>anacron</w:t>
      </w:r>
      <w:proofErr w:type="spellEnd"/>
      <w:r>
        <w:rPr>
          <w:rFonts w:eastAsia="方正宋刻本秀楷简体" w:hint="eastAsia"/>
        </w:rPr>
        <w:t>/</w:t>
      </w:r>
      <w:proofErr w:type="spellStart"/>
      <w:r>
        <w:rPr>
          <w:rFonts w:eastAsia="方正宋刻本秀楷简体" w:hint="eastAsia"/>
        </w:rPr>
        <w:t>cron.monthly</w:t>
      </w:r>
      <w:proofErr w:type="spellEnd"/>
    </w:p>
    <w:p w14:paraId="7CD61C1C" w14:textId="77777777" w:rsidR="007372FD" w:rsidRDefault="007372FD" w:rsidP="007372FD">
      <w:pPr>
        <w:jc w:val="left"/>
        <w:rPr>
          <w:rFonts w:eastAsia="方正宋刻本秀楷简体"/>
        </w:rPr>
      </w:pPr>
      <w:r>
        <w:rPr>
          <w:rFonts w:eastAsia="方正宋刻本秀楷简体" w:hint="eastAsia"/>
        </w:rPr>
        <w:t>20150703</w:t>
      </w:r>
    </w:p>
    <w:p w14:paraId="3D016232" w14:textId="77777777" w:rsidR="007372FD" w:rsidRDefault="007372FD" w:rsidP="007372FD">
      <w:pPr>
        <w:jc w:val="left"/>
        <w:rPr>
          <w:rFonts w:eastAsia="方正宋刻本秀楷简体"/>
        </w:rPr>
      </w:pPr>
      <w:r>
        <w:rPr>
          <w:rFonts w:eastAsia="方正宋刻本秀楷简体" w:hint="eastAsia"/>
        </w:rPr>
        <w:t>/var/spool/</w:t>
      </w:r>
      <w:proofErr w:type="spellStart"/>
      <w:r>
        <w:rPr>
          <w:rFonts w:eastAsia="方正宋刻本秀楷简体" w:hint="eastAsia"/>
        </w:rPr>
        <w:t>anacron</w:t>
      </w:r>
      <w:proofErr w:type="spellEnd"/>
      <w:r>
        <w:rPr>
          <w:rFonts w:eastAsia="方正宋刻本秀楷简体" w:hint="eastAsia"/>
        </w:rPr>
        <w:t>/</w:t>
      </w:r>
      <w:proofErr w:type="spellStart"/>
      <w:r>
        <w:rPr>
          <w:rFonts w:eastAsia="方正宋刻本秀楷简体" w:hint="eastAsia"/>
        </w:rPr>
        <w:t>cron.weekly</w:t>
      </w:r>
      <w:proofErr w:type="spellEnd"/>
    </w:p>
    <w:p w14:paraId="7920F419" w14:textId="77777777" w:rsidR="007372FD" w:rsidRDefault="007372FD" w:rsidP="007372FD">
      <w:pPr>
        <w:jc w:val="left"/>
        <w:rPr>
          <w:rFonts w:eastAsia="方正宋刻本秀楷简体"/>
        </w:rPr>
      </w:pPr>
      <w:r>
        <w:rPr>
          <w:rFonts w:eastAsia="方正宋刻本秀楷简体" w:hint="eastAsia"/>
        </w:rPr>
        <w:t>20150727</w:t>
      </w:r>
    </w:p>
    <w:p w14:paraId="00415E6B" w14:textId="77777777" w:rsidR="007372FD" w:rsidRDefault="007372FD" w:rsidP="007372FD">
      <w:pPr>
        <w:jc w:val="left"/>
        <w:rPr>
          <w:rFonts w:eastAsia="方正宋刻本秀楷简体"/>
        </w:rPr>
      </w:pPr>
      <w:r>
        <w:rPr>
          <w:rFonts w:eastAsia="方正宋刻本秀楷简体" w:hint="eastAsia"/>
        </w:rPr>
        <w:t xml:space="preserve"># </w:t>
      </w:r>
      <w:r>
        <w:rPr>
          <w:rFonts w:eastAsia="方正宋刻本秀楷简体" w:hint="eastAsia"/>
        </w:rPr>
        <w:t>上面则是三个工作名称的时间记录文件以及记录的时间戳</w:t>
      </w:r>
    </w:p>
    <w:p w14:paraId="66CFE1BF" w14:textId="77777777" w:rsidR="007372FD" w:rsidRDefault="007372FD" w:rsidP="007372FD">
      <w:pPr>
        <w:jc w:val="left"/>
        <w:rPr>
          <w:rFonts w:eastAsia="方正宋刻本秀楷简体"/>
        </w:rPr>
      </w:pPr>
      <w:r>
        <w:rPr>
          <w:rFonts w:eastAsia="方正宋刻本秀楷简体" w:hint="eastAsia"/>
          <w:b/>
          <w:bCs/>
        </w:rPr>
        <w:lastRenderedPageBreak/>
        <w:t>天数</w:t>
      </w:r>
      <w:r>
        <w:rPr>
          <w:rFonts w:eastAsia="方正宋刻本秀楷简体" w:hint="eastAsia"/>
        </w:rPr>
        <w:t>：</w:t>
      </w:r>
      <w:proofErr w:type="spellStart"/>
      <w:r>
        <w:rPr>
          <w:rFonts w:eastAsia="方正宋刻本秀楷简体"/>
        </w:rPr>
        <w:t>anacron</w:t>
      </w:r>
      <w:proofErr w:type="spellEnd"/>
      <w:r>
        <w:rPr>
          <w:rFonts w:eastAsia="方正宋刻本秀楷简体"/>
        </w:rPr>
        <w:t xml:space="preserve"> </w:t>
      </w:r>
      <w:r>
        <w:rPr>
          <w:rFonts w:eastAsia="方正宋刻本秀楷简体" w:hint="eastAsia"/>
        </w:rPr>
        <w:t>执行</w:t>
      </w:r>
      <w:proofErr w:type="gramStart"/>
      <w:r>
        <w:rPr>
          <w:rFonts w:eastAsia="方正宋刻本秀楷简体" w:hint="eastAsia"/>
        </w:rPr>
        <w:t>当下与</w:t>
      </w:r>
      <w:proofErr w:type="gramEnd"/>
      <w:r>
        <w:rPr>
          <w:rFonts w:eastAsia="方正宋刻本秀楷简体" w:hint="eastAsia"/>
        </w:rPr>
        <w:t>时间戳</w:t>
      </w:r>
      <w:r>
        <w:rPr>
          <w:rFonts w:eastAsia="方正宋刻本秀楷简体" w:hint="eastAsia"/>
        </w:rPr>
        <w:t xml:space="preserve"> </w:t>
      </w:r>
      <w:r>
        <w:rPr>
          <w:rFonts w:eastAsia="方正宋刻本秀楷简体"/>
        </w:rPr>
        <w:t>(/var/spool/</w:t>
      </w:r>
      <w:proofErr w:type="spellStart"/>
      <w:r>
        <w:rPr>
          <w:rFonts w:eastAsia="方正宋刻本秀楷简体"/>
        </w:rPr>
        <w:t>anacron</w:t>
      </w:r>
      <w:proofErr w:type="spellEnd"/>
      <w:r>
        <w:rPr>
          <w:rFonts w:eastAsia="方正宋刻本秀楷简体"/>
        </w:rPr>
        <w:t>/</w:t>
      </w:r>
      <w:r>
        <w:rPr>
          <w:rFonts w:eastAsia="方正宋刻本秀楷简体" w:hint="eastAsia"/>
        </w:rPr>
        <w:t>内的时间纪录文件</w:t>
      </w:r>
      <w:r>
        <w:rPr>
          <w:rFonts w:eastAsia="方正宋刻本秀楷简体"/>
        </w:rPr>
        <w:t xml:space="preserve">) </w:t>
      </w:r>
      <w:r>
        <w:rPr>
          <w:rFonts w:eastAsia="方正宋刻本秀楷简体" w:hint="eastAsia"/>
        </w:rPr>
        <w:t>相差的天数，若超过此天数，就准备开始执行，若没有超过此天数，则不予执行后续的指令。</w:t>
      </w:r>
      <w:r>
        <w:rPr>
          <w:rFonts w:eastAsia="方正宋刻本秀楷简体" w:hint="eastAsia"/>
          <w:sz w:val="18"/>
          <w:szCs w:val="21"/>
        </w:rPr>
        <w:br/>
      </w:r>
      <w:r>
        <w:rPr>
          <w:rFonts w:eastAsia="方正宋刻本秀楷简体" w:hint="eastAsia"/>
          <w:b/>
          <w:bCs/>
        </w:rPr>
        <w:t>延迟时间</w:t>
      </w:r>
      <w:r>
        <w:rPr>
          <w:rFonts w:eastAsia="方正宋刻本秀楷简体" w:hint="eastAsia"/>
        </w:rPr>
        <w:t>：若确定超过天数导致要执行</w:t>
      </w:r>
      <w:proofErr w:type="gramStart"/>
      <w:r>
        <w:rPr>
          <w:rFonts w:eastAsia="方正宋刻本秀楷简体" w:hint="eastAsia"/>
        </w:rPr>
        <w:t>排程工作</w:t>
      </w:r>
      <w:proofErr w:type="gramEnd"/>
      <w:r>
        <w:rPr>
          <w:rFonts w:eastAsia="方正宋刻本秀楷简体" w:hint="eastAsia"/>
        </w:rPr>
        <w:t>了，那么请延迟执行的时间，因为担心立即启动会有其他资源冲突的问题吧！</w:t>
      </w:r>
      <w:r>
        <w:rPr>
          <w:rFonts w:eastAsia="方正宋刻本秀楷简体" w:hint="eastAsia"/>
        </w:rPr>
        <w:br/>
      </w:r>
      <w:r>
        <w:rPr>
          <w:rFonts w:eastAsia="方正宋刻本秀楷简体" w:hint="eastAsia"/>
          <w:b/>
          <w:bCs/>
        </w:rPr>
        <w:t>工作名称定义</w:t>
      </w:r>
      <w:r>
        <w:rPr>
          <w:rFonts w:eastAsia="方正宋刻本秀楷简体" w:hint="eastAsia"/>
        </w:rPr>
        <w:t>：只是会在</w:t>
      </w:r>
      <w:r>
        <w:rPr>
          <w:rFonts w:eastAsia="方正宋刻本秀楷简体" w:hint="eastAsia"/>
        </w:rPr>
        <w:t xml:space="preserve"> </w:t>
      </w:r>
      <w:r>
        <w:rPr>
          <w:rFonts w:eastAsia="方正宋刻本秀楷简体"/>
        </w:rPr>
        <w:t>/var/log/</w:t>
      </w:r>
      <w:proofErr w:type="spellStart"/>
      <w:r>
        <w:rPr>
          <w:rFonts w:eastAsia="方正宋刻本秀楷简体"/>
        </w:rPr>
        <w:t>cron</w:t>
      </w:r>
      <w:proofErr w:type="spellEnd"/>
      <w:r>
        <w:rPr>
          <w:rFonts w:eastAsia="方正宋刻本秀楷简体"/>
        </w:rPr>
        <w:t xml:space="preserve"> </w:t>
      </w:r>
      <w:r>
        <w:rPr>
          <w:rFonts w:eastAsia="方正宋刻本秀楷简体" w:hint="eastAsia"/>
        </w:rPr>
        <w:t>里头记载该项任务的名称！通常与后续的目录资源名称相同即可。</w:t>
      </w:r>
      <w:r>
        <w:rPr>
          <w:rFonts w:eastAsia="方正宋刻本秀楷简体" w:hint="eastAsia"/>
        </w:rPr>
        <w:br/>
      </w:r>
      <w:r>
        <w:rPr>
          <w:rFonts w:eastAsia="方正宋刻本秀楷简体" w:hint="eastAsia"/>
          <w:b/>
          <w:bCs/>
        </w:rPr>
        <w:t>实际要进行的指令串</w:t>
      </w:r>
      <w:r>
        <w:rPr>
          <w:rFonts w:eastAsia="方正宋刻本秀楷简体" w:hint="eastAsia"/>
        </w:rPr>
        <w:t>：与</w:t>
      </w:r>
      <w:r>
        <w:rPr>
          <w:rFonts w:eastAsia="方正宋刻本秀楷简体"/>
        </w:rPr>
        <w:t>0hourly</w:t>
      </w:r>
      <w:r>
        <w:rPr>
          <w:rFonts w:eastAsia="方正宋刻本秀楷简体" w:hint="eastAsia"/>
        </w:rPr>
        <w:t>相同，通过</w:t>
      </w:r>
      <w:r>
        <w:rPr>
          <w:rFonts w:eastAsia="方正宋刻本秀楷简体"/>
        </w:rPr>
        <w:t>run-parts</w:t>
      </w:r>
      <w:r>
        <w:rPr>
          <w:rFonts w:eastAsia="方正宋刻本秀楷简体" w:hint="eastAsia"/>
        </w:rPr>
        <w:t>来处理</w:t>
      </w:r>
    </w:p>
    <w:p w14:paraId="5014430A" w14:textId="77777777" w:rsidR="007372FD" w:rsidRDefault="007372FD" w:rsidP="007372FD">
      <w:pPr>
        <w:jc w:val="left"/>
        <w:rPr>
          <w:rFonts w:eastAsia="方正宋刻本秀楷简体"/>
        </w:rPr>
      </w:pPr>
    </w:p>
    <w:p w14:paraId="345CB904" w14:textId="77777777" w:rsidR="007372FD" w:rsidRDefault="007372FD" w:rsidP="007372FD">
      <w:pPr>
        <w:jc w:val="left"/>
        <w:rPr>
          <w:rFonts w:eastAsia="方正宋刻本秀楷简体"/>
        </w:rPr>
      </w:pPr>
      <w:r>
        <w:rPr>
          <w:rFonts w:eastAsia="方正宋刻本秀楷简体" w:hint="eastAsia"/>
        </w:rPr>
        <w:t>执行流程应该是这样的</w:t>
      </w:r>
      <w:r>
        <w:rPr>
          <w:rFonts w:eastAsia="方正宋刻本秀楷简体" w:hint="eastAsia"/>
        </w:rPr>
        <w:t xml:space="preserve"> </w:t>
      </w:r>
      <w:r>
        <w:rPr>
          <w:rFonts w:eastAsia="方正宋刻本秀楷简体"/>
        </w:rPr>
        <w:t>(</w:t>
      </w:r>
      <w:r>
        <w:rPr>
          <w:rFonts w:eastAsia="方正宋刻本秀楷简体" w:hint="eastAsia"/>
        </w:rPr>
        <w:t>以</w:t>
      </w:r>
      <w:r>
        <w:rPr>
          <w:rFonts w:eastAsia="方正宋刻本秀楷简体" w:hint="eastAsia"/>
        </w:rPr>
        <w:t xml:space="preserve"> </w:t>
      </w:r>
      <w:proofErr w:type="spellStart"/>
      <w:r>
        <w:rPr>
          <w:rFonts w:eastAsia="方正宋刻本秀楷简体"/>
        </w:rPr>
        <w:t>cron.daily</w:t>
      </w:r>
      <w:proofErr w:type="spellEnd"/>
      <w:r>
        <w:rPr>
          <w:rFonts w:eastAsia="方正宋刻本秀楷简体"/>
        </w:rPr>
        <w:t xml:space="preserve"> </w:t>
      </w:r>
      <w:r>
        <w:rPr>
          <w:rFonts w:eastAsia="方正宋刻本秀楷简体" w:hint="eastAsia"/>
        </w:rPr>
        <w:t>为例</w:t>
      </w:r>
      <w:r>
        <w:rPr>
          <w:rFonts w:eastAsia="方正宋刻本秀楷简体"/>
        </w:rPr>
        <w:t>)</w:t>
      </w:r>
      <w:r>
        <w:rPr>
          <w:rFonts w:eastAsia="方正宋刻本秀楷简体" w:hint="eastAsia"/>
        </w:rPr>
        <w:t>：</w:t>
      </w:r>
      <w:r>
        <w:rPr>
          <w:rFonts w:eastAsia="方正宋刻本秀楷简体" w:hint="eastAsia"/>
        </w:rPr>
        <w:br/>
      </w:r>
      <w:r>
        <w:rPr>
          <w:rFonts w:eastAsia="方正宋刻本秀楷简体"/>
        </w:rPr>
        <w:t xml:space="preserve">1. </w:t>
      </w:r>
      <w:r>
        <w:rPr>
          <w:rFonts w:eastAsia="方正宋刻本秀楷简体" w:hint="eastAsia"/>
        </w:rPr>
        <w:t>由</w:t>
      </w:r>
      <w:r>
        <w:rPr>
          <w:rFonts w:eastAsia="方正宋刻本秀楷简体" w:hint="eastAsia"/>
        </w:rPr>
        <w:t xml:space="preserve"> </w:t>
      </w:r>
      <w:r>
        <w:rPr>
          <w:rFonts w:eastAsia="方正宋刻本秀楷简体"/>
        </w:rPr>
        <w:t>/</w:t>
      </w:r>
      <w:proofErr w:type="spellStart"/>
      <w:r>
        <w:rPr>
          <w:rFonts w:eastAsia="方正宋刻本秀楷简体"/>
        </w:rPr>
        <w:t>etc</w:t>
      </w:r>
      <w:proofErr w:type="spellEnd"/>
      <w:r>
        <w:rPr>
          <w:rFonts w:eastAsia="方正宋刻本秀楷简体"/>
        </w:rPr>
        <w:t>/</w:t>
      </w:r>
      <w:proofErr w:type="spellStart"/>
      <w:r>
        <w:rPr>
          <w:rFonts w:eastAsia="方正宋刻本秀楷简体"/>
        </w:rPr>
        <w:t>anacrontab</w:t>
      </w:r>
      <w:proofErr w:type="spellEnd"/>
      <w:r>
        <w:rPr>
          <w:rFonts w:eastAsia="方正宋刻本秀楷简体"/>
        </w:rPr>
        <w:t xml:space="preserve"> </w:t>
      </w:r>
      <w:r>
        <w:rPr>
          <w:rFonts w:eastAsia="方正宋刻本秀楷简体" w:hint="eastAsia"/>
        </w:rPr>
        <w:t>分析到</w:t>
      </w:r>
      <w:r>
        <w:rPr>
          <w:rFonts w:eastAsia="方正宋刻本秀楷简体" w:hint="eastAsia"/>
        </w:rPr>
        <w:t xml:space="preserve"> </w:t>
      </w:r>
      <w:proofErr w:type="spellStart"/>
      <w:r>
        <w:rPr>
          <w:rFonts w:eastAsia="方正宋刻本秀楷简体"/>
        </w:rPr>
        <w:t>cron.daily</w:t>
      </w:r>
      <w:proofErr w:type="spellEnd"/>
      <w:r>
        <w:rPr>
          <w:rFonts w:eastAsia="方正宋刻本秀楷简体"/>
        </w:rPr>
        <w:t xml:space="preserve"> </w:t>
      </w:r>
      <w:r>
        <w:rPr>
          <w:rFonts w:eastAsia="方正宋刻本秀楷简体" w:hint="eastAsia"/>
        </w:rPr>
        <w:t>这项工作名称的</w:t>
      </w:r>
      <w:r>
        <w:rPr>
          <w:rFonts w:eastAsia="方正宋刻本秀楷简体" w:hint="eastAsia"/>
          <w:b/>
          <w:bCs/>
        </w:rPr>
        <w:t>天数</w:t>
      </w:r>
      <w:r>
        <w:rPr>
          <w:rFonts w:eastAsia="方正宋刻本秀楷简体" w:hint="eastAsia"/>
        </w:rPr>
        <w:t>为</w:t>
      </w:r>
      <w:r>
        <w:rPr>
          <w:rFonts w:eastAsia="方正宋刻本秀楷简体" w:hint="eastAsia"/>
        </w:rPr>
        <w:t xml:space="preserve"> </w:t>
      </w:r>
      <w:r>
        <w:rPr>
          <w:rFonts w:eastAsia="方正宋刻本秀楷简体"/>
        </w:rPr>
        <w:t xml:space="preserve">1 </w:t>
      </w:r>
      <w:r>
        <w:rPr>
          <w:rFonts w:eastAsia="方正宋刻本秀楷简体" w:hint="eastAsia"/>
        </w:rPr>
        <w:t>天；</w:t>
      </w:r>
      <w:r>
        <w:rPr>
          <w:rFonts w:eastAsia="方正宋刻本秀楷简体" w:hint="eastAsia"/>
        </w:rPr>
        <w:br/>
      </w:r>
      <w:r>
        <w:rPr>
          <w:rFonts w:eastAsia="方正宋刻本秀楷简体"/>
        </w:rPr>
        <w:t xml:space="preserve">2. </w:t>
      </w:r>
      <w:r>
        <w:rPr>
          <w:rFonts w:eastAsia="方正宋刻本秀楷简体" w:hint="eastAsia"/>
        </w:rPr>
        <w:t>由</w:t>
      </w:r>
      <w:r>
        <w:rPr>
          <w:rFonts w:eastAsia="方正宋刻本秀楷简体" w:hint="eastAsia"/>
        </w:rPr>
        <w:t xml:space="preserve"> </w:t>
      </w:r>
      <w:r>
        <w:rPr>
          <w:rFonts w:eastAsia="方正宋刻本秀楷简体"/>
        </w:rPr>
        <w:t>/var/spool/</w:t>
      </w:r>
      <w:proofErr w:type="spellStart"/>
      <w:r>
        <w:rPr>
          <w:rFonts w:eastAsia="方正宋刻本秀楷简体"/>
        </w:rPr>
        <w:t>anacron</w:t>
      </w:r>
      <w:proofErr w:type="spellEnd"/>
      <w:r>
        <w:rPr>
          <w:rFonts w:eastAsia="方正宋刻本秀楷简体"/>
        </w:rPr>
        <w:t>/</w:t>
      </w:r>
      <w:proofErr w:type="spellStart"/>
      <w:r>
        <w:rPr>
          <w:rFonts w:eastAsia="方正宋刻本秀楷简体"/>
        </w:rPr>
        <w:t>cron.daily</w:t>
      </w:r>
      <w:proofErr w:type="spellEnd"/>
      <w:r>
        <w:rPr>
          <w:rFonts w:eastAsia="方正宋刻本秀楷简体"/>
        </w:rPr>
        <w:t xml:space="preserve"> </w:t>
      </w:r>
      <w:r>
        <w:rPr>
          <w:rFonts w:eastAsia="方正宋刻本秀楷简体" w:hint="eastAsia"/>
        </w:rPr>
        <w:t>取出最近一次执行</w:t>
      </w:r>
      <w:r>
        <w:rPr>
          <w:rFonts w:eastAsia="方正宋刻本秀楷简体" w:hint="eastAsia"/>
        </w:rPr>
        <w:t xml:space="preserve"> </w:t>
      </w:r>
      <w:proofErr w:type="spellStart"/>
      <w:r>
        <w:rPr>
          <w:rFonts w:eastAsia="方正宋刻本秀楷简体"/>
        </w:rPr>
        <w:t>anacron</w:t>
      </w:r>
      <w:proofErr w:type="spellEnd"/>
      <w:r>
        <w:rPr>
          <w:rFonts w:eastAsia="方正宋刻本秀楷简体"/>
        </w:rPr>
        <w:t xml:space="preserve"> </w:t>
      </w:r>
      <w:r>
        <w:rPr>
          <w:rFonts w:eastAsia="方正宋刻本秀楷简体" w:hint="eastAsia"/>
        </w:rPr>
        <w:t>的</w:t>
      </w:r>
      <w:r>
        <w:rPr>
          <w:rFonts w:eastAsia="方正宋刻本秀楷简体" w:hint="eastAsia"/>
          <w:b/>
          <w:bCs/>
        </w:rPr>
        <w:t>时间戳</w:t>
      </w:r>
      <w:r>
        <w:rPr>
          <w:rFonts w:eastAsia="方正宋刻本秀楷简体" w:hint="eastAsia"/>
        </w:rPr>
        <w:t>；</w:t>
      </w:r>
      <w:r>
        <w:rPr>
          <w:rFonts w:eastAsia="方正宋刻本秀楷简体" w:hint="eastAsia"/>
        </w:rPr>
        <w:br/>
      </w:r>
      <w:r>
        <w:rPr>
          <w:rFonts w:eastAsia="方正宋刻本秀楷简体"/>
        </w:rPr>
        <w:t xml:space="preserve">3. </w:t>
      </w:r>
      <w:r>
        <w:rPr>
          <w:rFonts w:eastAsia="方正宋刻本秀楷简体" w:hint="eastAsia"/>
        </w:rPr>
        <w:t>由上个步骤与目前的时间</w:t>
      </w:r>
      <w:r>
        <w:rPr>
          <w:rFonts w:eastAsia="方正宋刻本秀楷简体" w:hint="eastAsia"/>
          <w:b/>
          <w:bCs/>
        </w:rPr>
        <w:t>比较</w:t>
      </w:r>
      <w:r>
        <w:rPr>
          <w:rFonts w:eastAsia="方正宋刻本秀楷简体" w:hint="eastAsia"/>
        </w:rPr>
        <w:t>，若差异天数为</w:t>
      </w:r>
      <w:r>
        <w:rPr>
          <w:rFonts w:eastAsia="方正宋刻本秀楷简体" w:hint="eastAsia"/>
        </w:rPr>
        <w:t xml:space="preserve"> </w:t>
      </w:r>
      <w:r>
        <w:rPr>
          <w:rFonts w:eastAsia="方正宋刻本秀楷简体"/>
        </w:rPr>
        <w:t xml:space="preserve">1 </w:t>
      </w:r>
      <w:proofErr w:type="gramStart"/>
      <w:r>
        <w:rPr>
          <w:rFonts w:eastAsia="方正宋刻本秀楷简体" w:hint="eastAsia"/>
        </w:rPr>
        <w:t>天以上</w:t>
      </w:r>
      <w:proofErr w:type="gramEnd"/>
      <w:r>
        <w:rPr>
          <w:rFonts w:eastAsia="方正宋刻本秀楷简体" w:hint="eastAsia"/>
        </w:rPr>
        <w:t xml:space="preserve"> </w:t>
      </w:r>
      <w:r>
        <w:rPr>
          <w:rFonts w:eastAsia="方正宋刻本秀楷简体"/>
        </w:rPr>
        <w:t>(</w:t>
      </w:r>
      <w:r>
        <w:rPr>
          <w:rFonts w:eastAsia="方正宋刻本秀楷简体" w:hint="eastAsia"/>
        </w:rPr>
        <w:t>含</w:t>
      </w:r>
      <w:r>
        <w:rPr>
          <w:rFonts w:eastAsia="方正宋刻本秀楷简体" w:hint="eastAsia"/>
        </w:rPr>
        <w:t xml:space="preserve"> </w:t>
      </w:r>
      <w:r>
        <w:rPr>
          <w:rFonts w:eastAsia="方正宋刻本秀楷简体"/>
        </w:rPr>
        <w:t xml:space="preserve">1 </w:t>
      </w:r>
      <w:r>
        <w:rPr>
          <w:rFonts w:eastAsia="方正宋刻本秀楷简体" w:hint="eastAsia"/>
        </w:rPr>
        <w:t>天</w:t>
      </w:r>
      <w:r>
        <w:rPr>
          <w:rFonts w:eastAsia="方正宋刻本秀楷简体"/>
        </w:rPr>
        <w:t>)</w:t>
      </w:r>
      <w:r>
        <w:rPr>
          <w:rFonts w:eastAsia="方正宋刻本秀楷简体" w:hint="eastAsia"/>
        </w:rPr>
        <w:t>，就准备进行指令；</w:t>
      </w:r>
      <w:r>
        <w:rPr>
          <w:rFonts w:eastAsia="方正宋刻本秀楷简体" w:hint="eastAsia"/>
        </w:rPr>
        <w:br/>
      </w:r>
      <w:r>
        <w:rPr>
          <w:rFonts w:eastAsia="方正宋刻本秀楷简体"/>
        </w:rPr>
        <w:t xml:space="preserve">4. </w:t>
      </w:r>
      <w:r>
        <w:rPr>
          <w:rFonts w:eastAsia="方正宋刻本秀楷简体" w:hint="eastAsia"/>
        </w:rPr>
        <w:t>若准备进行指令，根据</w:t>
      </w:r>
      <w:r>
        <w:rPr>
          <w:rFonts w:eastAsia="方正宋刻本秀楷简体"/>
        </w:rPr>
        <w:t>/</w:t>
      </w:r>
      <w:proofErr w:type="spellStart"/>
      <w:r>
        <w:rPr>
          <w:rFonts w:eastAsia="方正宋刻本秀楷简体"/>
        </w:rPr>
        <w:t>etc</w:t>
      </w:r>
      <w:proofErr w:type="spellEnd"/>
      <w:r>
        <w:rPr>
          <w:rFonts w:eastAsia="方正宋刻本秀楷简体"/>
        </w:rPr>
        <w:t>/</w:t>
      </w:r>
      <w:proofErr w:type="spellStart"/>
      <w:r>
        <w:rPr>
          <w:rFonts w:eastAsia="方正宋刻本秀楷简体"/>
        </w:rPr>
        <w:t>anacrontab</w:t>
      </w:r>
      <w:proofErr w:type="spellEnd"/>
      <w:r>
        <w:rPr>
          <w:rFonts w:eastAsia="方正宋刻本秀楷简体" w:hint="eastAsia"/>
        </w:rPr>
        <w:t>的设定，将延迟</w:t>
      </w:r>
      <w:r>
        <w:rPr>
          <w:rFonts w:eastAsia="方正宋刻本秀楷简体"/>
        </w:rPr>
        <w:t>5</w:t>
      </w:r>
      <w:r>
        <w:rPr>
          <w:rFonts w:eastAsia="方正宋刻本秀楷简体" w:hint="eastAsia"/>
        </w:rPr>
        <w:t>分钟</w:t>
      </w:r>
      <w:r>
        <w:rPr>
          <w:rFonts w:eastAsia="方正宋刻本秀楷简体"/>
        </w:rPr>
        <w:t>+ 3</w:t>
      </w:r>
      <w:r>
        <w:rPr>
          <w:rFonts w:eastAsia="方正宋刻本秀楷简体" w:hint="eastAsia"/>
        </w:rPr>
        <w:t>小时</w:t>
      </w:r>
      <w:r>
        <w:rPr>
          <w:rFonts w:eastAsia="方正宋刻本秀楷简体" w:hint="eastAsia"/>
        </w:rPr>
        <w:t xml:space="preserve"> </w:t>
      </w:r>
      <w:r>
        <w:rPr>
          <w:rFonts w:eastAsia="方正宋刻本秀楷简体"/>
        </w:rPr>
        <w:t>(</w:t>
      </w:r>
      <w:r>
        <w:rPr>
          <w:rFonts w:eastAsia="方正宋刻本秀楷简体" w:hint="eastAsia"/>
        </w:rPr>
        <w:t>看</w:t>
      </w:r>
      <w:r>
        <w:rPr>
          <w:rFonts w:eastAsia="方正宋刻本秀楷简体" w:hint="eastAsia"/>
        </w:rPr>
        <w:t xml:space="preserve"> </w:t>
      </w:r>
      <w:r>
        <w:rPr>
          <w:rFonts w:eastAsia="方正宋刻本秀楷简体"/>
        </w:rPr>
        <w:t>START_HOURS_RANGE</w:t>
      </w:r>
      <w:r>
        <w:rPr>
          <w:rFonts w:eastAsia="方正宋刻本秀楷简体" w:hint="eastAsia"/>
        </w:rPr>
        <w:t>的设定</w:t>
      </w:r>
      <w:r>
        <w:rPr>
          <w:rFonts w:eastAsia="方正宋刻本秀楷简体"/>
        </w:rPr>
        <w:t>)</w:t>
      </w:r>
      <w:r>
        <w:rPr>
          <w:rFonts w:eastAsia="方正宋刻本秀楷简体" w:hint="eastAsia"/>
        </w:rPr>
        <w:t>；</w:t>
      </w:r>
      <w:r>
        <w:rPr>
          <w:rFonts w:eastAsia="方正宋刻本秀楷简体" w:hint="eastAsia"/>
        </w:rPr>
        <w:br/>
      </w:r>
      <w:r>
        <w:rPr>
          <w:rFonts w:eastAsia="方正宋刻本秀楷简体"/>
        </w:rPr>
        <w:t xml:space="preserve">5. </w:t>
      </w:r>
      <w:r>
        <w:rPr>
          <w:rFonts w:eastAsia="方正宋刻本秀楷简体" w:hint="eastAsia"/>
        </w:rPr>
        <w:t>延迟时间过后，开始执行后续指令，亦即『</w:t>
      </w:r>
      <w:r>
        <w:rPr>
          <w:rFonts w:eastAsia="方正宋刻本秀楷简体" w:hint="eastAsia"/>
        </w:rPr>
        <w:t xml:space="preserve"> </w:t>
      </w:r>
      <w:r>
        <w:rPr>
          <w:rFonts w:eastAsia="方正宋刻本秀楷简体"/>
        </w:rPr>
        <w:t>run-parts /</w:t>
      </w:r>
      <w:proofErr w:type="spellStart"/>
      <w:r>
        <w:rPr>
          <w:rFonts w:eastAsia="方正宋刻本秀楷简体"/>
        </w:rPr>
        <w:t>etc</w:t>
      </w:r>
      <w:proofErr w:type="spellEnd"/>
      <w:r>
        <w:rPr>
          <w:rFonts w:eastAsia="方正宋刻本秀楷简体"/>
        </w:rPr>
        <w:t>/</w:t>
      </w:r>
      <w:proofErr w:type="spellStart"/>
      <w:r>
        <w:rPr>
          <w:rFonts w:eastAsia="方正宋刻本秀楷简体"/>
        </w:rPr>
        <w:t>cron.daily</w:t>
      </w:r>
      <w:proofErr w:type="spellEnd"/>
      <w:r>
        <w:rPr>
          <w:rFonts w:eastAsia="方正宋刻本秀楷简体"/>
        </w:rPr>
        <w:t xml:space="preserve"> </w:t>
      </w:r>
      <w:r>
        <w:rPr>
          <w:rFonts w:eastAsia="方正宋刻本秀楷简体" w:hint="eastAsia"/>
        </w:rPr>
        <w:t>』这串指令；</w:t>
      </w:r>
      <w:r>
        <w:rPr>
          <w:rFonts w:eastAsia="方正宋刻本秀楷简体" w:hint="eastAsia"/>
        </w:rPr>
        <w:br/>
      </w:r>
      <w:r>
        <w:rPr>
          <w:rFonts w:eastAsia="方正宋刻本秀楷简体"/>
        </w:rPr>
        <w:t xml:space="preserve">6. </w:t>
      </w:r>
      <w:r>
        <w:rPr>
          <w:rFonts w:eastAsia="方正宋刻本秀楷简体" w:hint="eastAsia"/>
        </w:rPr>
        <w:t>执行完毕后，</w:t>
      </w:r>
      <w:r>
        <w:rPr>
          <w:rFonts w:eastAsia="方正宋刻本秀楷简体" w:hint="eastAsia"/>
        </w:rPr>
        <w:t xml:space="preserve"> </w:t>
      </w:r>
      <w:proofErr w:type="spellStart"/>
      <w:r>
        <w:rPr>
          <w:rFonts w:eastAsia="方正宋刻本秀楷简体"/>
        </w:rPr>
        <w:t>anacron</w:t>
      </w:r>
      <w:proofErr w:type="spellEnd"/>
      <w:r>
        <w:rPr>
          <w:rFonts w:eastAsia="方正宋刻本秀楷简体"/>
        </w:rPr>
        <w:t xml:space="preserve"> </w:t>
      </w:r>
      <w:r>
        <w:rPr>
          <w:rFonts w:eastAsia="方正宋刻本秀楷简体" w:hint="eastAsia"/>
        </w:rPr>
        <w:t>程序结束</w:t>
      </w:r>
      <w:r>
        <w:rPr>
          <w:rFonts w:eastAsia="方正宋刻本秀楷简体" w:hint="eastAsia"/>
        </w:rPr>
        <w:t xml:space="preserve"> </w:t>
      </w:r>
    </w:p>
    <w:p w14:paraId="643294E2" w14:textId="77777777" w:rsidR="007372FD" w:rsidRDefault="007372FD" w:rsidP="007372FD">
      <w:pPr>
        <w:jc w:val="left"/>
        <w:rPr>
          <w:rFonts w:eastAsia="方正宋刻本秀楷简体"/>
          <w:sz w:val="18"/>
          <w:szCs w:val="21"/>
        </w:rPr>
      </w:pPr>
    </w:p>
    <w:p w14:paraId="631E8268" w14:textId="3F3AA57F" w:rsidR="007372FD" w:rsidRDefault="007372FD">
      <w:pPr>
        <w:widowControl/>
        <w:jc w:val="left"/>
        <w:rPr>
          <w:rFonts w:eastAsia="方正宋刻本秀楷简体"/>
          <w:sz w:val="16"/>
          <w:szCs w:val="20"/>
        </w:rPr>
      </w:pPr>
      <w:r>
        <w:rPr>
          <w:rFonts w:eastAsia="方正宋刻本秀楷简体"/>
          <w:sz w:val="16"/>
          <w:szCs w:val="20"/>
        </w:rPr>
        <w:br w:type="page"/>
      </w:r>
    </w:p>
    <w:p w14:paraId="47EBE09D" w14:textId="77777777" w:rsidR="00ED6DF6" w:rsidRPr="007372FD" w:rsidRDefault="00ED6DF6">
      <w:pPr>
        <w:adjustRightInd w:val="0"/>
        <w:snapToGrid w:val="0"/>
        <w:ind w:left="2940" w:firstLine="420"/>
        <w:rPr>
          <w:rFonts w:eastAsia="方正宋刻本秀楷简体"/>
          <w:sz w:val="16"/>
          <w:szCs w:val="20"/>
        </w:rPr>
      </w:pPr>
    </w:p>
    <w:p w14:paraId="15FF3723" w14:textId="77777777" w:rsidR="007372FD" w:rsidRPr="007372FD" w:rsidRDefault="007372FD" w:rsidP="007372FD">
      <w:pPr>
        <w:jc w:val="left"/>
        <w:rPr>
          <w:rFonts w:eastAsia="方正宋刻本秀楷简体"/>
          <w:b/>
          <w:bCs/>
          <w:sz w:val="36"/>
          <w:szCs w:val="44"/>
        </w:rPr>
      </w:pPr>
      <w:r w:rsidRPr="007372FD">
        <w:rPr>
          <w:rFonts w:eastAsia="方正宋刻本秀楷简体" w:hint="eastAsia"/>
          <w:b/>
          <w:bCs/>
          <w:sz w:val="36"/>
          <w:szCs w:val="44"/>
        </w:rPr>
        <w:t>进程管理</w:t>
      </w:r>
    </w:p>
    <w:p w14:paraId="7AF304A4" w14:textId="77777777" w:rsidR="007372FD" w:rsidRDefault="007372FD" w:rsidP="007372FD">
      <w:pPr>
        <w:jc w:val="left"/>
        <w:rPr>
          <w:rFonts w:eastAsia="方正宋刻本秀楷简体"/>
          <w:sz w:val="18"/>
          <w:szCs w:val="21"/>
        </w:rPr>
      </w:pPr>
      <w:r>
        <w:rPr>
          <w:rFonts w:eastAsia="方正宋刻本秀楷简体" w:hint="eastAsia"/>
          <w:sz w:val="18"/>
          <w:szCs w:val="21"/>
        </w:rPr>
        <w:t>程序</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硬盘中的实体程序文件，用户执行来触发</w:t>
      </w:r>
    </w:p>
    <w:p w14:paraId="5805F9FE" w14:textId="77777777" w:rsidR="007372FD" w:rsidRDefault="007372FD" w:rsidP="007372FD">
      <w:pPr>
        <w:jc w:val="left"/>
        <w:rPr>
          <w:rFonts w:eastAsia="方正宋刻本秀楷简体"/>
          <w:sz w:val="18"/>
          <w:szCs w:val="21"/>
        </w:rPr>
      </w:pPr>
      <w:r>
        <w:rPr>
          <w:rFonts w:eastAsia="方正宋刻本秀楷简体" w:hint="eastAsia"/>
          <w:sz w:val="18"/>
          <w:szCs w:val="21"/>
        </w:rPr>
        <w:t>进程</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运行时加载至内存中的程序</w:t>
      </w:r>
    </w:p>
    <w:p w14:paraId="78546D32" w14:textId="77777777" w:rsidR="007372FD" w:rsidRDefault="007372FD" w:rsidP="007372FD">
      <w:pPr>
        <w:jc w:val="left"/>
        <w:rPr>
          <w:rFonts w:eastAsia="方正宋刻本秀楷简体"/>
          <w:sz w:val="18"/>
          <w:szCs w:val="21"/>
        </w:rPr>
      </w:pPr>
      <w:r>
        <w:rPr>
          <w:rFonts w:eastAsia="方正宋刻本秀楷简体" w:hint="eastAsia"/>
          <w:sz w:val="18"/>
          <w:szCs w:val="21"/>
        </w:rPr>
        <w:t>为了管理进程，进程给与执行者权限、属性等参数，并包括程序所需的脚本与数据，依据登入者的</w:t>
      </w:r>
      <w:r>
        <w:rPr>
          <w:rFonts w:eastAsia="方正宋刻本秀楷简体" w:hint="eastAsia"/>
          <w:sz w:val="18"/>
          <w:szCs w:val="21"/>
        </w:rPr>
        <w:br/>
      </w:r>
      <w:r>
        <w:rPr>
          <w:rFonts w:eastAsia="方正宋刻本秀楷简体"/>
          <w:sz w:val="18"/>
          <w:szCs w:val="21"/>
        </w:rPr>
        <w:t>UID/GID (/</w:t>
      </w:r>
      <w:proofErr w:type="spellStart"/>
      <w:r>
        <w:rPr>
          <w:rFonts w:eastAsia="方正宋刻本秀楷简体"/>
          <w:sz w:val="18"/>
          <w:szCs w:val="21"/>
        </w:rPr>
        <w:t>etc</w:t>
      </w:r>
      <w:proofErr w:type="spellEnd"/>
      <w:r>
        <w:rPr>
          <w:rFonts w:eastAsia="方正宋刻本秀楷简体"/>
          <w:sz w:val="18"/>
          <w:szCs w:val="21"/>
        </w:rPr>
        <w:t>/passwd)</w:t>
      </w:r>
      <w:r>
        <w:rPr>
          <w:rFonts w:eastAsia="方正宋刻本秀楷简体" w:hint="eastAsia"/>
          <w:sz w:val="18"/>
          <w:szCs w:val="21"/>
        </w:rPr>
        <w:t xml:space="preserve"> </w:t>
      </w:r>
      <w:r>
        <w:rPr>
          <w:rFonts w:eastAsia="方正宋刻本秀楷简体" w:hint="eastAsia"/>
          <w:sz w:val="18"/>
          <w:szCs w:val="21"/>
        </w:rPr>
        <w:t>最后给一个</w:t>
      </w:r>
      <w:r>
        <w:rPr>
          <w:rFonts w:eastAsia="方正宋刻本秀楷简体" w:hint="eastAsia"/>
          <w:b/>
          <w:bCs/>
          <w:color w:val="0000FF"/>
          <w:sz w:val="20"/>
          <w:szCs w:val="22"/>
        </w:rPr>
        <w:t>PID</w:t>
      </w:r>
      <w:r>
        <w:rPr>
          <w:rFonts w:eastAsia="方正宋刻本秀楷简体" w:hint="eastAsia"/>
          <w:sz w:val="18"/>
          <w:szCs w:val="21"/>
        </w:rPr>
        <w:t>，通过</w:t>
      </w:r>
      <w:r>
        <w:rPr>
          <w:rFonts w:eastAsia="方正宋刻本秀楷简体" w:hint="eastAsia"/>
          <w:sz w:val="18"/>
          <w:szCs w:val="21"/>
        </w:rPr>
        <w:t>PID</w:t>
      </w:r>
      <w:r>
        <w:rPr>
          <w:rFonts w:eastAsia="方正宋刻本秀楷简体" w:hint="eastAsia"/>
          <w:sz w:val="18"/>
          <w:szCs w:val="21"/>
        </w:rPr>
        <w:t>判断权限，由某进程（父进程）衍生出来的其他进程（子进程）在一般状态下，也会沿用这个进程的相关权限</w:t>
      </w:r>
    </w:p>
    <w:p w14:paraId="59EE14E4" w14:textId="77777777" w:rsidR="007372FD" w:rsidRDefault="007372FD" w:rsidP="007372FD">
      <w:pPr>
        <w:jc w:val="left"/>
        <w:rPr>
          <w:rFonts w:eastAsia="方正宋刻本秀楷简体"/>
          <w:sz w:val="18"/>
          <w:szCs w:val="21"/>
        </w:rPr>
      </w:pPr>
    </w:p>
    <w:p w14:paraId="1DA4673E" w14:textId="3C82D46D" w:rsidR="007372FD" w:rsidRDefault="007372FD" w:rsidP="007372FD">
      <w:pPr>
        <w:jc w:val="left"/>
      </w:pPr>
      <w:r>
        <w:rPr>
          <w:noProof/>
        </w:rPr>
        <mc:AlternateContent>
          <mc:Choice Requires="wpg">
            <w:drawing>
              <wp:anchor distT="0" distB="0" distL="114300" distR="114300" simplePos="0" relativeHeight="251671568" behindDoc="0" locked="0" layoutInCell="1" allowOverlap="1" wp14:anchorId="5BDF6D64" wp14:editId="4FF9C837">
                <wp:simplePos x="0" y="0"/>
                <wp:positionH relativeFrom="column">
                  <wp:posOffset>238125</wp:posOffset>
                </wp:positionH>
                <wp:positionV relativeFrom="paragraph">
                  <wp:posOffset>5080</wp:posOffset>
                </wp:positionV>
                <wp:extent cx="5079365" cy="1243330"/>
                <wp:effectExtent l="9525" t="5080" r="6985" b="0"/>
                <wp:wrapNone/>
                <wp:docPr id="99" name="组合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9365" cy="1243330"/>
                          <a:chOff x="3183" y="500112"/>
                          <a:chExt cx="7999" cy="1958"/>
                        </a:xfrm>
                      </wpg:grpSpPr>
                      <pic:pic xmlns:pic="http://schemas.openxmlformats.org/drawingml/2006/picture">
                        <pic:nvPicPr>
                          <pic:cNvPr id="100" name="图片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412" y="500112"/>
                            <a:ext cx="4023" cy="19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101" name="文本框 142"/>
                        <wps:cNvSpPr txBox="1">
                          <a:spLocks noChangeArrowheads="1"/>
                        </wps:cNvSpPr>
                        <wps:spPr bwMode="auto">
                          <a:xfrm>
                            <a:off x="3183" y="500891"/>
                            <a:ext cx="1073" cy="439"/>
                          </a:xfrm>
                          <a:prstGeom prst="rect">
                            <a:avLst/>
                          </a:prstGeom>
                          <a:solidFill>
                            <a:srgbClr val="FFFFFF"/>
                          </a:solidFill>
                          <a:ln w="9525">
                            <a:solidFill>
                              <a:srgbClr val="000000"/>
                            </a:solidFill>
                            <a:miter lim="800000"/>
                            <a:headEnd/>
                            <a:tailEnd/>
                          </a:ln>
                        </wps:spPr>
                        <wps:txbx>
                          <w:txbxContent>
                            <w:p w14:paraId="46BE5DE1" w14:textId="77777777" w:rsidR="007372FD" w:rsidRDefault="007372FD" w:rsidP="007372FD">
                              <w:pPr>
                                <w:rPr>
                                  <w:b/>
                                  <w:bCs/>
                                  <w:color w:val="0000FF"/>
                                </w:rPr>
                              </w:pPr>
                              <w:r>
                                <w:rPr>
                                  <w:rFonts w:hint="eastAsia"/>
                                  <w:b/>
                                  <w:bCs/>
                                  <w:color w:val="0000FF"/>
                                </w:rPr>
                                <w:t>程序</w:t>
                              </w:r>
                            </w:p>
                          </w:txbxContent>
                        </wps:txbx>
                        <wps:bodyPr rot="0" vert="horz" wrap="square" lIns="91440" tIns="45720" rIns="91440" bIns="45720" anchor="t" anchorCtr="0" upright="1">
                          <a:noAutofit/>
                        </wps:bodyPr>
                      </wps:wsp>
                      <wps:wsp>
                        <wps:cNvPr id="102" name="文本框 143"/>
                        <wps:cNvSpPr txBox="1">
                          <a:spLocks noChangeArrowheads="1"/>
                        </wps:cNvSpPr>
                        <wps:spPr bwMode="auto">
                          <a:xfrm>
                            <a:off x="8409" y="500251"/>
                            <a:ext cx="911" cy="1719"/>
                          </a:xfrm>
                          <a:prstGeom prst="rect">
                            <a:avLst/>
                          </a:prstGeom>
                          <a:solidFill>
                            <a:srgbClr val="FFFFFF"/>
                          </a:solidFill>
                          <a:ln w="9525">
                            <a:solidFill>
                              <a:srgbClr val="000000"/>
                            </a:solidFill>
                            <a:miter lim="800000"/>
                            <a:headEnd/>
                            <a:tailEnd/>
                          </a:ln>
                        </wps:spPr>
                        <wps:txbx>
                          <w:txbxContent>
                            <w:p w14:paraId="102464C6" w14:textId="77777777" w:rsidR="007372FD" w:rsidRDefault="007372FD" w:rsidP="007372FD"/>
                            <w:p w14:paraId="5F3AB6DA" w14:textId="77777777" w:rsidR="007372FD" w:rsidRDefault="007372FD" w:rsidP="007372FD"/>
                            <w:p w14:paraId="6A85A880" w14:textId="77777777" w:rsidR="007372FD" w:rsidRDefault="007372FD" w:rsidP="007372FD">
                              <w:pPr>
                                <w:rPr>
                                  <w:b/>
                                  <w:bCs/>
                                  <w:color w:val="0000FF"/>
                                  <w:sz w:val="22"/>
                                  <w:szCs w:val="28"/>
                                </w:rPr>
                              </w:pPr>
                              <w:r>
                                <w:rPr>
                                  <w:rFonts w:hint="eastAsia"/>
                                  <w:b/>
                                  <w:bCs/>
                                  <w:color w:val="0000FF"/>
                                  <w:sz w:val="22"/>
                                  <w:szCs w:val="28"/>
                                </w:rPr>
                                <w:t>进程</w:t>
                              </w:r>
                            </w:p>
                            <w:p w14:paraId="249E3881" w14:textId="77777777" w:rsidR="007372FD" w:rsidRDefault="007372FD" w:rsidP="007372FD">
                              <w:pPr>
                                <w:rPr>
                                  <w:b/>
                                  <w:bCs/>
                                  <w:color w:val="FF0000"/>
                                  <w:sz w:val="20"/>
                                  <w:szCs w:val="22"/>
                                </w:rPr>
                              </w:pPr>
                              <w:r>
                                <w:rPr>
                                  <w:rFonts w:hint="eastAsia"/>
                                  <w:b/>
                                  <w:bCs/>
                                  <w:color w:val="FF0000"/>
                                  <w:sz w:val="20"/>
                                  <w:szCs w:val="22"/>
                                </w:rPr>
                                <w:t>父进程</w:t>
                              </w:r>
                              <w:r>
                                <w:rPr>
                                  <w:rFonts w:hint="eastAsia"/>
                                  <w:b/>
                                  <w:bCs/>
                                  <w:color w:val="FF0000"/>
                                  <w:sz w:val="20"/>
                                  <w:szCs w:val="22"/>
                                </w:rPr>
                                <w:t>PPID</w:t>
                              </w:r>
                            </w:p>
                            <w:p w14:paraId="64EA65F5" w14:textId="77777777" w:rsidR="007372FD" w:rsidRDefault="007372FD" w:rsidP="007372FD">
                              <w:pPr>
                                <w:rPr>
                                  <w:b/>
                                  <w:bCs/>
                                  <w:color w:val="FF0000"/>
                                  <w:sz w:val="20"/>
                                  <w:szCs w:val="22"/>
                                </w:rPr>
                              </w:pPr>
                            </w:p>
                          </w:txbxContent>
                        </wps:txbx>
                        <wps:bodyPr rot="0" vert="horz" wrap="square" lIns="91440" tIns="45720" rIns="91440" bIns="45720" anchor="t" anchorCtr="0" upright="1">
                          <a:noAutofit/>
                        </wps:bodyPr>
                      </wps:wsp>
                      <wps:wsp>
                        <wps:cNvPr id="103" name="自选图形 148"/>
                        <wps:cNvSpPr>
                          <a:spLocks/>
                        </wps:cNvSpPr>
                        <wps:spPr bwMode="auto">
                          <a:xfrm>
                            <a:off x="9707" y="500126"/>
                            <a:ext cx="1440" cy="960"/>
                          </a:xfrm>
                          <a:prstGeom prst="callout1">
                            <a:avLst>
                              <a:gd name="adj1" fmla="val 61356"/>
                              <a:gd name="adj2" fmla="val 5903"/>
                              <a:gd name="adj3" fmla="val 153806"/>
                              <a:gd name="adj4" fmla="val -105907"/>
                            </a:avLst>
                          </a:prstGeom>
                          <a:solidFill>
                            <a:srgbClr val="FFFFFF"/>
                          </a:solidFill>
                          <a:ln w="9525">
                            <a:solidFill>
                              <a:srgbClr val="000000"/>
                            </a:solidFill>
                            <a:miter lim="800000"/>
                            <a:headEnd/>
                            <a:tailEnd/>
                          </a:ln>
                        </wps:spPr>
                        <wps:txbx>
                          <w:txbxContent>
                            <w:p w14:paraId="0F565195" w14:textId="77777777" w:rsidR="007372FD" w:rsidRDefault="007372FD" w:rsidP="007372FD">
                              <w:pPr>
                                <w:adjustRightInd w:val="0"/>
                                <w:snapToGrid w:val="0"/>
                                <w:rPr>
                                  <w:sz w:val="20"/>
                                  <w:szCs w:val="22"/>
                                </w:rPr>
                              </w:pPr>
                              <w:r>
                                <w:rPr>
                                  <w:rFonts w:hint="eastAsia"/>
                                  <w:sz w:val="20"/>
                                  <w:szCs w:val="22"/>
                                </w:rPr>
                                <w:t>用此</w:t>
                              </w:r>
                              <w:r>
                                <w:rPr>
                                  <w:rFonts w:hint="eastAsia"/>
                                  <w:sz w:val="20"/>
                                  <w:szCs w:val="22"/>
                                </w:rPr>
                                <w:t>bash</w:t>
                              </w:r>
                              <w:r>
                                <w:rPr>
                                  <w:rFonts w:hint="eastAsia"/>
                                  <w:sz w:val="20"/>
                                  <w:szCs w:val="22"/>
                                </w:rPr>
                                <w:t>执行其他命令如</w:t>
                              </w:r>
                              <w:r>
                                <w:rPr>
                                  <w:rFonts w:hint="eastAsia"/>
                                  <w:sz w:val="20"/>
                                  <w:szCs w:val="22"/>
                                </w:rPr>
                                <w:t>ls</w:t>
                              </w:r>
                              <w:r>
                                <w:rPr>
                                  <w:rFonts w:hint="eastAsia"/>
                                  <w:sz w:val="20"/>
                                  <w:szCs w:val="22"/>
                                </w:rPr>
                                <w:t>、</w:t>
                              </w:r>
                              <w:r>
                                <w:rPr>
                                  <w:rFonts w:hint="eastAsia"/>
                                  <w:sz w:val="20"/>
                                  <w:szCs w:val="22"/>
                                </w:rPr>
                                <w:t>cat</w:t>
                              </w:r>
                              <w:r>
                                <w:rPr>
                                  <w:rFonts w:hint="eastAsia"/>
                                  <w:sz w:val="20"/>
                                  <w:szCs w:val="22"/>
                                </w:rPr>
                                <w:t>等</w:t>
                              </w:r>
                            </w:p>
                            <w:p w14:paraId="7D8471FB" w14:textId="77777777" w:rsidR="007372FD" w:rsidRDefault="007372FD" w:rsidP="007372FD">
                              <w:pPr>
                                <w:adjustRightInd w:val="0"/>
                                <w:snapToGrid w:val="0"/>
                                <w:rPr>
                                  <w:sz w:val="20"/>
                                  <w:szCs w:val="22"/>
                                </w:rPr>
                              </w:pPr>
                            </w:p>
                            <w:p w14:paraId="5D159481" w14:textId="77777777" w:rsidR="007372FD" w:rsidRDefault="007372FD" w:rsidP="007372FD">
                              <w:pPr>
                                <w:adjustRightInd w:val="0"/>
                                <w:snapToGrid w:val="0"/>
                                <w:rPr>
                                  <w:sz w:val="20"/>
                                  <w:szCs w:val="22"/>
                                </w:rPr>
                              </w:pPr>
                            </w:p>
                            <w:p w14:paraId="1FEF0F7A" w14:textId="77777777" w:rsidR="007372FD" w:rsidRDefault="007372FD" w:rsidP="007372FD">
                              <w:pPr>
                                <w:adjustRightInd w:val="0"/>
                                <w:snapToGrid w:val="0"/>
                                <w:rPr>
                                  <w:sz w:val="22"/>
                                  <w:szCs w:val="28"/>
                                </w:rPr>
                              </w:pPr>
                            </w:p>
                            <w:p w14:paraId="31318367" w14:textId="77777777" w:rsidR="007372FD" w:rsidRDefault="007372FD" w:rsidP="007372FD">
                              <w:pPr>
                                <w:adjustRightInd w:val="0"/>
                                <w:snapToGrid w:val="0"/>
                                <w:rPr>
                                  <w:sz w:val="22"/>
                                  <w:szCs w:val="28"/>
                                </w:rPr>
                              </w:pPr>
                            </w:p>
                            <w:p w14:paraId="538AD637" w14:textId="77777777" w:rsidR="007372FD" w:rsidRDefault="007372FD" w:rsidP="007372FD">
                              <w:pPr>
                                <w:adjustRightInd w:val="0"/>
                                <w:snapToGrid w:val="0"/>
                                <w:rPr>
                                  <w:b/>
                                  <w:bCs/>
                                  <w:color w:val="FF0000"/>
                                  <w:sz w:val="18"/>
                                  <w:szCs w:val="21"/>
                                </w:rPr>
                              </w:pPr>
                              <w:r>
                                <w:rPr>
                                  <w:rFonts w:hint="eastAsia"/>
                                  <w:b/>
                                  <w:bCs/>
                                  <w:color w:val="FF0000"/>
                                  <w:sz w:val="18"/>
                                  <w:szCs w:val="21"/>
                                </w:rPr>
                                <w:t>子进程</w:t>
                              </w:r>
                            </w:p>
                            <w:p w14:paraId="1048E6FB" w14:textId="77777777" w:rsidR="007372FD" w:rsidRDefault="007372FD" w:rsidP="007372FD"/>
                          </w:txbxContent>
                        </wps:txbx>
                        <wps:bodyPr rot="0" vert="horz" wrap="square" lIns="91440" tIns="45720" rIns="91440" bIns="45720" anchor="t" anchorCtr="0" upright="1">
                          <a:noAutofit/>
                        </wps:bodyPr>
                      </wps:wsp>
                      <wps:wsp>
                        <wps:cNvPr id="104" name="文本框 149"/>
                        <wps:cNvSpPr txBox="1">
                          <a:spLocks noChangeArrowheads="1"/>
                        </wps:cNvSpPr>
                        <wps:spPr bwMode="auto">
                          <a:xfrm>
                            <a:off x="9668" y="501228"/>
                            <a:ext cx="1514" cy="777"/>
                          </a:xfrm>
                          <a:prstGeom prst="rect">
                            <a:avLst/>
                          </a:prstGeom>
                          <a:solidFill>
                            <a:srgbClr val="FFFFFF"/>
                          </a:solidFill>
                          <a:ln w="9525">
                            <a:solidFill>
                              <a:srgbClr val="000000"/>
                            </a:solidFill>
                            <a:miter lim="800000"/>
                            <a:headEnd/>
                            <a:tailEnd/>
                          </a:ln>
                        </wps:spPr>
                        <wps:txbx>
                          <w:txbxContent>
                            <w:p w14:paraId="57D1ED58" w14:textId="77777777" w:rsidR="007372FD" w:rsidRDefault="007372FD" w:rsidP="007372FD">
                              <w:pPr>
                                <w:rPr>
                                  <w:b/>
                                  <w:bCs/>
                                  <w:color w:val="FF0000"/>
                                </w:rPr>
                              </w:pPr>
                              <w:r>
                                <w:rPr>
                                  <w:rFonts w:hint="eastAsia"/>
                                  <w:b/>
                                  <w:bCs/>
                                  <w:color w:val="FF0000"/>
                                </w:rPr>
                                <w:t>子进程</w:t>
                              </w:r>
                            </w:p>
                            <w:p w14:paraId="2B8B31B8" w14:textId="77777777" w:rsidR="007372FD" w:rsidRDefault="007372FD" w:rsidP="007372FD">
                              <w:pPr>
                                <w:rPr>
                                  <w:b/>
                                  <w:bCs/>
                                  <w:color w:val="FF0000"/>
                                </w:rPr>
                              </w:pPr>
                              <w:r>
                                <w:rPr>
                                  <w:rFonts w:hint="eastAsia"/>
                                  <w:b/>
                                  <w:bCs/>
                                  <w:color w:val="FF0000"/>
                                </w:rPr>
                                <w:t>PID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F6D64" id="组合 99" o:spid="_x0000_s1073" style="position:absolute;margin-left:18.75pt;margin-top:.4pt;width:399.95pt;height:97.9pt;z-index:251671568" coordorigin="3183,500112" coordsize="7999,1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&#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1" o:spid="_x0000_s1074" type="#_x0000_t75" style="position:absolute;left:4412;top:500112;width:4023;height: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">
                  <v:imagedata r:id="rId17" o:title=""/>
                </v:shape>
                <v:shape id="文本框 142" o:spid="_x0000_s1075" type="#_x0000_t202" style="position:absolute;left:3183;top:500891;width:1073;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">
                  <v:textbox>
                    <w:txbxContent>
                      <w:p w14:paraId="46BE5DE1" w14:textId="77777777" w:rsidR="007372FD" w:rsidRDefault="007372FD" w:rsidP="007372FD">
                        <w:pPr>
                          <w:rPr>
                            <w:b/>
                            <w:bCs/>
                            <w:color w:val="0000FF"/>
                          </w:rPr>
                        </w:pPr>
                        <w:r>
                          <w:rPr>
                            <w:rFonts w:hint="eastAsia"/>
                            <w:b/>
                            <w:bCs/>
                            <w:color w:val="0000FF"/>
                          </w:rPr>
                          <w:t>程序</w:t>
                        </w:r>
                      </w:p>
                    </w:txbxContent>
                  </v:textbox>
                </v:shape>
                <v:shape id="文本框 143" o:spid="_x0000_s1076" type="#_x0000_t202" style="position:absolute;left:8409;top:500251;width:91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">
                  <v:textbox>
                    <w:txbxContent>
                      <w:p w14:paraId="102464C6" w14:textId="77777777" w:rsidR="007372FD" w:rsidRDefault="007372FD" w:rsidP="007372FD"/>
                      <w:p w14:paraId="5F3AB6DA" w14:textId="77777777" w:rsidR="007372FD" w:rsidRDefault="007372FD" w:rsidP="007372FD"/>
                      <w:p w14:paraId="6A85A880" w14:textId="77777777" w:rsidR="007372FD" w:rsidRDefault="007372FD" w:rsidP="007372FD">
                        <w:pPr>
                          <w:rPr>
                            <w:b/>
                            <w:bCs/>
                            <w:color w:val="0000FF"/>
                            <w:sz w:val="22"/>
                            <w:szCs w:val="28"/>
                          </w:rPr>
                        </w:pPr>
                        <w:r>
                          <w:rPr>
                            <w:rFonts w:hint="eastAsia"/>
                            <w:b/>
                            <w:bCs/>
                            <w:color w:val="0000FF"/>
                            <w:sz w:val="22"/>
                            <w:szCs w:val="28"/>
                          </w:rPr>
                          <w:t>进程</w:t>
                        </w:r>
                      </w:p>
                      <w:p w14:paraId="249E3881" w14:textId="77777777" w:rsidR="007372FD" w:rsidRDefault="007372FD" w:rsidP="007372FD">
                        <w:pPr>
                          <w:rPr>
                            <w:b/>
                            <w:bCs/>
                            <w:color w:val="FF0000"/>
                            <w:sz w:val="20"/>
                            <w:szCs w:val="22"/>
                          </w:rPr>
                        </w:pPr>
                        <w:r>
                          <w:rPr>
                            <w:rFonts w:hint="eastAsia"/>
                            <w:b/>
                            <w:bCs/>
                            <w:color w:val="FF0000"/>
                            <w:sz w:val="20"/>
                            <w:szCs w:val="22"/>
                          </w:rPr>
                          <w:t>父进程</w:t>
                        </w:r>
                        <w:r>
                          <w:rPr>
                            <w:rFonts w:hint="eastAsia"/>
                            <w:b/>
                            <w:bCs/>
                            <w:color w:val="FF0000"/>
                            <w:sz w:val="20"/>
                            <w:szCs w:val="22"/>
                          </w:rPr>
                          <w:t>PPID</w:t>
                        </w:r>
                      </w:p>
                      <w:p w14:paraId="64EA65F5" w14:textId="77777777" w:rsidR="007372FD" w:rsidRDefault="007372FD" w:rsidP="007372FD">
                        <w:pPr>
                          <w:rPr>
                            <w:b/>
                            <w:bCs/>
                            <w:color w:val="FF0000"/>
                            <w:sz w:val="20"/>
                            <w:szCs w:val="22"/>
                          </w:rPr>
                        </w:pPr>
                      </w:p>
                    </w:txbxContent>
                  </v:textbox>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自选图形 148" o:spid="_x0000_s1077" type="#_x0000_t41" style="position:absolute;left:9707;top:500126;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" adj="-22876,33222,1275,13253">
                  <v:textbox>
                    <w:txbxContent>
                      <w:p w14:paraId="0F565195" w14:textId="77777777" w:rsidR="007372FD" w:rsidRDefault="007372FD" w:rsidP="007372FD">
                        <w:pPr>
                          <w:adjustRightInd w:val="0"/>
                          <w:snapToGrid w:val="0"/>
                          <w:rPr>
                            <w:sz w:val="20"/>
                            <w:szCs w:val="22"/>
                          </w:rPr>
                        </w:pPr>
                        <w:r>
                          <w:rPr>
                            <w:rFonts w:hint="eastAsia"/>
                            <w:sz w:val="20"/>
                            <w:szCs w:val="22"/>
                          </w:rPr>
                          <w:t>用此</w:t>
                        </w:r>
                        <w:r>
                          <w:rPr>
                            <w:rFonts w:hint="eastAsia"/>
                            <w:sz w:val="20"/>
                            <w:szCs w:val="22"/>
                          </w:rPr>
                          <w:t>bash</w:t>
                        </w:r>
                        <w:r>
                          <w:rPr>
                            <w:rFonts w:hint="eastAsia"/>
                            <w:sz w:val="20"/>
                            <w:szCs w:val="22"/>
                          </w:rPr>
                          <w:t>执行其他命令如</w:t>
                        </w:r>
                        <w:r>
                          <w:rPr>
                            <w:rFonts w:hint="eastAsia"/>
                            <w:sz w:val="20"/>
                            <w:szCs w:val="22"/>
                          </w:rPr>
                          <w:t>ls</w:t>
                        </w:r>
                        <w:r>
                          <w:rPr>
                            <w:rFonts w:hint="eastAsia"/>
                            <w:sz w:val="20"/>
                            <w:szCs w:val="22"/>
                          </w:rPr>
                          <w:t>、</w:t>
                        </w:r>
                        <w:r>
                          <w:rPr>
                            <w:rFonts w:hint="eastAsia"/>
                            <w:sz w:val="20"/>
                            <w:szCs w:val="22"/>
                          </w:rPr>
                          <w:t>cat</w:t>
                        </w:r>
                        <w:r>
                          <w:rPr>
                            <w:rFonts w:hint="eastAsia"/>
                            <w:sz w:val="20"/>
                            <w:szCs w:val="22"/>
                          </w:rPr>
                          <w:t>等</w:t>
                        </w:r>
                      </w:p>
                      <w:p w14:paraId="7D8471FB" w14:textId="77777777" w:rsidR="007372FD" w:rsidRDefault="007372FD" w:rsidP="007372FD">
                        <w:pPr>
                          <w:adjustRightInd w:val="0"/>
                          <w:snapToGrid w:val="0"/>
                          <w:rPr>
                            <w:sz w:val="20"/>
                            <w:szCs w:val="22"/>
                          </w:rPr>
                        </w:pPr>
                      </w:p>
                      <w:p w14:paraId="5D159481" w14:textId="77777777" w:rsidR="007372FD" w:rsidRDefault="007372FD" w:rsidP="007372FD">
                        <w:pPr>
                          <w:adjustRightInd w:val="0"/>
                          <w:snapToGrid w:val="0"/>
                          <w:rPr>
                            <w:sz w:val="20"/>
                            <w:szCs w:val="22"/>
                          </w:rPr>
                        </w:pPr>
                      </w:p>
                      <w:p w14:paraId="1FEF0F7A" w14:textId="77777777" w:rsidR="007372FD" w:rsidRDefault="007372FD" w:rsidP="007372FD">
                        <w:pPr>
                          <w:adjustRightInd w:val="0"/>
                          <w:snapToGrid w:val="0"/>
                          <w:rPr>
                            <w:sz w:val="22"/>
                            <w:szCs w:val="28"/>
                          </w:rPr>
                        </w:pPr>
                      </w:p>
                      <w:p w14:paraId="31318367" w14:textId="77777777" w:rsidR="007372FD" w:rsidRDefault="007372FD" w:rsidP="007372FD">
                        <w:pPr>
                          <w:adjustRightInd w:val="0"/>
                          <w:snapToGrid w:val="0"/>
                          <w:rPr>
                            <w:sz w:val="22"/>
                            <w:szCs w:val="28"/>
                          </w:rPr>
                        </w:pPr>
                      </w:p>
                      <w:p w14:paraId="538AD637" w14:textId="77777777" w:rsidR="007372FD" w:rsidRDefault="007372FD" w:rsidP="007372FD">
                        <w:pPr>
                          <w:adjustRightInd w:val="0"/>
                          <w:snapToGrid w:val="0"/>
                          <w:rPr>
                            <w:b/>
                            <w:bCs/>
                            <w:color w:val="FF0000"/>
                            <w:sz w:val="18"/>
                            <w:szCs w:val="21"/>
                          </w:rPr>
                        </w:pPr>
                        <w:r>
                          <w:rPr>
                            <w:rFonts w:hint="eastAsia"/>
                            <w:b/>
                            <w:bCs/>
                            <w:color w:val="FF0000"/>
                            <w:sz w:val="18"/>
                            <w:szCs w:val="21"/>
                          </w:rPr>
                          <w:t>子进程</w:t>
                        </w:r>
                      </w:p>
                      <w:p w14:paraId="1048E6FB" w14:textId="77777777" w:rsidR="007372FD" w:rsidRDefault="007372FD" w:rsidP="007372FD"/>
                    </w:txbxContent>
                  </v:textbox>
                  <o:callout v:ext="edit" minusy="t"/>
                </v:shape>
                <v:shape id="文本框 149" o:spid="_x0000_s1078" type="#_x0000_t202" style="position:absolute;left:9668;top:501228;width:1514;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">
                  <v:textbox>
                    <w:txbxContent>
                      <w:p w14:paraId="57D1ED58" w14:textId="77777777" w:rsidR="007372FD" w:rsidRDefault="007372FD" w:rsidP="007372FD">
                        <w:pPr>
                          <w:rPr>
                            <w:b/>
                            <w:bCs/>
                            <w:color w:val="FF0000"/>
                          </w:rPr>
                        </w:pPr>
                        <w:r>
                          <w:rPr>
                            <w:rFonts w:hint="eastAsia"/>
                            <w:b/>
                            <w:bCs/>
                            <w:color w:val="FF0000"/>
                          </w:rPr>
                          <w:t>子进程</w:t>
                        </w:r>
                      </w:p>
                      <w:p w14:paraId="2B8B31B8" w14:textId="77777777" w:rsidR="007372FD" w:rsidRDefault="007372FD" w:rsidP="007372FD">
                        <w:pPr>
                          <w:rPr>
                            <w:b/>
                            <w:bCs/>
                            <w:color w:val="FF0000"/>
                          </w:rPr>
                        </w:pPr>
                        <w:r>
                          <w:rPr>
                            <w:rFonts w:hint="eastAsia"/>
                            <w:b/>
                            <w:bCs/>
                            <w:color w:val="FF0000"/>
                          </w:rPr>
                          <w:t>PID</w:t>
                        </w:r>
                      </w:p>
                    </w:txbxContent>
                  </v:textbox>
                </v:shape>
              </v:group>
            </w:pict>
          </mc:Fallback>
        </mc:AlternateContent>
      </w:r>
    </w:p>
    <w:p w14:paraId="47196507" w14:textId="77777777" w:rsidR="007372FD" w:rsidRDefault="007372FD" w:rsidP="007372FD">
      <w:pPr>
        <w:jc w:val="left"/>
      </w:pPr>
    </w:p>
    <w:p w14:paraId="34459D87" w14:textId="77777777" w:rsidR="007372FD" w:rsidRDefault="007372FD" w:rsidP="007372FD">
      <w:pPr>
        <w:jc w:val="left"/>
      </w:pPr>
    </w:p>
    <w:p w14:paraId="6DB911AB" w14:textId="77777777" w:rsidR="007372FD" w:rsidRDefault="007372FD" w:rsidP="007372FD">
      <w:pPr>
        <w:jc w:val="left"/>
      </w:pPr>
    </w:p>
    <w:p w14:paraId="6FE7ADDA" w14:textId="77777777" w:rsidR="007372FD" w:rsidRDefault="007372FD" w:rsidP="007372FD">
      <w:pPr>
        <w:jc w:val="left"/>
      </w:pPr>
    </w:p>
    <w:p w14:paraId="26057138" w14:textId="257EC1DE" w:rsidR="007372FD" w:rsidRDefault="007372FD" w:rsidP="007372FD">
      <w:pPr>
        <w:jc w:val="left"/>
      </w:pPr>
    </w:p>
    <w:p w14:paraId="39D52FE9" w14:textId="0AE03100" w:rsidR="007372FD" w:rsidRDefault="007372FD" w:rsidP="007372FD">
      <w:pPr>
        <w:jc w:val="left"/>
      </w:pPr>
      <w:r>
        <w:rPr>
          <w:noProof/>
        </w:rPr>
        <w:drawing>
          <wp:anchor distT="0" distB="0" distL="114300" distR="114300" simplePos="0" relativeHeight="251673616" behindDoc="0" locked="0" layoutInCell="1" allowOverlap="1" wp14:anchorId="01CD9449" wp14:editId="6EEF229E">
            <wp:simplePos x="0" y="0"/>
            <wp:positionH relativeFrom="column">
              <wp:posOffset>909320</wp:posOffset>
            </wp:positionH>
            <wp:positionV relativeFrom="paragraph">
              <wp:posOffset>285750</wp:posOffset>
            </wp:positionV>
            <wp:extent cx="3601720" cy="1604010"/>
            <wp:effectExtent l="0" t="0" r="0" b="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1720" cy="16040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BC43EEA" w14:textId="77777777" w:rsidR="007372FD" w:rsidRDefault="007372FD" w:rsidP="007372FD">
      <w:pPr>
        <w:jc w:val="left"/>
        <w:rPr>
          <w:rFonts w:eastAsia="方正宋刻本秀楷简体"/>
          <w:sz w:val="18"/>
          <w:szCs w:val="21"/>
        </w:rPr>
      </w:pPr>
    </w:p>
    <w:p w14:paraId="5ED7A531" w14:textId="0538F23F" w:rsidR="007372FD" w:rsidRDefault="007372FD" w:rsidP="007372FD">
      <w:pPr>
        <w:jc w:val="left"/>
        <w:rPr>
          <w:rFonts w:eastAsia="方正宋刻本秀楷简体"/>
          <w:sz w:val="18"/>
          <w:szCs w:val="21"/>
        </w:rPr>
      </w:pPr>
      <w:r>
        <w:rPr>
          <w:noProof/>
        </w:rPr>
        <w:drawing>
          <wp:anchor distT="0" distB="0" distL="114300" distR="114300" simplePos="0" relativeHeight="251672592" behindDoc="0" locked="0" layoutInCell="1" allowOverlap="1" wp14:anchorId="257482E0" wp14:editId="1FD7B9A3">
            <wp:simplePos x="0" y="0"/>
            <wp:positionH relativeFrom="column">
              <wp:posOffset>76200</wp:posOffset>
            </wp:positionH>
            <wp:positionV relativeFrom="paragraph">
              <wp:posOffset>203200</wp:posOffset>
            </wp:positionV>
            <wp:extent cx="5272405" cy="2026920"/>
            <wp:effectExtent l="0" t="0" r="4445" b="0"/>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20269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1E92731" w14:textId="4F9BF6F6" w:rsidR="007372FD" w:rsidRDefault="007372FD" w:rsidP="007372FD">
      <w:pPr>
        <w:jc w:val="left"/>
        <w:rPr>
          <w:rFonts w:eastAsia="方正宋刻本秀楷简体"/>
          <w:sz w:val="18"/>
          <w:szCs w:val="21"/>
        </w:rPr>
      </w:pPr>
    </w:p>
    <w:p w14:paraId="429BCAD2" w14:textId="6E60736C" w:rsidR="007372FD" w:rsidRDefault="007372FD" w:rsidP="007372FD">
      <w:pPr>
        <w:jc w:val="left"/>
        <w:rPr>
          <w:rFonts w:eastAsia="方正宋刻本秀楷简体"/>
          <w:b/>
          <w:bCs/>
          <w:sz w:val="36"/>
          <w:szCs w:val="44"/>
        </w:rPr>
      </w:pPr>
      <w:r>
        <w:rPr>
          <w:rFonts w:eastAsia="方正宋刻本秀楷简体" w:hint="eastAsia"/>
          <w:sz w:val="18"/>
          <w:szCs w:val="21"/>
        </w:rPr>
        <w:t>若将有问题的进程关闭，又自动的产生，且</w:t>
      </w:r>
      <w:r>
        <w:rPr>
          <w:rFonts w:eastAsia="方正宋刻本秀楷简体"/>
          <w:sz w:val="18"/>
          <w:szCs w:val="21"/>
        </w:rPr>
        <w:t>PID</w:t>
      </w:r>
      <w:r>
        <w:rPr>
          <w:rFonts w:eastAsia="方正宋刻本秀楷简体" w:hint="eastAsia"/>
          <w:sz w:val="18"/>
          <w:szCs w:val="21"/>
        </w:rPr>
        <w:t>与原先的不一样，若不是</w:t>
      </w:r>
      <w:r>
        <w:rPr>
          <w:rFonts w:eastAsia="方正宋刻本秀楷简体" w:hint="eastAsia"/>
          <w:sz w:val="18"/>
          <w:szCs w:val="21"/>
        </w:rPr>
        <w:t xml:space="preserve"> </w:t>
      </w:r>
      <w:r>
        <w:rPr>
          <w:rFonts w:eastAsia="方正宋刻本秀楷简体"/>
          <w:sz w:val="18"/>
          <w:szCs w:val="21"/>
        </w:rPr>
        <w:t>crontab</w:t>
      </w:r>
      <w:r>
        <w:rPr>
          <w:rFonts w:eastAsia="方正宋刻本秀楷简体" w:hint="eastAsia"/>
          <w:sz w:val="18"/>
          <w:szCs w:val="21"/>
        </w:rPr>
        <w:t>的影响，肯定有一支父进程存在，杀掉子进程后，父进程就会主动再生一支。</w:t>
      </w:r>
      <w:r>
        <w:rPr>
          <w:rFonts w:eastAsia="方正宋刻本秀楷简体" w:hint="eastAsia"/>
          <w:sz w:val="18"/>
          <w:szCs w:val="21"/>
        </w:rPr>
        <w:t xml:space="preserve"> </w:t>
      </w:r>
    </w:p>
    <w:p w14:paraId="6DC0B793" w14:textId="578E78A9" w:rsidR="007372FD" w:rsidRDefault="007372FD" w:rsidP="007372FD"/>
    <w:p w14:paraId="7B8E5192" w14:textId="49AE93E7" w:rsidR="00ED6DF6" w:rsidRDefault="00ED6DF6">
      <w:pPr>
        <w:adjustRightInd w:val="0"/>
        <w:snapToGrid w:val="0"/>
        <w:rPr>
          <w:rFonts w:eastAsia="方正宋刻本秀楷简体"/>
          <w:b/>
          <w:bCs/>
          <w:sz w:val="36"/>
          <w:szCs w:val="44"/>
        </w:rPr>
      </w:pPr>
      <w:r>
        <w:rPr>
          <w:rFonts w:eastAsia="方正宋刻本秀楷简体" w:hint="eastAsia"/>
          <w:sz w:val="16"/>
          <w:szCs w:val="20"/>
        </w:rPr>
        <w:br w:type="page"/>
      </w:r>
      <w:r>
        <w:rPr>
          <w:rFonts w:eastAsia="方正宋刻本秀楷简体" w:hint="eastAsia"/>
          <w:b/>
          <w:bCs/>
          <w:sz w:val="36"/>
          <w:szCs w:val="44"/>
        </w:rPr>
        <w:lastRenderedPageBreak/>
        <w:t>shell</w:t>
      </w:r>
      <w:r>
        <w:rPr>
          <w:rFonts w:eastAsia="方正宋刻本秀楷简体" w:hint="eastAsia"/>
          <w:b/>
          <w:bCs/>
          <w:sz w:val="36"/>
          <w:szCs w:val="44"/>
        </w:rPr>
        <w:t>基础</w:t>
      </w:r>
    </w:p>
    <w:p w14:paraId="1DDC4999" w14:textId="77777777" w:rsidR="00ED6DF6" w:rsidRDefault="00ED6DF6">
      <w:pPr>
        <w:adjustRightInd w:val="0"/>
        <w:snapToGrid w:val="0"/>
        <w:rPr>
          <w:rFonts w:eastAsia="方正宋刻本秀楷简体"/>
        </w:rPr>
      </w:pPr>
    </w:p>
    <w:p w14:paraId="27003A4A" w14:textId="77777777" w:rsidR="00ED6DF6" w:rsidRDefault="00E40C08">
      <w:pPr>
        <w:adjustRightInd w:val="0"/>
        <w:snapToGrid w:val="0"/>
        <w:ind w:left="420" w:firstLine="420"/>
        <w:rPr>
          <w:rFonts w:eastAsia="方正宋刻本秀楷简体"/>
        </w:rPr>
      </w:pPr>
      <w:r>
        <w:rPr>
          <w:noProof/>
        </w:rPr>
        <mc:AlternateContent>
          <mc:Choice Requires="wpg">
            <w:drawing>
              <wp:anchor distT="0" distB="0" distL="114300" distR="114300" simplePos="0" relativeHeight="251658243" behindDoc="0" locked="0" layoutInCell="1" allowOverlap="1" wp14:anchorId="794AAFBF" wp14:editId="41452A1F">
                <wp:simplePos x="0" y="0"/>
                <wp:positionH relativeFrom="column">
                  <wp:posOffset>804545</wp:posOffset>
                </wp:positionH>
                <wp:positionV relativeFrom="paragraph">
                  <wp:posOffset>75565</wp:posOffset>
                </wp:positionV>
                <wp:extent cx="1976120" cy="17145"/>
                <wp:effectExtent l="0" t="76200" r="43180" b="71755"/>
                <wp:wrapNone/>
                <wp:docPr id="25" name="组合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6120" cy="17145"/>
                          <a:chOff x="7523" y="361679"/>
                          <a:chExt cx="3112" cy="27"/>
                        </a:xfrm>
                      </wpg:grpSpPr>
                      <wps:wsp>
                        <wps:cNvPr id="26" name="直线 105"/>
                        <wps:cNvCnPr>
                          <a:cxnSpLocks/>
                        </wps:cNvCnPr>
                        <wps:spPr bwMode="auto">
                          <a:xfrm>
                            <a:off x="7523" y="361679"/>
                            <a:ext cx="369" cy="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7" name="直线 106"/>
                        <wps:cNvCnPr>
                          <a:cxnSpLocks/>
                        </wps:cNvCnPr>
                        <wps:spPr bwMode="auto">
                          <a:xfrm>
                            <a:off x="8346" y="361688"/>
                            <a:ext cx="369" cy="1"/>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直线 107"/>
                        <wps:cNvCnPr>
                          <a:cxnSpLocks/>
                        </wps:cNvCnPr>
                        <wps:spPr bwMode="auto">
                          <a:xfrm>
                            <a:off x="9191" y="361697"/>
                            <a:ext cx="369" cy="1"/>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直线 108"/>
                        <wps:cNvCnPr>
                          <a:cxnSpLocks/>
                        </wps:cNvCnPr>
                        <wps:spPr bwMode="auto">
                          <a:xfrm>
                            <a:off x="10267" y="361706"/>
                            <a:ext cx="369" cy="1"/>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1922DBF" id="组合 109" o:spid="_x0000_s1026" style="position:absolute;left:0;text-align:left;margin-left:63.35pt;margin-top:5.95pt;width:155.6pt;height:1.35pt;z-index:251652608" coordorigin="7523,361679" coordsize="31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">
                <v:line id="直线 105" o:spid="_x0000_s1027" style="position:absolute;visibility:visible;mso-wrap-style:square" from="7523,361679" to="7892,36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">
                  <v:fill o:detectmouseclick="t"/>
                  <v:stroke endarrow="open"/>
                  <o:lock v:ext="edit" shapetype="f"/>
                </v:line>
                <v:line id="直线 106" o:spid="_x0000_s1028" style="position:absolute;visibility:visible;mso-wrap-style:square" from="8346,361688" to="8715,36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">
                  <v:fill o:detectmouseclick="t"/>
                  <v:stroke endarrow="open"/>
                  <o:lock v:ext="edit" shapetype="f"/>
                </v:line>
                <v:line id="直线 107" o:spid="_x0000_s1029" style="position:absolute;visibility:visible;mso-wrap-style:square" from="9191,361697" to="9560,36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">
                  <v:fill o:detectmouseclick="t"/>
                  <v:stroke endarrow="open"/>
                  <o:lock v:ext="edit" shapetype="f"/>
                </v:line>
                <v:line id="直线 108" o:spid="_x0000_s1030" style="position:absolute;visibility:visible;mso-wrap-style:square" from="10267,361706" to="10636,36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">
                  <v:fill o:detectmouseclick="t"/>
                  <v:stroke endarrow="open"/>
                  <o:lock v:ext="edit" shapetype="f"/>
                </v:line>
              </v:group>
            </w:pict>
          </mc:Fallback>
        </mc:AlternateContent>
      </w:r>
      <w:r w:rsidR="00ED6DF6">
        <w:rPr>
          <w:rFonts w:eastAsia="方正宋刻本秀楷简体" w:hint="eastAsia"/>
        </w:rPr>
        <w:t>用户</w:t>
      </w:r>
      <w:r w:rsidR="00ED6DF6">
        <w:rPr>
          <w:rFonts w:eastAsia="方正宋刻本秀楷简体" w:hint="eastAsia"/>
        </w:rPr>
        <w:tab/>
      </w:r>
      <w:r w:rsidR="00ED6DF6">
        <w:rPr>
          <w:rFonts w:eastAsia="方正宋刻本秀楷简体" w:hint="eastAsia"/>
        </w:rPr>
        <w:t>应用</w:t>
      </w:r>
      <w:r w:rsidR="00ED6DF6">
        <w:rPr>
          <w:rFonts w:eastAsia="方正宋刻本秀楷简体" w:hint="eastAsia"/>
        </w:rPr>
        <w:tab/>
        <w:t>shell</w:t>
      </w:r>
      <w:r w:rsidR="00ED6DF6">
        <w:rPr>
          <w:rFonts w:eastAsia="方正宋刻本秀楷简体" w:hint="eastAsia"/>
        </w:rPr>
        <w:tab/>
      </w:r>
      <w:r w:rsidR="00ED6DF6">
        <w:rPr>
          <w:rFonts w:eastAsia="方正宋刻本秀楷简体" w:hint="eastAsia"/>
        </w:rPr>
        <w:tab/>
      </w:r>
      <w:r w:rsidR="00ED6DF6">
        <w:rPr>
          <w:rFonts w:eastAsia="方正宋刻本秀楷简体" w:hint="eastAsia"/>
        </w:rPr>
        <w:t>内核层</w:t>
      </w:r>
      <w:r w:rsidR="00ED6DF6">
        <w:rPr>
          <w:rFonts w:eastAsia="方正宋刻本秀楷简体" w:hint="eastAsia"/>
        </w:rPr>
        <w:tab/>
        <w:t xml:space="preserve">  </w:t>
      </w:r>
      <w:r w:rsidR="00ED6DF6">
        <w:rPr>
          <w:rFonts w:eastAsia="方正宋刻本秀楷简体" w:hint="eastAsia"/>
        </w:rPr>
        <w:t>硬件</w:t>
      </w:r>
    </w:p>
    <w:p w14:paraId="4EC8FC34" w14:textId="77777777" w:rsidR="00ED6DF6" w:rsidRDefault="00ED6DF6">
      <w:pPr>
        <w:adjustRightInd w:val="0"/>
        <w:snapToGrid w:val="0"/>
        <w:ind w:firstLine="420"/>
        <w:rPr>
          <w:rFonts w:eastAsia="方正宋刻本秀楷简体"/>
        </w:rPr>
      </w:pPr>
      <w:r>
        <w:rPr>
          <w:rFonts w:eastAsia="方正宋刻本秀楷简体" w:hint="eastAsia"/>
        </w:rPr>
        <w:t>shell</w:t>
      </w:r>
      <w:r>
        <w:rPr>
          <w:rFonts w:eastAsia="方正宋刻本秀楷简体" w:hint="eastAsia"/>
        </w:rPr>
        <w:t>种类</w:t>
      </w:r>
      <w:r>
        <w:rPr>
          <w:rFonts w:eastAsia="方正宋刻本秀楷简体" w:hint="eastAsia"/>
        </w:rPr>
        <w:tab/>
      </w:r>
      <w:proofErr w:type="spellStart"/>
      <w:r>
        <w:rPr>
          <w:rFonts w:eastAsia="方正宋刻本秀楷简体" w:hint="eastAsia"/>
          <w:sz w:val="22"/>
          <w:szCs w:val="28"/>
        </w:rPr>
        <w:t>sh</w:t>
      </w:r>
      <w:proofErr w:type="spellEnd"/>
      <w:r>
        <w:rPr>
          <w:rFonts w:eastAsia="方正宋刻本秀楷简体" w:hint="eastAsia"/>
          <w:sz w:val="22"/>
          <w:szCs w:val="28"/>
        </w:rPr>
        <w:tab/>
        <w:t>ba</w:t>
      </w:r>
      <w:r>
        <w:rPr>
          <w:rFonts w:eastAsia="方正宋刻本秀楷简体" w:hint="eastAsia"/>
        </w:rPr>
        <w:t>sh</w:t>
      </w:r>
      <w:r>
        <w:rPr>
          <w:rFonts w:eastAsia="方正宋刻本秀楷简体" w:hint="eastAsia"/>
        </w:rPr>
        <w:tab/>
      </w:r>
      <w:r>
        <w:rPr>
          <w:rFonts w:eastAsia="方正宋刻本秀楷简体" w:hint="eastAsia"/>
        </w:rPr>
        <w:tab/>
      </w:r>
      <w:proofErr w:type="spellStart"/>
      <w:r>
        <w:rPr>
          <w:rFonts w:eastAsia="方正宋刻本秀楷简体" w:hint="eastAsia"/>
        </w:rPr>
        <w:t>zsh</w:t>
      </w:r>
      <w:proofErr w:type="spellEnd"/>
      <w:r>
        <w:rPr>
          <w:rFonts w:eastAsia="方正宋刻本秀楷简体" w:hint="eastAsia"/>
        </w:rPr>
        <w:t>(</w:t>
      </w:r>
      <w:proofErr w:type="spellStart"/>
      <w:r>
        <w:rPr>
          <w:rFonts w:eastAsia="方正宋刻本秀楷简体" w:hint="eastAsia"/>
        </w:rPr>
        <w:t>manjaro</w:t>
      </w:r>
      <w:proofErr w:type="spellEnd"/>
      <w:r>
        <w:rPr>
          <w:rFonts w:eastAsia="方正宋刻本秀楷简体" w:hint="eastAsia"/>
        </w:rPr>
        <w:t>自带</w:t>
      </w:r>
      <w:r>
        <w:rPr>
          <w:rFonts w:eastAsia="方正宋刻本秀楷简体" w:hint="eastAsia"/>
        </w:rPr>
        <w:t>)</w:t>
      </w:r>
      <w:r>
        <w:rPr>
          <w:rFonts w:eastAsia="方正宋刻本秀楷简体" w:hint="eastAsia"/>
        </w:rPr>
        <w:t>，也是命令，可临时切换</w:t>
      </w:r>
      <w:r>
        <w:rPr>
          <w:rFonts w:eastAsia="方正宋刻本秀楷简体" w:hint="eastAsia"/>
        </w:rPr>
        <w:t>shell</w:t>
      </w:r>
    </w:p>
    <w:p w14:paraId="0F803022" w14:textId="77777777" w:rsidR="00ED6DF6" w:rsidRDefault="00ED6DF6">
      <w:pPr>
        <w:adjustRightInd w:val="0"/>
        <w:snapToGrid w:val="0"/>
        <w:ind w:firstLine="420"/>
        <w:rPr>
          <w:rFonts w:eastAsia="方正宋刻本秀楷简体"/>
        </w:rPr>
      </w:pPr>
    </w:p>
    <w:p w14:paraId="43C348A4" w14:textId="77777777" w:rsidR="00ED6DF6" w:rsidRDefault="00ED6DF6">
      <w:pPr>
        <w:adjustRightInd w:val="0"/>
        <w:snapToGrid w:val="0"/>
        <w:ind w:firstLine="420"/>
        <w:rPr>
          <w:rFonts w:eastAsia="方正宋刻本秀楷简体"/>
          <w:b/>
          <w:bCs/>
          <w:sz w:val="28"/>
          <w:szCs w:val="36"/>
        </w:rPr>
      </w:pPr>
      <w:proofErr w:type="spellStart"/>
      <w:r>
        <w:rPr>
          <w:rFonts w:eastAsia="方正宋刻本秀楷简体" w:hint="eastAsia"/>
          <w:b/>
          <w:bCs/>
          <w:sz w:val="28"/>
          <w:szCs w:val="36"/>
        </w:rPr>
        <w:t>chsh</w:t>
      </w:r>
      <w:proofErr w:type="spellEnd"/>
      <w:r>
        <w:rPr>
          <w:rFonts w:eastAsia="方正宋刻本秀楷简体" w:hint="eastAsia"/>
          <w:b/>
          <w:bCs/>
          <w:sz w:val="28"/>
          <w:szCs w:val="36"/>
        </w:rPr>
        <w:tab/>
      </w:r>
    </w:p>
    <w:p w14:paraId="35C68F93" w14:textId="77777777" w:rsidR="00ED6DF6" w:rsidRDefault="00ED6DF6">
      <w:pPr>
        <w:adjustRightInd w:val="0"/>
        <w:snapToGrid w:val="0"/>
        <w:ind w:left="420" w:firstLine="420"/>
        <w:rPr>
          <w:rFonts w:eastAsia="方正宋刻本秀楷简体"/>
        </w:rPr>
      </w:pPr>
      <w:r>
        <w:rPr>
          <w:rFonts w:eastAsia="方正宋刻本秀楷简体" w:hint="eastAsia"/>
        </w:rPr>
        <w:t>-s shell</w:t>
      </w:r>
      <w:r>
        <w:rPr>
          <w:rFonts w:eastAsia="方正宋刻本秀楷简体" w:hint="eastAsia"/>
        </w:rPr>
        <w:t>名称</w:t>
      </w:r>
      <w:r>
        <w:rPr>
          <w:rFonts w:eastAsia="方正宋刻本秀楷简体" w:hint="eastAsia"/>
        </w:rPr>
        <w:tab/>
      </w:r>
      <w:r>
        <w:rPr>
          <w:rFonts w:eastAsia="方正宋刻本秀楷简体" w:hint="eastAsia"/>
        </w:rPr>
        <w:t>更改系统预设的</w:t>
      </w:r>
      <w:r>
        <w:rPr>
          <w:rFonts w:eastAsia="方正宋刻本秀楷简体" w:hint="eastAsia"/>
        </w:rPr>
        <w:t>shell</w:t>
      </w:r>
      <w:r>
        <w:rPr>
          <w:rFonts w:eastAsia="方正宋刻本秀楷简体" w:hint="eastAsia"/>
        </w:rPr>
        <w:t>环境</w:t>
      </w:r>
      <w:proofErr w:type="spellStart"/>
      <w:r>
        <w:rPr>
          <w:rFonts w:eastAsia="方正宋刻本秀楷简体" w:hint="eastAsia"/>
        </w:rPr>
        <w:t>eg.chsh</w:t>
      </w:r>
      <w:proofErr w:type="spellEnd"/>
      <w:r>
        <w:rPr>
          <w:rFonts w:eastAsia="方正宋刻本秀楷简体" w:hint="eastAsia"/>
        </w:rPr>
        <w:t xml:space="preserve"> -s  /bin/ </w:t>
      </w:r>
      <w:proofErr w:type="spellStart"/>
      <w:r>
        <w:rPr>
          <w:rFonts w:eastAsia="方正宋刻本秀楷简体" w:hint="eastAsia"/>
        </w:rPr>
        <w:t>zsh</w:t>
      </w:r>
      <w:proofErr w:type="spellEnd"/>
      <w:r>
        <w:rPr>
          <w:rFonts w:eastAsia="方正宋刻本秀楷简体" w:hint="eastAsia"/>
        </w:rPr>
        <w:t>，重启后即更改了</w:t>
      </w:r>
      <w:r>
        <w:rPr>
          <w:rFonts w:eastAsia="方正宋刻本秀楷简体" w:hint="eastAsia"/>
        </w:rPr>
        <w:t>shell</w:t>
      </w:r>
    </w:p>
    <w:p w14:paraId="1D7EC5A2" w14:textId="77777777" w:rsidR="00ED6DF6" w:rsidRDefault="00ED6DF6">
      <w:pPr>
        <w:adjustRightInd w:val="0"/>
        <w:snapToGrid w:val="0"/>
        <w:ind w:left="420"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列出系统可用的</w:t>
      </w:r>
      <w:r>
        <w:rPr>
          <w:rFonts w:eastAsia="方正宋刻本秀楷简体" w:hint="eastAsia"/>
        </w:rPr>
        <w:t>shell</w:t>
      </w:r>
      <w:r>
        <w:rPr>
          <w:rFonts w:eastAsia="方正宋刻本秀楷简体" w:hint="eastAsia"/>
        </w:rPr>
        <w:t>，等同打开</w:t>
      </w:r>
      <w:r>
        <w:rPr>
          <w:rFonts w:eastAsia="方正宋刻本秀楷简体" w:hint="eastAsia"/>
        </w:rPr>
        <w:t xml:space="preserve"> /etc/shells</w:t>
      </w:r>
      <w:r>
        <w:rPr>
          <w:rFonts w:eastAsia="方正宋刻本秀楷简体" w:hint="eastAsia"/>
        </w:rPr>
        <w:t>文件</w:t>
      </w:r>
    </w:p>
    <w:p w14:paraId="2370996A" w14:textId="77777777" w:rsidR="00ED6DF6" w:rsidRDefault="00ED6DF6">
      <w:pPr>
        <w:adjustRightInd w:val="0"/>
        <w:snapToGrid w:val="0"/>
        <w:ind w:left="420" w:firstLine="420"/>
        <w:rPr>
          <w:rFonts w:eastAsia="方正宋刻本秀楷简体"/>
        </w:rPr>
      </w:pPr>
      <w:r>
        <w:rPr>
          <w:rFonts w:eastAsia="方正宋刻本秀楷简体" w:hint="eastAsia"/>
        </w:rPr>
        <w:t>echo $SHELL</w:t>
      </w:r>
      <w:r>
        <w:rPr>
          <w:rFonts w:eastAsia="方正宋刻本秀楷简体" w:hint="eastAsia"/>
        </w:rPr>
        <w:tab/>
      </w:r>
      <w:r>
        <w:rPr>
          <w:rFonts w:eastAsia="方正宋刻本秀楷简体" w:hint="eastAsia"/>
        </w:rPr>
        <w:t>显示当前</w:t>
      </w:r>
      <w:r>
        <w:rPr>
          <w:rFonts w:eastAsia="方正宋刻本秀楷简体" w:hint="eastAsia"/>
        </w:rPr>
        <w:t>shell</w:t>
      </w:r>
    </w:p>
    <w:p w14:paraId="31BA4EE0" w14:textId="77777777" w:rsidR="00ED6DF6" w:rsidRDefault="00ED6DF6">
      <w:pPr>
        <w:adjustRightInd w:val="0"/>
        <w:snapToGrid w:val="0"/>
        <w:ind w:firstLine="420"/>
        <w:rPr>
          <w:rFonts w:eastAsia="方正宋刻本秀楷简体"/>
        </w:rPr>
      </w:pPr>
    </w:p>
    <w:p w14:paraId="5370B945" w14:textId="77777777" w:rsidR="00ED6DF6" w:rsidRDefault="00ED6DF6">
      <w:pPr>
        <w:adjustRightInd w:val="0"/>
        <w:snapToGrid w:val="0"/>
        <w:ind w:firstLine="420"/>
        <w:rPr>
          <w:rFonts w:eastAsia="方正宋刻本秀楷简体"/>
          <w:b/>
          <w:bCs/>
          <w:sz w:val="24"/>
          <w:szCs w:val="32"/>
        </w:rPr>
      </w:pPr>
      <w:r>
        <w:rPr>
          <w:rFonts w:eastAsia="方正宋刻本秀楷简体" w:hint="eastAsia"/>
          <w:b/>
          <w:bCs/>
          <w:sz w:val="24"/>
          <w:szCs w:val="32"/>
        </w:rPr>
        <w:t>echo</w:t>
      </w:r>
      <w:r>
        <w:rPr>
          <w:rFonts w:eastAsia="方正宋刻本秀楷简体" w:hint="eastAsia"/>
          <w:b/>
          <w:bCs/>
          <w:sz w:val="24"/>
          <w:szCs w:val="32"/>
        </w:rPr>
        <w:tab/>
      </w:r>
      <w:r>
        <w:rPr>
          <w:rFonts w:eastAsia="方正宋刻本秀楷简体" w:hint="eastAsia"/>
          <w:b/>
          <w:bCs/>
          <w:sz w:val="24"/>
          <w:szCs w:val="32"/>
        </w:rPr>
        <w:tab/>
      </w:r>
    </w:p>
    <w:p w14:paraId="26807A5D" w14:textId="77777777" w:rsidR="00ED6DF6" w:rsidRDefault="00ED6DF6">
      <w:pPr>
        <w:adjustRightInd w:val="0"/>
        <w:snapToGrid w:val="0"/>
        <w:ind w:left="420" w:firstLine="420"/>
        <w:rPr>
          <w:rFonts w:eastAsia="方正宋刻本秀楷简体"/>
        </w:rPr>
      </w:pPr>
      <w:r>
        <w:rPr>
          <w:rFonts w:eastAsia="方正宋刻本秀楷简体" w:hint="eastAsia"/>
        </w:rPr>
        <w:t>-e</w:t>
      </w:r>
      <w:r>
        <w:rPr>
          <w:rFonts w:eastAsia="方正宋刻本秀楷简体" w:hint="eastAsia"/>
        </w:rPr>
        <w:tab/>
      </w:r>
      <w:r>
        <w:rPr>
          <w:rFonts w:eastAsia="方正宋刻本秀楷简体" w:hint="eastAsia"/>
        </w:rPr>
        <w:t>支持反斜线控制的字符转换</w:t>
      </w:r>
    </w:p>
    <w:p w14:paraId="29E303A6" w14:textId="77777777" w:rsidR="00ED6DF6" w:rsidRDefault="00ED6DF6">
      <w:pPr>
        <w:adjustRightInd w:val="0"/>
        <w:snapToGrid w:val="0"/>
        <w:ind w:left="420"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取消输出后行末的换行符（内容输出后</w:t>
      </w:r>
      <w:proofErr w:type="gramStart"/>
      <w:r>
        <w:rPr>
          <w:rFonts w:eastAsia="方正宋刻本秀楷简体" w:hint="eastAsia"/>
        </w:rPr>
        <w:t>不</w:t>
      </w:r>
      <w:proofErr w:type="gramEnd"/>
      <w:r>
        <w:rPr>
          <w:rFonts w:eastAsia="方正宋刻本秀楷简体" w:hint="eastAsia"/>
        </w:rPr>
        <w:t>换行）</w:t>
      </w:r>
    </w:p>
    <w:p w14:paraId="050FC42F" w14:textId="77777777" w:rsidR="00ED6DF6" w:rsidRDefault="00ED6DF6">
      <w:pPr>
        <w:adjustRightInd w:val="0"/>
        <w:snapToGrid w:val="0"/>
        <w:ind w:left="420" w:firstLine="420"/>
        <w:rPr>
          <w:rFonts w:eastAsia="方正宋刻本秀楷简体"/>
        </w:rPr>
      </w:pPr>
    </w:p>
    <w:p w14:paraId="48E6007D" w14:textId="77777777" w:rsidR="00ED6DF6" w:rsidRDefault="00ED6DF6">
      <w:pPr>
        <w:adjustRightInd w:val="0"/>
        <w:snapToGrid w:val="0"/>
        <w:ind w:left="420" w:firstLine="420"/>
        <w:rPr>
          <w:rFonts w:eastAsia="方正宋刻本秀楷简体"/>
          <w:b/>
          <w:bCs/>
          <w:sz w:val="24"/>
          <w:szCs w:val="32"/>
        </w:rPr>
      </w:pPr>
      <w:r>
        <w:rPr>
          <w:rFonts w:eastAsia="方正宋刻本秀楷简体" w:hint="eastAsia"/>
          <w:b/>
          <w:bCs/>
          <w:sz w:val="24"/>
          <w:szCs w:val="32"/>
        </w:rPr>
        <w:t>控制字符</w:t>
      </w:r>
    </w:p>
    <w:p w14:paraId="3AAD84D7" w14:textId="77777777" w:rsidR="00ED6DF6" w:rsidRDefault="00ED6DF6">
      <w:pPr>
        <w:adjustRightInd w:val="0"/>
        <w:snapToGrid w:val="0"/>
        <w:ind w:left="420" w:firstLine="420"/>
        <w:rPr>
          <w:rFonts w:eastAsia="方正宋刻本秀楷简体"/>
        </w:rPr>
        <w:sectPr w:rsidR="00ED6DF6">
          <w:type w:val="continuous"/>
          <w:pgSz w:w="11906" w:h="16838"/>
          <w:pgMar w:top="1440" w:right="1800" w:bottom="1440" w:left="1800" w:header="851" w:footer="992" w:gutter="0"/>
          <w:cols w:space="720"/>
          <w:docGrid w:type="lines" w:linePitch="312"/>
        </w:sectPr>
      </w:pPr>
    </w:p>
    <w:p w14:paraId="2DCE063F" w14:textId="77777777" w:rsidR="00ED6DF6" w:rsidRDefault="00ED6DF6">
      <w:pPr>
        <w:adjustRightInd w:val="0"/>
        <w:snapToGrid w:val="0"/>
        <w:ind w:left="420"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ab/>
        <w:t>\</w:t>
      </w:r>
      <w:r>
        <w:rPr>
          <w:rFonts w:eastAsia="方正宋刻本秀楷简体" w:hint="eastAsia"/>
        </w:rPr>
        <w:t>本身</w:t>
      </w:r>
      <w:r>
        <w:rPr>
          <w:rFonts w:eastAsia="方正宋刻本秀楷简体" w:hint="eastAsia"/>
        </w:rPr>
        <w:tab/>
      </w:r>
    </w:p>
    <w:p w14:paraId="53D26611" w14:textId="77777777" w:rsidR="00ED6DF6" w:rsidRDefault="00ED6DF6">
      <w:pPr>
        <w:adjustRightInd w:val="0"/>
        <w:snapToGrid w:val="0"/>
        <w:ind w:left="420"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警告音</w:t>
      </w:r>
    </w:p>
    <w:p w14:paraId="49A28972" w14:textId="77777777" w:rsidR="00ED6DF6" w:rsidRDefault="00ED6DF6">
      <w:pPr>
        <w:adjustRightInd w:val="0"/>
        <w:snapToGrid w:val="0"/>
        <w:ind w:left="420" w:firstLine="420"/>
        <w:rPr>
          <w:rFonts w:eastAsia="方正宋刻本秀楷简体"/>
        </w:rPr>
      </w:pPr>
      <w:r>
        <w:rPr>
          <w:rFonts w:eastAsia="方正宋刻本秀楷简体" w:hint="eastAsia"/>
        </w:rPr>
        <w:t>\b</w:t>
      </w:r>
      <w:r>
        <w:rPr>
          <w:rFonts w:eastAsia="方正宋刻本秀楷简体" w:hint="eastAsia"/>
        </w:rPr>
        <w:tab/>
      </w:r>
      <w:r>
        <w:rPr>
          <w:rFonts w:eastAsia="方正宋刻本秀楷简体" w:hint="eastAsia"/>
        </w:rPr>
        <w:tab/>
      </w:r>
      <w:r>
        <w:rPr>
          <w:rFonts w:eastAsia="方正宋刻本秀楷简体" w:hint="eastAsia"/>
        </w:rPr>
        <w:t>退格键</w:t>
      </w:r>
    </w:p>
    <w:p w14:paraId="7B7FAA22" w14:textId="77777777" w:rsidR="00ED6DF6" w:rsidRDefault="00ED6DF6">
      <w:pPr>
        <w:adjustRightInd w:val="0"/>
        <w:snapToGrid w:val="0"/>
        <w:ind w:left="420" w:firstLine="420"/>
        <w:rPr>
          <w:rFonts w:eastAsia="方正宋刻本秀楷简体"/>
        </w:rPr>
      </w:pPr>
      <w:r>
        <w:rPr>
          <w:rFonts w:eastAsia="方正宋刻本秀楷简体" w:hint="eastAsia"/>
        </w:rPr>
        <w:t>\c</w:t>
      </w:r>
      <w:r>
        <w:rPr>
          <w:rFonts w:eastAsia="方正宋刻本秀楷简体" w:hint="eastAsia"/>
        </w:rPr>
        <w:tab/>
      </w:r>
      <w:r>
        <w:rPr>
          <w:rFonts w:eastAsia="方正宋刻本秀楷简体" w:hint="eastAsia"/>
        </w:rPr>
        <w:tab/>
      </w:r>
      <w:r>
        <w:rPr>
          <w:rFonts w:eastAsia="方正宋刻本秀楷简体" w:hint="eastAsia"/>
        </w:rPr>
        <w:t>同</w:t>
      </w:r>
      <w:r>
        <w:rPr>
          <w:rFonts w:eastAsia="方正宋刻本秀楷简体" w:hint="eastAsia"/>
        </w:rPr>
        <w:t>-n</w:t>
      </w:r>
    </w:p>
    <w:p w14:paraId="6BAEE4BE" w14:textId="77777777" w:rsidR="00ED6DF6" w:rsidRDefault="00ED6DF6">
      <w:pPr>
        <w:adjustRightInd w:val="0"/>
        <w:snapToGrid w:val="0"/>
        <w:ind w:left="420" w:firstLine="420"/>
        <w:rPr>
          <w:rFonts w:eastAsia="方正宋刻本秀楷简体"/>
        </w:rPr>
      </w:pPr>
      <w:r>
        <w:rPr>
          <w:rFonts w:eastAsia="方正宋刻本秀楷简体" w:hint="eastAsia"/>
        </w:rPr>
        <w:t>\e</w:t>
      </w:r>
      <w:r>
        <w:rPr>
          <w:rFonts w:eastAsia="方正宋刻本秀楷简体" w:hint="eastAsia"/>
        </w:rPr>
        <w:tab/>
      </w:r>
      <w:r>
        <w:rPr>
          <w:rFonts w:eastAsia="方正宋刻本秀楷简体" w:hint="eastAsia"/>
        </w:rPr>
        <w:tab/>
        <w:t>ESC</w:t>
      </w:r>
      <w:r>
        <w:rPr>
          <w:rFonts w:eastAsia="方正宋刻本秀楷简体" w:hint="eastAsia"/>
        </w:rPr>
        <w:t>键</w:t>
      </w:r>
    </w:p>
    <w:p w14:paraId="2F8A39BF" w14:textId="77777777" w:rsidR="00ED6DF6" w:rsidRDefault="00ED6DF6">
      <w:pPr>
        <w:adjustRightInd w:val="0"/>
        <w:snapToGrid w:val="0"/>
        <w:ind w:left="420" w:firstLine="420"/>
        <w:rPr>
          <w:rFonts w:eastAsia="方正宋刻本秀楷简体"/>
        </w:rPr>
      </w:pPr>
      <w:r>
        <w:rPr>
          <w:rFonts w:eastAsia="方正宋刻本秀楷简体" w:hint="eastAsia"/>
        </w:rPr>
        <w:t>\f</w:t>
      </w:r>
      <w:r>
        <w:rPr>
          <w:rFonts w:eastAsia="方正宋刻本秀楷简体" w:hint="eastAsia"/>
        </w:rPr>
        <w:tab/>
      </w:r>
      <w:r>
        <w:rPr>
          <w:rFonts w:eastAsia="方正宋刻本秀楷简体" w:hint="eastAsia"/>
        </w:rPr>
        <w:tab/>
      </w:r>
      <w:r>
        <w:rPr>
          <w:rFonts w:eastAsia="方正宋刻本秀楷简体" w:hint="eastAsia"/>
        </w:rPr>
        <w:t>换页符</w:t>
      </w:r>
    </w:p>
    <w:p w14:paraId="64D61D71" w14:textId="77777777" w:rsidR="00ED6DF6" w:rsidRDefault="00ED6DF6">
      <w:pPr>
        <w:adjustRightInd w:val="0"/>
        <w:snapToGrid w:val="0"/>
        <w:ind w:left="420" w:firstLine="420"/>
        <w:rPr>
          <w:rFonts w:eastAsia="方正宋刻本秀楷简体"/>
          <w:b/>
          <w:bCs/>
        </w:rPr>
      </w:pPr>
      <w:r>
        <w:rPr>
          <w:rFonts w:eastAsia="方正宋刻本秀楷简体" w:hint="eastAsia"/>
          <w:b/>
          <w:bCs/>
        </w:rPr>
        <w:t>\n</w:t>
      </w:r>
      <w:r>
        <w:rPr>
          <w:rFonts w:eastAsia="方正宋刻本秀楷简体" w:hint="eastAsia"/>
          <w:b/>
          <w:bCs/>
        </w:rPr>
        <w:tab/>
      </w:r>
      <w:r>
        <w:rPr>
          <w:rFonts w:eastAsia="方正宋刻本秀楷简体" w:hint="eastAsia"/>
          <w:b/>
          <w:bCs/>
        </w:rPr>
        <w:tab/>
      </w:r>
      <w:r>
        <w:rPr>
          <w:rFonts w:eastAsia="方正宋刻本秀楷简体" w:hint="eastAsia"/>
          <w:b/>
          <w:bCs/>
        </w:rPr>
        <w:t>换行符</w:t>
      </w:r>
    </w:p>
    <w:p w14:paraId="053455B7" w14:textId="77777777" w:rsidR="00ED6DF6" w:rsidRDefault="00ED6DF6">
      <w:pPr>
        <w:adjustRightInd w:val="0"/>
        <w:snapToGrid w:val="0"/>
        <w:ind w:left="420" w:firstLine="420"/>
        <w:rPr>
          <w:rFonts w:eastAsia="方正宋刻本秀楷简体"/>
          <w:b/>
          <w:bCs/>
        </w:rPr>
      </w:pPr>
      <w:r>
        <w:rPr>
          <w:rFonts w:eastAsia="方正宋刻本秀楷简体" w:hint="eastAsia"/>
          <w:b/>
          <w:bCs/>
        </w:rPr>
        <w:t>\r</w:t>
      </w:r>
      <w:r>
        <w:rPr>
          <w:rFonts w:eastAsia="方正宋刻本秀楷简体" w:hint="eastAsia"/>
          <w:b/>
          <w:bCs/>
        </w:rPr>
        <w:tab/>
      </w:r>
      <w:r>
        <w:rPr>
          <w:rFonts w:eastAsia="方正宋刻本秀楷简体" w:hint="eastAsia"/>
          <w:b/>
          <w:bCs/>
        </w:rPr>
        <w:tab/>
      </w:r>
      <w:r>
        <w:rPr>
          <w:rFonts w:eastAsia="方正宋刻本秀楷简体" w:hint="eastAsia"/>
          <w:b/>
          <w:bCs/>
        </w:rPr>
        <w:t>回车键</w:t>
      </w:r>
    </w:p>
    <w:p w14:paraId="43C902E8" w14:textId="77777777" w:rsidR="00ED6DF6" w:rsidRDefault="00ED6DF6">
      <w:pPr>
        <w:adjustRightInd w:val="0"/>
        <w:snapToGrid w:val="0"/>
        <w:ind w:left="420" w:firstLine="420"/>
        <w:rPr>
          <w:rFonts w:eastAsia="方正宋刻本秀楷简体"/>
          <w:b/>
          <w:bCs/>
        </w:rPr>
      </w:pPr>
      <w:r>
        <w:rPr>
          <w:rFonts w:eastAsia="方正宋刻本秀楷简体" w:hint="eastAsia"/>
          <w:b/>
          <w:bCs/>
        </w:rPr>
        <w:t>\t</w:t>
      </w:r>
      <w:r>
        <w:rPr>
          <w:rFonts w:eastAsia="方正宋刻本秀楷简体" w:hint="eastAsia"/>
          <w:b/>
          <w:bCs/>
        </w:rPr>
        <w:tab/>
      </w:r>
      <w:r>
        <w:rPr>
          <w:rFonts w:eastAsia="方正宋刻本秀楷简体" w:hint="eastAsia"/>
          <w:b/>
          <w:bCs/>
        </w:rPr>
        <w:tab/>
      </w:r>
      <w:r>
        <w:rPr>
          <w:rFonts w:eastAsia="方正宋刻本秀楷简体" w:hint="eastAsia"/>
          <w:b/>
          <w:bCs/>
        </w:rPr>
        <w:t>制表符，</w:t>
      </w:r>
      <w:r>
        <w:rPr>
          <w:rFonts w:eastAsia="方正宋刻本秀楷简体" w:hint="eastAsia"/>
          <w:b/>
          <w:bCs/>
        </w:rPr>
        <w:t>TAB</w:t>
      </w:r>
      <w:r>
        <w:rPr>
          <w:rFonts w:eastAsia="方正宋刻本秀楷简体" w:hint="eastAsia"/>
          <w:b/>
          <w:bCs/>
        </w:rPr>
        <w:t>键</w:t>
      </w:r>
    </w:p>
    <w:p w14:paraId="11814551" w14:textId="77777777" w:rsidR="00ED6DF6" w:rsidRDefault="00ED6DF6">
      <w:pPr>
        <w:adjustRightInd w:val="0"/>
        <w:snapToGrid w:val="0"/>
        <w:ind w:left="420"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ab/>
      </w:r>
      <w:r>
        <w:rPr>
          <w:rFonts w:eastAsia="方正宋刻本秀楷简体" w:hint="eastAsia"/>
        </w:rPr>
        <w:t>垂直制表符</w:t>
      </w:r>
    </w:p>
    <w:p w14:paraId="274CEF65" w14:textId="77777777" w:rsidR="00ED6DF6" w:rsidRDefault="00ED6DF6">
      <w:pPr>
        <w:adjustRightInd w:val="0"/>
        <w:snapToGrid w:val="0"/>
        <w:ind w:left="420" w:firstLine="420"/>
        <w:rPr>
          <w:rFonts w:eastAsia="方正宋刻本秀楷简体"/>
          <w:b/>
          <w:bCs/>
        </w:rPr>
      </w:pPr>
      <w:r>
        <w:rPr>
          <w:rFonts w:eastAsia="方正宋刻本秀楷简体" w:hint="eastAsia"/>
          <w:b/>
          <w:bCs/>
        </w:rPr>
        <w:t>\e[1;</w:t>
      </w:r>
      <w:r>
        <w:rPr>
          <w:rFonts w:eastAsia="方正宋刻本秀楷简体" w:hint="eastAsia"/>
          <w:b/>
          <w:bCs/>
        </w:rPr>
        <w:tab/>
      </w:r>
      <w:r>
        <w:rPr>
          <w:rFonts w:eastAsia="方正宋刻本秀楷简体" w:hint="eastAsia"/>
          <w:b/>
          <w:bCs/>
        </w:rPr>
        <w:t>标准格式，颜色输出开始</w:t>
      </w:r>
    </w:p>
    <w:p w14:paraId="4D88CDA8" w14:textId="77777777" w:rsidR="00ED6DF6" w:rsidRDefault="00ED6DF6">
      <w:pPr>
        <w:adjustRightInd w:val="0"/>
        <w:snapToGrid w:val="0"/>
        <w:ind w:left="420" w:firstLine="420"/>
        <w:rPr>
          <w:rFonts w:eastAsia="方正宋刻本秀楷简体"/>
          <w:b/>
          <w:bCs/>
        </w:rPr>
      </w:pPr>
      <w:r>
        <w:rPr>
          <w:rFonts w:eastAsia="方正宋刻本秀楷简体" w:hint="eastAsia"/>
          <w:b/>
          <w:bCs/>
        </w:rPr>
        <w:t>\e[0m</w:t>
      </w:r>
      <w:r>
        <w:rPr>
          <w:rFonts w:eastAsia="方正宋刻本秀楷简体" w:hint="eastAsia"/>
          <w:b/>
          <w:bCs/>
        </w:rPr>
        <w:tab/>
      </w:r>
      <w:r>
        <w:rPr>
          <w:rFonts w:eastAsia="方正宋刻本秀楷简体" w:hint="eastAsia"/>
          <w:b/>
          <w:bCs/>
        </w:rPr>
        <w:t>颜色输出结束</w:t>
      </w:r>
    </w:p>
    <w:p w14:paraId="14468950" w14:textId="77777777" w:rsidR="00ED6DF6" w:rsidRDefault="00ED6DF6">
      <w:pPr>
        <w:adjustRightInd w:val="0"/>
        <w:snapToGrid w:val="0"/>
        <w:ind w:left="420" w:firstLine="420"/>
        <w:rPr>
          <w:rFonts w:eastAsia="方正宋刻本秀楷简体"/>
          <w:b/>
          <w:bCs/>
        </w:rPr>
      </w:pPr>
      <w:r>
        <w:rPr>
          <w:rFonts w:eastAsia="方正宋刻本秀楷简体" w:hint="eastAsia"/>
          <w:b/>
          <w:bCs/>
        </w:rPr>
        <w:t>\e[1m</w:t>
      </w:r>
      <w:r>
        <w:rPr>
          <w:rFonts w:eastAsia="方正宋刻本秀楷简体" w:hint="eastAsia"/>
          <w:b/>
          <w:bCs/>
        </w:rPr>
        <w:tab/>
      </w:r>
      <w:r>
        <w:rPr>
          <w:rFonts w:eastAsia="方正宋刻本秀楷简体" w:hint="eastAsia"/>
          <w:b/>
          <w:bCs/>
        </w:rPr>
        <w:t>内部的都有颜色</w:t>
      </w:r>
    </w:p>
    <w:p w14:paraId="710E8F63" w14:textId="77777777" w:rsidR="00ED6DF6" w:rsidRDefault="00ED6DF6">
      <w:pPr>
        <w:adjustRightInd w:val="0"/>
        <w:snapToGrid w:val="0"/>
        <w:ind w:left="420" w:firstLine="420"/>
        <w:rPr>
          <w:rFonts w:eastAsia="方正宋刻本秀楷简体"/>
        </w:rPr>
        <w:sectPr w:rsidR="00ED6DF6">
          <w:type w:val="continuous"/>
          <w:pgSz w:w="11906" w:h="16838"/>
          <w:pgMar w:top="1440" w:right="1800" w:bottom="1440" w:left="1800" w:header="851" w:footer="992" w:gutter="0"/>
          <w:cols w:num="2" w:space="425" w:equalWidth="0">
            <w:col w:w="3940" w:space="425"/>
            <w:col w:w="3940"/>
          </w:cols>
          <w:docGrid w:type="lines" w:linePitch="312"/>
        </w:sectPr>
      </w:pPr>
    </w:p>
    <w:p w14:paraId="569FB430" w14:textId="77777777" w:rsidR="00ED6DF6" w:rsidRDefault="00ED6DF6">
      <w:pPr>
        <w:adjustRightInd w:val="0"/>
        <w:snapToGrid w:val="0"/>
        <w:ind w:left="420" w:firstLine="420"/>
        <w:rPr>
          <w:rFonts w:eastAsia="方正宋刻本秀楷简体"/>
        </w:rPr>
      </w:pPr>
    </w:p>
    <w:p w14:paraId="47D06C94" w14:textId="77777777" w:rsidR="00ED6DF6" w:rsidRDefault="00ED6DF6">
      <w:pPr>
        <w:adjustRightInd w:val="0"/>
        <w:snapToGrid w:val="0"/>
        <w:ind w:firstLine="420"/>
        <w:rPr>
          <w:rFonts w:eastAsia="方正宋刻本秀楷简体"/>
        </w:rPr>
      </w:pPr>
      <w:r>
        <w:rPr>
          <w:rFonts w:eastAsia="方正宋刻本秀楷简体" w:hint="eastAsia"/>
        </w:rPr>
        <w:t xml:space="preserve">echo  -e </w:t>
      </w:r>
      <w:r>
        <w:rPr>
          <w:rFonts w:eastAsia="方正宋刻本秀楷简体"/>
        </w:rPr>
        <w:t>“</w:t>
      </w:r>
      <w:r>
        <w:rPr>
          <w:rFonts w:eastAsia="方正宋刻本秀楷简体" w:hint="eastAsia"/>
        </w:rPr>
        <w:t xml:space="preserve">\e[1;32m </w:t>
      </w:r>
      <w:r>
        <w:rPr>
          <w:rFonts w:eastAsia="方正宋刻本秀楷简体" w:hint="eastAsia"/>
        </w:rPr>
        <w:t>颜色输出</w:t>
      </w:r>
      <w:r>
        <w:rPr>
          <w:rFonts w:eastAsia="方正宋刻本秀楷简体" w:hint="eastAsia"/>
        </w:rPr>
        <w:t xml:space="preserve"> \e[0m</w:t>
      </w:r>
      <w:r>
        <w:rPr>
          <w:rFonts w:eastAsia="方正宋刻本秀楷简体"/>
        </w:rPr>
        <w:t>”</w:t>
      </w:r>
      <w:r>
        <w:rPr>
          <w:rFonts w:eastAsia="方正宋刻本秀楷简体" w:hint="eastAsia"/>
        </w:rPr>
        <w:t xml:space="preserve"> </w:t>
      </w:r>
      <w:r>
        <w:rPr>
          <w:rFonts w:eastAsia="方正宋刻本秀楷简体" w:hint="eastAsia"/>
          <w:color w:val="00B050"/>
        </w:rPr>
        <w:t>输出绿色</w:t>
      </w:r>
      <w:r>
        <w:rPr>
          <w:rFonts w:eastAsia="方正宋刻本秀楷简体" w:hint="eastAsia"/>
        </w:rPr>
        <w:t>\e[1;</w:t>
      </w:r>
      <w:r>
        <w:rPr>
          <w:rFonts w:eastAsia="方正宋刻本秀楷简体" w:hint="eastAsia"/>
        </w:rPr>
        <w:t>颜色输出开始</w:t>
      </w:r>
      <w:r>
        <w:rPr>
          <w:rFonts w:eastAsia="方正宋刻本秀楷简体" w:hint="eastAsia"/>
        </w:rPr>
        <w:t>\e[0m</w:t>
      </w:r>
      <w:r>
        <w:rPr>
          <w:rFonts w:eastAsia="方正宋刻本秀楷简体" w:hint="eastAsia"/>
        </w:rPr>
        <w:t>颜色输出结束</w:t>
      </w:r>
    </w:p>
    <w:p w14:paraId="21E24D1F"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字体：</w:t>
      </w:r>
      <w:r>
        <w:rPr>
          <w:rFonts w:eastAsia="方正宋刻本秀楷简体" w:hint="eastAsia"/>
          <w:sz w:val="20"/>
          <w:szCs w:val="22"/>
        </w:rPr>
        <w:tab/>
        <w:t xml:space="preserve">  30m</w:t>
      </w:r>
      <w:r>
        <w:rPr>
          <w:rFonts w:eastAsia="方正宋刻本秀楷简体" w:hint="eastAsia"/>
          <w:sz w:val="20"/>
          <w:szCs w:val="22"/>
        </w:rPr>
        <w:t>黑色</w:t>
      </w:r>
      <w:r>
        <w:rPr>
          <w:rFonts w:eastAsia="方正宋刻本秀楷简体" w:hint="eastAsia"/>
          <w:sz w:val="20"/>
          <w:szCs w:val="22"/>
        </w:rPr>
        <w:t>31m</w:t>
      </w:r>
      <w:r>
        <w:rPr>
          <w:rFonts w:eastAsia="方正宋刻本秀楷简体" w:hint="eastAsia"/>
          <w:sz w:val="20"/>
          <w:szCs w:val="22"/>
        </w:rPr>
        <w:t>红色</w:t>
      </w:r>
      <w:r>
        <w:rPr>
          <w:rFonts w:eastAsia="方正宋刻本秀楷简体" w:hint="eastAsia"/>
          <w:sz w:val="20"/>
          <w:szCs w:val="22"/>
        </w:rPr>
        <w:t>32m</w:t>
      </w:r>
      <w:r>
        <w:rPr>
          <w:rFonts w:eastAsia="方正宋刻本秀楷简体" w:hint="eastAsia"/>
          <w:sz w:val="20"/>
          <w:szCs w:val="22"/>
        </w:rPr>
        <w:t>绿色</w:t>
      </w:r>
      <w:r>
        <w:rPr>
          <w:rFonts w:eastAsia="方正宋刻本秀楷简体" w:hint="eastAsia"/>
          <w:sz w:val="20"/>
          <w:szCs w:val="22"/>
        </w:rPr>
        <w:t>33m</w:t>
      </w:r>
      <w:r>
        <w:rPr>
          <w:rFonts w:eastAsia="方正宋刻本秀楷简体" w:hint="eastAsia"/>
          <w:sz w:val="20"/>
          <w:szCs w:val="22"/>
        </w:rPr>
        <w:t>黄色</w:t>
      </w:r>
      <w:r>
        <w:rPr>
          <w:rFonts w:eastAsia="方正宋刻本秀楷简体" w:hint="eastAsia"/>
          <w:sz w:val="20"/>
          <w:szCs w:val="22"/>
        </w:rPr>
        <w:t>34m</w:t>
      </w:r>
      <w:r>
        <w:rPr>
          <w:rFonts w:eastAsia="方正宋刻本秀楷简体" w:hint="eastAsia"/>
          <w:sz w:val="20"/>
          <w:szCs w:val="22"/>
        </w:rPr>
        <w:t>蓝色</w:t>
      </w:r>
      <w:r>
        <w:rPr>
          <w:rFonts w:eastAsia="方正宋刻本秀楷简体" w:hint="eastAsia"/>
          <w:sz w:val="20"/>
          <w:szCs w:val="22"/>
        </w:rPr>
        <w:t>35m</w:t>
      </w:r>
      <w:r>
        <w:rPr>
          <w:rFonts w:eastAsia="方正宋刻本秀楷简体" w:hint="eastAsia"/>
          <w:sz w:val="20"/>
          <w:szCs w:val="22"/>
        </w:rPr>
        <w:t>洋红</w:t>
      </w:r>
      <w:r>
        <w:rPr>
          <w:rFonts w:eastAsia="方正宋刻本秀楷简体" w:hint="eastAsia"/>
          <w:sz w:val="20"/>
          <w:szCs w:val="22"/>
        </w:rPr>
        <w:t>36m</w:t>
      </w:r>
      <w:r>
        <w:rPr>
          <w:rFonts w:eastAsia="方正宋刻本秀楷简体" w:hint="eastAsia"/>
          <w:sz w:val="20"/>
          <w:szCs w:val="22"/>
        </w:rPr>
        <w:t>青色</w:t>
      </w:r>
      <w:r>
        <w:rPr>
          <w:rFonts w:eastAsia="方正宋刻本秀楷简体" w:hint="eastAsia"/>
          <w:sz w:val="20"/>
          <w:szCs w:val="22"/>
        </w:rPr>
        <w:t>37m</w:t>
      </w:r>
      <w:r>
        <w:rPr>
          <w:rFonts w:eastAsia="方正宋刻本秀楷简体" w:hint="eastAsia"/>
          <w:sz w:val="20"/>
          <w:szCs w:val="22"/>
        </w:rPr>
        <w:t>白色</w:t>
      </w:r>
    </w:p>
    <w:p w14:paraId="01B5728F" w14:textId="77777777" w:rsidR="00ED6DF6" w:rsidRDefault="00ED6DF6">
      <w:pPr>
        <w:adjustRightInd w:val="0"/>
        <w:snapToGrid w:val="0"/>
        <w:ind w:firstLine="420"/>
        <w:rPr>
          <w:rFonts w:eastAsia="方正宋刻本秀楷简体"/>
          <w:sz w:val="20"/>
          <w:szCs w:val="22"/>
        </w:rPr>
      </w:pPr>
      <w:r>
        <w:rPr>
          <w:rFonts w:eastAsia="方正宋刻本秀楷简体" w:hint="eastAsia"/>
        </w:rPr>
        <w:t>字体背景：</w:t>
      </w:r>
      <w:r>
        <w:rPr>
          <w:rFonts w:eastAsia="方正宋刻本秀楷简体" w:hint="eastAsia"/>
        </w:rPr>
        <w:t>40m</w:t>
      </w:r>
      <w:r>
        <w:rPr>
          <w:rFonts w:eastAsia="方正宋刻本秀楷简体" w:hint="eastAsia"/>
        </w:rPr>
        <w:t>黑色</w:t>
      </w:r>
      <w:r>
        <w:rPr>
          <w:rFonts w:eastAsia="方正宋刻本秀楷简体" w:hint="eastAsia"/>
        </w:rPr>
        <w:t>4</w:t>
      </w:r>
      <w:r>
        <w:rPr>
          <w:rFonts w:eastAsia="方正宋刻本秀楷简体" w:hint="eastAsia"/>
          <w:sz w:val="20"/>
          <w:szCs w:val="22"/>
        </w:rPr>
        <w:t>1m</w:t>
      </w:r>
      <w:r>
        <w:rPr>
          <w:rFonts w:eastAsia="方正宋刻本秀楷简体" w:hint="eastAsia"/>
          <w:sz w:val="20"/>
          <w:szCs w:val="22"/>
        </w:rPr>
        <w:t>红色</w:t>
      </w:r>
      <w:r>
        <w:rPr>
          <w:rFonts w:eastAsia="方正宋刻本秀楷简体" w:hint="eastAsia"/>
          <w:sz w:val="20"/>
          <w:szCs w:val="22"/>
        </w:rPr>
        <w:t>42m</w:t>
      </w:r>
      <w:r>
        <w:rPr>
          <w:rFonts w:eastAsia="方正宋刻本秀楷简体" w:hint="eastAsia"/>
          <w:sz w:val="20"/>
          <w:szCs w:val="22"/>
        </w:rPr>
        <w:t>绿色</w:t>
      </w:r>
      <w:r>
        <w:rPr>
          <w:rFonts w:eastAsia="方正宋刻本秀楷简体" w:hint="eastAsia"/>
          <w:sz w:val="20"/>
          <w:szCs w:val="22"/>
        </w:rPr>
        <w:t>43m</w:t>
      </w:r>
      <w:r>
        <w:rPr>
          <w:rFonts w:eastAsia="方正宋刻本秀楷简体" w:hint="eastAsia"/>
          <w:sz w:val="20"/>
          <w:szCs w:val="22"/>
        </w:rPr>
        <w:t>黄色</w:t>
      </w:r>
      <w:r>
        <w:rPr>
          <w:rFonts w:eastAsia="方正宋刻本秀楷简体" w:hint="eastAsia"/>
          <w:sz w:val="20"/>
          <w:szCs w:val="22"/>
        </w:rPr>
        <w:t>44m</w:t>
      </w:r>
      <w:r>
        <w:rPr>
          <w:rFonts w:eastAsia="方正宋刻本秀楷简体" w:hint="eastAsia"/>
          <w:sz w:val="20"/>
          <w:szCs w:val="22"/>
        </w:rPr>
        <w:t>蓝色</w:t>
      </w:r>
      <w:r>
        <w:rPr>
          <w:rFonts w:eastAsia="方正宋刻本秀楷简体" w:hint="eastAsia"/>
          <w:sz w:val="20"/>
          <w:szCs w:val="22"/>
        </w:rPr>
        <w:t>45m</w:t>
      </w:r>
      <w:r>
        <w:rPr>
          <w:rFonts w:eastAsia="方正宋刻本秀楷简体" w:hint="eastAsia"/>
          <w:sz w:val="20"/>
          <w:szCs w:val="22"/>
        </w:rPr>
        <w:t>洋红</w:t>
      </w:r>
      <w:r>
        <w:rPr>
          <w:rFonts w:eastAsia="方正宋刻本秀楷简体" w:hint="eastAsia"/>
          <w:sz w:val="20"/>
          <w:szCs w:val="22"/>
        </w:rPr>
        <w:t>46m</w:t>
      </w:r>
      <w:r>
        <w:rPr>
          <w:rFonts w:eastAsia="方正宋刻本秀楷简体" w:hint="eastAsia"/>
          <w:sz w:val="20"/>
          <w:szCs w:val="22"/>
        </w:rPr>
        <w:t>青色</w:t>
      </w:r>
      <w:r>
        <w:rPr>
          <w:rFonts w:eastAsia="方正宋刻本秀楷简体" w:hint="eastAsia"/>
          <w:sz w:val="20"/>
          <w:szCs w:val="22"/>
        </w:rPr>
        <w:t>47m</w:t>
      </w:r>
      <w:r>
        <w:rPr>
          <w:rFonts w:eastAsia="方正宋刻本秀楷简体" w:hint="eastAsia"/>
          <w:sz w:val="20"/>
          <w:szCs w:val="22"/>
        </w:rPr>
        <w:t>白色</w:t>
      </w:r>
    </w:p>
    <w:p w14:paraId="28F898B0" w14:textId="77777777" w:rsidR="00ED6DF6" w:rsidRDefault="00ED6DF6">
      <w:pPr>
        <w:adjustRightInd w:val="0"/>
        <w:snapToGrid w:val="0"/>
        <w:ind w:firstLine="420"/>
        <w:rPr>
          <w:rFonts w:eastAsia="方正宋刻本秀楷简体"/>
          <w:sz w:val="20"/>
          <w:szCs w:val="22"/>
        </w:rPr>
      </w:pPr>
    </w:p>
    <w:p w14:paraId="64066F61" w14:textId="77777777" w:rsidR="00ED6DF6" w:rsidRDefault="00ED6DF6">
      <w:pPr>
        <w:adjustRightInd w:val="0"/>
        <w:snapToGrid w:val="0"/>
        <w:rPr>
          <w:rFonts w:eastAsia="方正宋刻本秀楷简体"/>
          <w:b/>
          <w:bCs/>
          <w:sz w:val="22"/>
          <w:szCs w:val="28"/>
        </w:rPr>
      </w:pPr>
      <w:r>
        <w:rPr>
          <w:rFonts w:eastAsia="方正宋刻本秀楷简体" w:hint="eastAsia"/>
          <w:b/>
          <w:bCs/>
          <w:sz w:val="22"/>
          <w:szCs w:val="28"/>
        </w:rPr>
        <w:t>脚本格式</w:t>
      </w:r>
    </w:p>
    <w:p w14:paraId="65EBCC1B"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w:t>
      </w:r>
      <w:proofErr w:type="gramEnd"/>
      <w:r>
        <w:rPr>
          <w:rFonts w:eastAsia="方正宋刻本秀楷简体" w:hint="eastAsia"/>
          <w:sz w:val="20"/>
          <w:szCs w:val="22"/>
        </w:rPr>
        <w:t>bin/bash</w:t>
      </w:r>
    </w:p>
    <w:p w14:paraId="220208E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#comment</w:t>
      </w:r>
      <w:r>
        <w:rPr>
          <w:rFonts w:eastAsia="方正宋刻本秀楷简体" w:hint="eastAsia"/>
          <w:sz w:val="20"/>
          <w:szCs w:val="22"/>
        </w:rPr>
        <w:t>说明</w:t>
      </w:r>
    </w:p>
    <w:p w14:paraId="431CE26F"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#authors</w:t>
      </w:r>
      <w:r>
        <w:rPr>
          <w:rFonts w:eastAsia="方正宋刻本秀楷简体" w:hint="eastAsia"/>
          <w:sz w:val="20"/>
          <w:szCs w:val="22"/>
        </w:rPr>
        <w:t>作者版权</w:t>
      </w:r>
    </w:p>
    <w:p w14:paraId="4627859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p>
    <w:p w14:paraId="753D5782"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命令</w:t>
      </w:r>
    </w:p>
    <w:p w14:paraId="4D530C03"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p>
    <w:p w14:paraId="0600BD9D" w14:textId="77777777" w:rsidR="00ED6DF6" w:rsidRDefault="00ED6DF6">
      <w:pPr>
        <w:adjustRightInd w:val="0"/>
        <w:snapToGrid w:val="0"/>
        <w:rPr>
          <w:rFonts w:eastAsia="方正宋刻本秀楷简体"/>
          <w:b/>
          <w:bCs/>
          <w:sz w:val="22"/>
          <w:szCs w:val="28"/>
        </w:rPr>
      </w:pPr>
      <w:r>
        <w:rPr>
          <w:rFonts w:eastAsia="方正宋刻本秀楷简体" w:hint="eastAsia"/>
          <w:b/>
          <w:bCs/>
          <w:sz w:val="22"/>
          <w:szCs w:val="28"/>
        </w:rPr>
        <w:t>运行方式</w:t>
      </w:r>
    </w:p>
    <w:p w14:paraId="6576E070"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加执行</w:t>
      </w:r>
      <w:proofErr w:type="gramEnd"/>
      <w:r>
        <w:rPr>
          <w:rFonts w:eastAsia="方正宋刻本秀楷简体" w:hint="eastAsia"/>
          <w:sz w:val="20"/>
          <w:szCs w:val="22"/>
        </w:rPr>
        <w:t>权限</w:t>
      </w:r>
      <w:r>
        <w:rPr>
          <w:rFonts w:eastAsia="方正宋刻本秀楷简体" w:hint="eastAsia"/>
          <w:sz w:val="20"/>
          <w:szCs w:val="22"/>
        </w:rPr>
        <w:tab/>
        <w:t>1</w:t>
      </w:r>
      <w:r>
        <w:rPr>
          <w:rFonts w:eastAsia="方正宋刻本秀楷简体" w:hint="eastAsia"/>
          <w:sz w:val="20"/>
          <w:szCs w:val="22"/>
        </w:rPr>
        <w:t>、</w:t>
      </w:r>
      <w:r>
        <w:rPr>
          <w:rFonts w:eastAsia="方正宋刻本秀楷简体" w:hint="eastAsia"/>
          <w:sz w:val="20"/>
          <w:szCs w:val="22"/>
        </w:rPr>
        <w:t>chmod 755 bash.sh</w:t>
      </w:r>
      <w:r>
        <w:rPr>
          <w:rFonts w:eastAsia="方正宋刻本秀楷简体" w:hint="eastAsia"/>
          <w:sz w:val="20"/>
          <w:szCs w:val="22"/>
        </w:rPr>
        <w:tab/>
      </w:r>
      <w:r>
        <w:rPr>
          <w:rFonts w:eastAsia="方正宋刻本秀楷简体" w:hint="eastAsia"/>
          <w:sz w:val="20"/>
          <w:szCs w:val="22"/>
        </w:rPr>
        <w:tab/>
        <w:t>2</w:t>
      </w:r>
      <w:r>
        <w:rPr>
          <w:rFonts w:eastAsia="方正宋刻本秀楷简体" w:hint="eastAsia"/>
          <w:sz w:val="20"/>
          <w:szCs w:val="22"/>
        </w:rPr>
        <w:t>、</w:t>
      </w:r>
      <w:r>
        <w:rPr>
          <w:rFonts w:eastAsia="方正宋刻本秀楷简体" w:hint="eastAsia"/>
          <w:sz w:val="20"/>
          <w:szCs w:val="22"/>
        </w:rPr>
        <w:t>chmod o+x bash.sh</w:t>
      </w:r>
    </w:p>
    <w:p w14:paraId="1C8D0F91"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运行</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t>1</w:t>
      </w:r>
      <w:r>
        <w:rPr>
          <w:rFonts w:eastAsia="方正宋刻本秀楷简体" w:hint="eastAsia"/>
          <w:sz w:val="20"/>
          <w:szCs w:val="22"/>
        </w:rPr>
        <w:t>、</w:t>
      </w:r>
      <w:r>
        <w:rPr>
          <w:rFonts w:eastAsia="方正宋刻本秀楷简体" w:hint="eastAsia"/>
          <w:sz w:val="20"/>
          <w:szCs w:val="22"/>
        </w:rPr>
        <w:t>/home/aria/bash.sh</w:t>
      </w:r>
      <w:r>
        <w:rPr>
          <w:rFonts w:eastAsia="方正宋刻本秀楷简体" w:hint="eastAsia"/>
          <w:sz w:val="20"/>
          <w:szCs w:val="22"/>
        </w:rPr>
        <w:tab/>
      </w:r>
      <w:r>
        <w:rPr>
          <w:rFonts w:eastAsia="方正宋刻本秀楷简体" w:hint="eastAsia"/>
          <w:sz w:val="20"/>
          <w:szCs w:val="22"/>
        </w:rPr>
        <w:tab/>
        <w:t>2</w:t>
      </w:r>
      <w:r>
        <w:rPr>
          <w:rFonts w:eastAsia="方正宋刻本秀楷简体" w:hint="eastAsia"/>
          <w:sz w:val="20"/>
          <w:szCs w:val="22"/>
        </w:rPr>
        <w:t>、</w:t>
      </w:r>
      <w:r>
        <w:rPr>
          <w:rFonts w:eastAsia="方正宋刻本秀楷简体" w:hint="eastAsia"/>
          <w:sz w:val="20"/>
          <w:szCs w:val="22"/>
        </w:rPr>
        <w:t>./bash.sh</w:t>
      </w:r>
      <w:r>
        <w:rPr>
          <w:rFonts w:eastAsia="方正宋刻本秀楷简体" w:hint="eastAsia"/>
          <w:sz w:val="20"/>
          <w:szCs w:val="22"/>
        </w:rPr>
        <w:tab/>
      </w:r>
      <w:r>
        <w:rPr>
          <w:rFonts w:eastAsia="方正宋刻本秀楷简体" w:hint="eastAsia"/>
          <w:sz w:val="20"/>
          <w:szCs w:val="22"/>
        </w:rPr>
        <w:tab/>
        <w:t>3</w:t>
      </w:r>
      <w:r>
        <w:rPr>
          <w:rFonts w:eastAsia="方正宋刻本秀楷简体" w:hint="eastAsia"/>
          <w:sz w:val="20"/>
          <w:szCs w:val="22"/>
        </w:rPr>
        <w:t>、</w:t>
      </w:r>
      <w:r>
        <w:rPr>
          <w:rFonts w:eastAsia="方正宋刻本秀楷简体" w:hint="eastAsia"/>
          <w:sz w:val="20"/>
          <w:szCs w:val="22"/>
        </w:rPr>
        <w:t>bash bash.sh</w:t>
      </w:r>
    </w:p>
    <w:p w14:paraId="6A9AF036" w14:textId="77777777" w:rsidR="00ED6DF6" w:rsidRDefault="00ED6DF6">
      <w:pPr>
        <w:adjustRightInd w:val="0"/>
        <w:snapToGrid w:val="0"/>
        <w:ind w:firstLine="420"/>
      </w:pPr>
      <w:r>
        <w:rPr>
          <w:rFonts w:eastAsia="方正宋刻本秀楷简体" w:hint="eastAsia"/>
          <w:sz w:val="20"/>
          <w:szCs w:val="22"/>
        </w:rPr>
        <w:t>把脚本目录添加到</w:t>
      </w:r>
      <w:r>
        <w:rPr>
          <w:rFonts w:eastAsia="方正宋刻本秀楷简体" w:hint="eastAsia"/>
          <w:sz w:val="20"/>
          <w:szCs w:val="22"/>
        </w:rPr>
        <w:t>PATH</w:t>
      </w:r>
      <w:r>
        <w:rPr>
          <w:rFonts w:eastAsia="方正宋刻本秀楷简体" w:hint="eastAsia"/>
          <w:sz w:val="20"/>
          <w:szCs w:val="22"/>
        </w:rPr>
        <w:t>路径内，编辑</w:t>
      </w:r>
      <w:r>
        <w:rPr>
          <w:rFonts w:eastAsia="方正宋刻本秀楷简体" w:hint="eastAsia"/>
          <w:sz w:val="20"/>
          <w:szCs w:val="22"/>
        </w:rPr>
        <w:t>./.</w:t>
      </w:r>
      <w:proofErr w:type="spellStart"/>
      <w:r>
        <w:rPr>
          <w:rFonts w:eastAsia="方正宋刻本秀楷简体" w:hint="eastAsia"/>
          <w:sz w:val="20"/>
          <w:szCs w:val="22"/>
        </w:rPr>
        <w:t>bashrc</w:t>
      </w:r>
      <w:proofErr w:type="spellEnd"/>
      <w:r>
        <w:rPr>
          <w:rFonts w:eastAsia="方正宋刻本秀楷简体" w:hint="eastAsia"/>
          <w:sz w:val="20"/>
          <w:szCs w:val="22"/>
        </w:rPr>
        <w:t>或</w:t>
      </w:r>
      <w:r>
        <w:rPr>
          <w:rFonts w:eastAsia="方正宋刻本秀楷简体" w:hint="eastAsia"/>
          <w:sz w:val="20"/>
          <w:szCs w:val="22"/>
        </w:rPr>
        <w:t>./.</w:t>
      </w:r>
      <w:proofErr w:type="spellStart"/>
      <w:r>
        <w:rPr>
          <w:rFonts w:eastAsia="方正宋刻本秀楷简体" w:hint="eastAsia"/>
          <w:sz w:val="20"/>
          <w:szCs w:val="22"/>
        </w:rPr>
        <w:t>zshrc</w:t>
      </w:r>
      <w:proofErr w:type="spellEnd"/>
      <w:r>
        <w:rPr>
          <w:rFonts w:eastAsia="方正宋刻本秀楷简体" w:hint="eastAsia"/>
          <w:sz w:val="20"/>
          <w:szCs w:val="22"/>
        </w:rPr>
        <w:t>，然后执行</w:t>
      </w:r>
      <w:r>
        <w:t>source ~/.</w:t>
      </w:r>
      <w:proofErr w:type="spellStart"/>
      <w:r>
        <w:t>bashrc</w:t>
      </w:r>
      <w:proofErr w:type="spellEnd"/>
    </w:p>
    <w:p w14:paraId="54FE2CD8" w14:textId="77777777" w:rsidR="00ED6DF6" w:rsidRDefault="00ED6DF6">
      <w:pPr>
        <w:adjustRightInd w:val="0"/>
        <w:snapToGrid w:val="0"/>
        <w:ind w:firstLine="420"/>
      </w:pPr>
    </w:p>
    <w:p w14:paraId="360B4385" w14:textId="77777777" w:rsidR="00ED6DF6" w:rsidRDefault="00ED6DF6">
      <w:pPr>
        <w:adjustRightInd w:val="0"/>
        <w:snapToGrid w:val="0"/>
        <w:ind w:firstLine="420"/>
        <w:rPr>
          <w:rFonts w:eastAsia="方正宋刻本秀楷简体"/>
          <w:sz w:val="16"/>
          <w:szCs w:val="20"/>
        </w:rPr>
      </w:pPr>
      <w:r>
        <w:rPr>
          <w:rFonts w:eastAsia="方正宋刻本秀楷简体"/>
          <w:sz w:val="16"/>
          <w:szCs w:val="20"/>
        </w:rPr>
        <w:t>如果这样还不行，表示没有</w:t>
      </w:r>
      <w:r>
        <w:rPr>
          <w:rFonts w:eastAsia="方正宋刻本秀楷简体"/>
          <w:sz w:val="16"/>
          <w:szCs w:val="20"/>
        </w:rPr>
        <w:t>~/.</w:t>
      </w:r>
      <w:proofErr w:type="spellStart"/>
      <w:r>
        <w:rPr>
          <w:rFonts w:eastAsia="方正宋刻本秀楷简体"/>
          <w:sz w:val="16"/>
          <w:szCs w:val="20"/>
        </w:rPr>
        <w:t>bash_profile</w:t>
      </w:r>
      <w:proofErr w:type="spellEnd"/>
      <w:r>
        <w:rPr>
          <w:rFonts w:eastAsia="方正宋刻本秀楷简体"/>
          <w:sz w:val="16"/>
          <w:szCs w:val="20"/>
        </w:rPr>
        <w:t>文件或文件中没有执行</w:t>
      </w:r>
      <w:r>
        <w:rPr>
          <w:rFonts w:eastAsia="方正宋刻本秀楷简体"/>
          <w:sz w:val="16"/>
          <w:szCs w:val="20"/>
        </w:rPr>
        <w:t>~/.</w:t>
      </w:r>
      <w:proofErr w:type="spellStart"/>
      <w:r>
        <w:rPr>
          <w:rFonts w:eastAsia="方正宋刻本秀楷简体"/>
          <w:sz w:val="16"/>
          <w:szCs w:val="20"/>
        </w:rPr>
        <w:t>bashrc</w:t>
      </w:r>
      <w:proofErr w:type="spellEnd"/>
      <w:r>
        <w:rPr>
          <w:rFonts w:eastAsia="方正宋刻本秀楷简体"/>
          <w:sz w:val="16"/>
          <w:szCs w:val="20"/>
        </w:rPr>
        <w:t>文件</w:t>
      </w:r>
    </w:p>
    <w:p w14:paraId="692A121E" w14:textId="77777777" w:rsidR="00ED6DF6" w:rsidRDefault="00ED6DF6">
      <w:pPr>
        <w:adjustRightInd w:val="0"/>
        <w:snapToGrid w:val="0"/>
        <w:ind w:firstLine="420"/>
        <w:rPr>
          <w:rFonts w:eastAsia="方正宋刻本秀楷简体"/>
          <w:sz w:val="16"/>
          <w:szCs w:val="20"/>
        </w:rPr>
      </w:pPr>
      <w:r>
        <w:rPr>
          <w:rFonts w:eastAsia="方正宋刻本秀楷简体"/>
          <w:sz w:val="16"/>
          <w:szCs w:val="20"/>
        </w:rPr>
        <w:t>可以在</w:t>
      </w:r>
      <w:r>
        <w:rPr>
          <w:rFonts w:eastAsia="方正宋刻本秀楷简体"/>
          <w:sz w:val="16"/>
          <w:szCs w:val="20"/>
        </w:rPr>
        <w:t>~/.bash_profile</w:t>
      </w:r>
      <w:r>
        <w:rPr>
          <w:rFonts w:eastAsia="方正宋刻本秀楷简体"/>
          <w:sz w:val="16"/>
          <w:szCs w:val="20"/>
        </w:rPr>
        <w:t>中加入命令</w:t>
      </w:r>
      <w:r>
        <w:rPr>
          <w:rFonts w:eastAsia="方正宋刻本秀楷简体"/>
          <w:sz w:val="16"/>
          <w:szCs w:val="20"/>
        </w:rPr>
        <w:t xml:space="preserve"> source ~/.</w:t>
      </w:r>
      <w:proofErr w:type="spellStart"/>
      <w:r>
        <w:rPr>
          <w:rFonts w:eastAsia="方正宋刻本秀楷简体"/>
          <w:sz w:val="16"/>
          <w:szCs w:val="20"/>
        </w:rPr>
        <w:t>bashrc</w:t>
      </w:r>
      <w:proofErr w:type="spellEnd"/>
      <w:r>
        <w:rPr>
          <w:rFonts w:eastAsia="方正宋刻本秀楷简体"/>
          <w:sz w:val="16"/>
          <w:szCs w:val="20"/>
        </w:rPr>
        <w:t xml:space="preserve"> </w:t>
      </w:r>
      <w:r>
        <w:rPr>
          <w:rFonts w:eastAsia="方正宋刻本秀楷简体"/>
          <w:sz w:val="16"/>
          <w:szCs w:val="20"/>
        </w:rPr>
        <w:t>后保存</w:t>
      </w:r>
    </w:p>
    <w:p w14:paraId="0E05E9B6" w14:textId="77777777" w:rsidR="00ED6DF6" w:rsidRDefault="00ED6DF6">
      <w:pPr>
        <w:adjustRightInd w:val="0"/>
        <w:snapToGrid w:val="0"/>
        <w:ind w:firstLine="420"/>
        <w:rPr>
          <w:rFonts w:eastAsia="方正宋刻本秀楷简体"/>
          <w:sz w:val="16"/>
          <w:szCs w:val="20"/>
        </w:rPr>
      </w:pPr>
      <w:r>
        <w:rPr>
          <w:rFonts w:eastAsia="方正宋刻本秀楷简体" w:hint="eastAsia"/>
          <w:sz w:val="16"/>
          <w:szCs w:val="20"/>
        </w:rPr>
        <w:t>换了</w:t>
      </w:r>
      <w:r>
        <w:rPr>
          <w:rFonts w:eastAsia="方正宋刻本秀楷简体" w:hint="eastAsia"/>
          <w:sz w:val="16"/>
          <w:szCs w:val="20"/>
        </w:rPr>
        <w:t>oh-my-zsh</w:t>
      </w:r>
      <w:r>
        <w:rPr>
          <w:rFonts w:eastAsia="方正宋刻本秀楷简体" w:hint="eastAsia"/>
          <w:sz w:val="16"/>
          <w:szCs w:val="20"/>
        </w:rPr>
        <w:t>后，需要更新的是</w:t>
      </w:r>
      <w:r>
        <w:rPr>
          <w:rFonts w:eastAsia="方正宋刻本秀楷简体" w:hint="eastAsia"/>
          <w:sz w:val="16"/>
          <w:szCs w:val="20"/>
        </w:rPr>
        <w:t>vim ~/.</w:t>
      </w:r>
      <w:proofErr w:type="spellStart"/>
      <w:r>
        <w:rPr>
          <w:rFonts w:eastAsia="方正宋刻本秀楷简体" w:hint="eastAsia"/>
          <w:sz w:val="16"/>
          <w:szCs w:val="20"/>
        </w:rPr>
        <w:t>zshrc</w:t>
      </w:r>
      <w:proofErr w:type="spellEnd"/>
      <w:r>
        <w:rPr>
          <w:rFonts w:eastAsia="方正宋刻本秀楷简体" w:hint="eastAsia"/>
          <w:sz w:val="16"/>
          <w:szCs w:val="20"/>
        </w:rPr>
        <w:t>，然后</w:t>
      </w:r>
      <w:r>
        <w:rPr>
          <w:rFonts w:eastAsia="方正宋刻本秀楷简体"/>
          <w:sz w:val="16"/>
          <w:szCs w:val="20"/>
        </w:rPr>
        <w:t>source ~/.</w:t>
      </w:r>
      <w:proofErr w:type="spellStart"/>
      <w:r>
        <w:rPr>
          <w:rFonts w:eastAsia="方正宋刻本秀楷简体"/>
          <w:sz w:val="16"/>
          <w:szCs w:val="20"/>
        </w:rPr>
        <w:t>bashrc</w:t>
      </w:r>
      <w:proofErr w:type="spellEnd"/>
    </w:p>
    <w:p w14:paraId="13E3924F" w14:textId="77777777" w:rsidR="00ED6DF6" w:rsidRDefault="00ED6DF6">
      <w:pPr>
        <w:adjustRightInd w:val="0"/>
        <w:snapToGrid w:val="0"/>
        <w:rPr>
          <w:rFonts w:eastAsia="方正宋刻本秀楷简体"/>
          <w:b/>
          <w:bCs/>
          <w:sz w:val="28"/>
          <w:szCs w:val="36"/>
        </w:rPr>
      </w:pPr>
      <w:r>
        <w:rPr>
          <w:rFonts w:eastAsia="方正宋刻本秀楷简体"/>
          <w:sz w:val="16"/>
          <w:szCs w:val="20"/>
        </w:rPr>
        <w:br w:type="page"/>
      </w:r>
      <w:r>
        <w:rPr>
          <w:rFonts w:eastAsia="方正宋刻本秀楷简体" w:hint="eastAsia"/>
          <w:b/>
          <w:bCs/>
          <w:sz w:val="28"/>
          <w:szCs w:val="36"/>
        </w:rPr>
        <w:lastRenderedPageBreak/>
        <w:t>history</w:t>
      </w:r>
    </w:p>
    <w:p w14:paraId="1C70941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-c</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清空历史记录</w:t>
      </w:r>
    </w:p>
    <w:p w14:paraId="25EE7427"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把缓存中的历史记录存入文件中</w:t>
      </w:r>
      <w:r>
        <w:rPr>
          <w:rFonts w:eastAsia="方正宋刻本秀楷简体" w:hint="eastAsia"/>
          <w:sz w:val="20"/>
          <w:szCs w:val="22"/>
        </w:rPr>
        <w:t>~/.bash_history</w:t>
      </w:r>
      <w:r>
        <w:rPr>
          <w:rFonts w:eastAsia="方正宋刻本秀楷简体" w:hint="eastAsia"/>
          <w:sz w:val="20"/>
          <w:szCs w:val="22"/>
        </w:rPr>
        <w:t>，一般登出时才把缓存保存入文件</w:t>
      </w:r>
    </w:p>
    <w:p w14:paraId="47EAB351" w14:textId="77777777" w:rsidR="00ED6DF6" w:rsidRDefault="00ED6DF6">
      <w:pPr>
        <w:adjustRightInd w:val="0"/>
        <w:snapToGrid w:val="0"/>
        <w:rPr>
          <w:rFonts w:eastAsia="方正宋刻本秀楷简体"/>
          <w:sz w:val="20"/>
          <w:szCs w:val="22"/>
        </w:rPr>
      </w:pPr>
      <w:r>
        <w:rPr>
          <w:rFonts w:eastAsia="方正宋刻本秀楷简体" w:hint="eastAsia"/>
          <w:sz w:val="20"/>
          <w:szCs w:val="22"/>
        </w:rPr>
        <w:t>调用历史记录</w:t>
      </w:r>
    </w:p>
    <w:p w14:paraId="11EDF848"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上下箭头</w:t>
      </w:r>
      <w:r>
        <w:rPr>
          <w:rFonts w:eastAsia="方正宋刻本秀楷简体" w:hint="eastAsia"/>
          <w:sz w:val="20"/>
          <w:szCs w:val="22"/>
        </w:rPr>
        <w:tab/>
      </w:r>
      <w:r>
        <w:rPr>
          <w:rFonts w:eastAsia="方正宋刻本秀楷简体" w:hint="eastAsia"/>
          <w:sz w:val="20"/>
          <w:szCs w:val="22"/>
        </w:rPr>
        <w:tab/>
      </w:r>
    </w:p>
    <w:p w14:paraId="715A8B10"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!n</w:t>
      </w:r>
      <w:proofErr w:type="gramEnd"/>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第</w:t>
      </w:r>
      <w:r>
        <w:rPr>
          <w:rFonts w:eastAsia="方正宋刻本秀楷简体" w:hint="eastAsia"/>
          <w:sz w:val="20"/>
          <w:szCs w:val="22"/>
        </w:rPr>
        <w:t>n</w:t>
      </w:r>
      <w:r>
        <w:rPr>
          <w:rFonts w:eastAsia="方正宋刻本秀楷简体" w:hint="eastAsia"/>
          <w:sz w:val="20"/>
          <w:szCs w:val="22"/>
        </w:rPr>
        <w:t>条记录</w:t>
      </w:r>
    </w:p>
    <w:p w14:paraId="3995EBC2"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重复执行上一次命令</w:t>
      </w:r>
    </w:p>
    <w:p w14:paraId="4782508F"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w:t>
      </w:r>
      <w:r>
        <w:rPr>
          <w:rFonts w:eastAsia="方正宋刻本秀楷简体" w:hint="eastAsia"/>
          <w:sz w:val="20"/>
          <w:szCs w:val="22"/>
        </w:rPr>
        <w:t>字符串</w:t>
      </w:r>
      <w:proofErr w:type="gramEnd"/>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重复执行最后一条以弓字符串空头的命令</w:t>
      </w:r>
    </w:p>
    <w:p w14:paraId="6D596B0B"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w:t>
      </w:r>
      <w:proofErr w:type="gramEnd"/>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重复上一条命令的最后一个参数</w:t>
      </w:r>
    </w:p>
    <w:p w14:paraId="1A6C70D2" w14:textId="77777777" w:rsidR="00ED6DF6" w:rsidRDefault="00ED6DF6">
      <w:pPr>
        <w:adjustRightInd w:val="0"/>
        <w:snapToGrid w:val="0"/>
        <w:ind w:firstLine="420"/>
        <w:rPr>
          <w:rFonts w:eastAsia="方正宋刻本秀楷简体"/>
          <w:sz w:val="20"/>
          <w:szCs w:val="22"/>
        </w:rPr>
      </w:pPr>
    </w:p>
    <w:p w14:paraId="4D30EA73" w14:textId="77777777" w:rsidR="00ED6DF6" w:rsidRDefault="00ED6DF6">
      <w:pPr>
        <w:adjustRightInd w:val="0"/>
        <w:snapToGrid w:val="0"/>
        <w:rPr>
          <w:rFonts w:eastAsia="方正宋刻本秀楷简体"/>
          <w:sz w:val="20"/>
          <w:szCs w:val="22"/>
        </w:rPr>
      </w:pPr>
    </w:p>
    <w:p w14:paraId="689F2686" w14:textId="77777777" w:rsidR="00ED6DF6" w:rsidRDefault="00ED6DF6">
      <w:pPr>
        <w:adjustRightInd w:val="0"/>
        <w:snapToGrid w:val="0"/>
        <w:rPr>
          <w:rFonts w:eastAsia="方正宋刻本秀楷简体"/>
          <w:color w:val="7E7E7E"/>
          <w:sz w:val="20"/>
          <w:szCs w:val="22"/>
        </w:rPr>
      </w:pPr>
      <w:r>
        <w:rPr>
          <w:rFonts w:eastAsia="方正宋刻本秀楷简体" w:hint="eastAsia"/>
          <w:b/>
          <w:bCs/>
          <w:sz w:val="28"/>
          <w:szCs w:val="36"/>
        </w:rPr>
        <w:t>alias</w:t>
      </w:r>
      <w:r>
        <w:rPr>
          <w:rFonts w:eastAsia="方正宋刻本秀楷简体" w:hint="eastAsia"/>
          <w:b/>
          <w:bCs/>
          <w:sz w:val="28"/>
          <w:szCs w:val="36"/>
        </w:rPr>
        <w:tab/>
      </w:r>
      <w:r>
        <w:rPr>
          <w:rFonts w:eastAsia="方正宋刻本秀楷简体" w:hint="eastAsia"/>
          <w:sz w:val="20"/>
          <w:szCs w:val="22"/>
        </w:rPr>
        <w:tab/>
      </w:r>
      <w:r>
        <w:rPr>
          <w:rFonts w:eastAsia="方正宋刻本秀楷简体" w:hint="eastAsia"/>
          <w:color w:val="7E7E7E"/>
          <w:sz w:val="20"/>
          <w:szCs w:val="22"/>
        </w:rPr>
        <w:t>别名</w:t>
      </w:r>
      <w:r>
        <w:rPr>
          <w:rFonts w:eastAsia="方正宋刻本秀楷简体" w:hint="eastAsia"/>
          <w:color w:val="7E7E7E"/>
          <w:sz w:val="20"/>
          <w:szCs w:val="22"/>
        </w:rPr>
        <w:t>=</w:t>
      </w:r>
      <w:proofErr w:type="gramStart"/>
      <w:r>
        <w:rPr>
          <w:rFonts w:eastAsia="方正宋刻本秀楷简体"/>
          <w:color w:val="7E7E7E"/>
          <w:sz w:val="20"/>
          <w:szCs w:val="22"/>
        </w:rPr>
        <w:t>’</w:t>
      </w:r>
      <w:proofErr w:type="gramEnd"/>
      <w:r>
        <w:rPr>
          <w:rFonts w:eastAsia="方正宋刻本秀楷简体" w:hint="eastAsia"/>
          <w:color w:val="7E7E7E"/>
          <w:sz w:val="20"/>
          <w:szCs w:val="22"/>
        </w:rPr>
        <w:t>原命令</w:t>
      </w:r>
      <w:proofErr w:type="gramStart"/>
      <w:r>
        <w:rPr>
          <w:rFonts w:eastAsia="方正宋刻本秀楷简体"/>
          <w:color w:val="7E7E7E"/>
          <w:sz w:val="20"/>
          <w:szCs w:val="22"/>
        </w:rPr>
        <w:t>’</w:t>
      </w:r>
      <w:proofErr w:type="gramEnd"/>
      <w:r>
        <w:rPr>
          <w:rFonts w:eastAsia="方正宋刻本秀楷简体" w:hint="eastAsia"/>
          <w:color w:val="7E7E7E"/>
          <w:sz w:val="20"/>
          <w:szCs w:val="22"/>
        </w:rPr>
        <w:tab/>
      </w:r>
      <w:r>
        <w:rPr>
          <w:rFonts w:eastAsia="方正宋刻本秀楷简体" w:hint="eastAsia"/>
          <w:color w:val="7E7E7E"/>
          <w:sz w:val="20"/>
          <w:szCs w:val="22"/>
        </w:rPr>
        <w:tab/>
        <w:t>upgrade=</w:t>
      </w:r>
      <w:proofErr w:type="gramStart"/>
      <w:r>
        <w:rPr>
          <w:rFonts w:eastAsia="方正宋刻本秀楷简体"/>
          <w:color w:val="7E7E7E"/>
          <w:sz w:val="20"/>
          <w:szCs w:val="22"/>
        </w:rPr>
        <w:t>’</w:t>
      </w:r>
      <w:proofErr w:type="spellStart"/>
      <w:proofErr w:type="gramEnd"/>
      <w:r>
        <w:rPr>
          <w:rFonts w:eastAsia="方正宋刻本秀楷简体" w:hint="eastAsia"/>
          <w:color w:val="7E7E7E"/>
          <w:sz w:val="20"/>
          <w:szCs w:val="22"/>
        </w:rPr>
        <w:t>sudo</w:t>
      </w:r>
      <w:proofErr w:type="spellEnd"/>
      <w:r>
        <w:rPr>
          <w:rFonts w:eastAsia="方正宋刻本秀楷简体" w:hint="eastAsia"/>
          <w:color w:val="7E7E7E"/>
          <w:sz w:val="20"/>
          <w:szCs w:val="22"/>
        </w:rPr>
        <w:t xml:space="preserve"> </w:t>
      </w:r>
      <w:proofErr w:type="spellStart"/>
      <w:r>
        <w:rPr>
          <w:rFonts w:eastAsia="方正宋刻本秀楷简体" w:hint="eastAsia"/>
          <w:color w:val="7E7E7E"/>
          <w:sz w:val="20"/>
          <w:szCs w:val="22"/>
        </w:rPr>
        <w:t>pacman</w:t>
      </w:r>
      <w:proofErr w:type="spellEnd"/>
      <w:r>
        <w:rPr>
          <w:rFonts w:eastAsia="方正宋刻本秀楷简体" w:hint="eastAsia"/>
          <w:color w:val="7E7E7E"/>
          <w:sz w:val="20"/>
          <w:szCs w:val="22"/>
        </w:rPr>
        <w:t xml:space="preserve"> -</w:t>
      </w:r>
      <w:proofErr w:type="spellStart"/>
      <w:r>
        <w:rPr>
          <w:rFonts w:eastAsia="方正宋刻本秀楷简体" w:hint="eastAsia"/>
          <w:color w:val="7E7E7E"/>
          <w:sz w:val="20"/>
          <w:szCs w:val="22"/>
        </w:rPr>
        <w:t>Syyu</w:t>
      </w:r>
      <w:proofErr w:type="spellEnd"/>
      <w:r>
        <w:rPr>
          <w:rFonts w:eastAsia="方正宋刻本秀楷简体"/>
          <w:color w:val="7E7E7E"/>
          <w:sz w:val="20"/>
          <w:szCs w:val="22"/>
        </w:rPr>
        <w:t>’</w:t>
      </w:r>
    </w:p>
    <w:p w14:paraId="3C95E056" w14:textId="77777777" w:rsidR="00ED6DF6" w:rsidRDefault="00ED6DF6">
      <w:pPr>
        <w:adjustRightInd w:val="0"/>
        <w:snapToGrid w:val="0"/>
        <w:rPr>
          <w:rFonts w:eastAsia="方正宋刻本秀楷简体"/>
          <w:sz w:val="20"/>
          <w:szCs w:val="22"/>
        </w:rPr>
      </w:pPr>
      <w:r>
        <w:rPr>
          <w:rFonts w:eastAsia="方正宋刻本秀楷简体" w:hint="eastAsia"/>
          <w:sz w:val="20"/>
          <w:szCs w:val="22"/>
        </w:rPr>
        <w:t>unalias</w:t>
      </w:r>
      <w:r>
        <w:rPr>
          <w:rFonts w:eastAsia="方正宋刻本秀楷简体" w:hint="eastAsia"/>
          <w:sz w:val="20"/>
          <w:szCs w:val="22"/>
        </w:rPr>
        <w:tab/>
      </w:r>
      <w:r>
        <w:rPr>
          <w:rFonts w:eastAsia="方正宋刻本秀楷简体" w:hint="eastAsia"/>
          <w:sz w:val="20"/>
          <w:szCs w:val="22"/>
        </w:rPr>
        <w:t>别名</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t xml:space="preserve"> </w:t>
      </w:r>
      <w:r>
        <w:rPr>
          <w:rFonts w:eastAsia="方正宋刻本秀楷简体" w:hint="eastAsia"/>
          <w:sz w:val="20"/>
          <w:szCs w:val="22"/>
        </w:rPr>
        <w:tab/>
        <w:t>unalias  upgrade</w:t>
      </w:r>
      <w:r>
        <w:rPr>
          <w:rFonts w:eastAsia="方正宋刻本秀楷简体" w:hint="eastAsia"/>
          <w:sz w:val="20"/>
          <w:szCs w:val="22"/>
        </w:rPr>
        <w:tab/>
      </w:r>
    </w:p>
    <w:p w14:paraId="5CCC0E2B" w14:textId="77777777" w:rsidR="00ED6DF6" w:rsidRDefault="00ED6DF6">
      <w:pPr>
        <w:adjustRightInd w:val="0"/>
        <w:snapToGrid w:val="0"/>
        <w:rPr>
          <w:rFonts w:eastAsia="方正宋刻本秀楷简体"/>
          <w:sz w:val="20"/>
          <w:szCs w:val="22"/>
        </w:rPr>
      </w:pPr>
      <w:r>
        <w:rPr>
          <w:rFonts w:eastAsia="方正宋刻本秀楷简体" w:hint="eastAsia"/>
          <w:sz w:val="20"/>
          <w:szCs w:val="22"/>
        </w:rPr>
        <w:t>命令执行级别</w:t>
      </w:r>
    </w:p>
    <w:p w14:paraId="1B487A0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1</w:t>
      </w:r>
      <w:r>
        <w:rPr>
          <w:rFonts w:eastAsia="方正宋刻本秀楷简体" w:hint="eastAsia"/>
          <w:sz w:val="20"/>
          <w:szCs w:val="22"/>
        </w:rPr>
        <w:t>、绝对路径或相对路径命令</w:t>
      </w:r>
    </w:p>
    <w:p w14:paraId="467E931F"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2</w:t>
      </w:r>
      <w:r>
        <w:rPr>
          <w:rFonts w:eastAsia="方正宋刻本秀楷简体" w:hint="eastAsia"/>
          <w:sz w:val="20"/>
          <w:szCs w:val="22"/>
        </w:rPr>
        <w:t>、别名</w:t>
      </w:r>
    </w:p>
    <w:p w14:paraId="00DEDCA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3</w:t>
      </w:r>
      <w:r>
        <w:rPr>
          <w:rFonts w:eastAsia="方正宋刻本秀楷简体" w:hint="eastAsia"/>
          <w:sz w:val="20"/>
          <w:szCs w:val="22"/>
        </w:rPr>
        <w:t>、</w:t>
      </w:r>
      <w:r>
        <w:rPr>
          <w:rFonts w:eastAsia="方正宋刻本秀楷简体" w:hint="eastAsia"/>
          <w:sz w:val="20"/>
          <w:szCs w:val="22"/>
        </w:rPr>
        <w:t>bash</w:t>
      </w:r>
      <w:r>
        <w:rPr>
          <w:rFonts w:eastAsia="方正宋刻本秀楷简体" w:hint="eastAsia"/>
          <w:sz w:val="20"/>
          <w:szCs w:val="22"/>
        </w:rPr>
        <w:t>内部命令</w:t>
      </w:r>
    </w:p>
    <w:p w14:paraId="00C4156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4</w:t>
      </w:r>
      <w:r>
        <w:rPr>
          <w:rFonts w:eastAsia="方正宋刻本秀楷简体" w:hint="eastAsia"/>
          <w:sz w:val="20"/>
          <w:szCs w:val="22"/>
        </w:rPr>
        <w:t>、按照</w:t>
      </w:r>
      <w:r>
        <w:rPr>
          <w:rFonts w:eastAsia="方正宋刻本秀楷简体" w:hint="eastAsia"/>
          <w:sz w:val="20"/>
          <w:szCs w:val="22"/>
        </w:rPr>
        <w:t>$PATH</w:t>
      </w:r>
      <w:r>
        <w:rPr>
          <w:rFonts w:eastAsia="方正宋刻本秀楷简体" w:hint="eastAsia"/>
          <w:sz w:val="20"/>
          <w:szCs w:val="22"/>
        </w:rPr>
        <w:t>环境变量定义的目录查找的第一条命令</w:t>
      </w:r>
    </w:p>
    <w:p w14:paraId="7D764B10" w14:textId="5ADD9A5F"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如需永久有效配置</w:t>
      </w:r>
      <w:r>
        <w:rPr>
          <w:rFonts w:eastAsia="方正宋刻本秀楷简体" w:hint="eastAsia"/>
          <w:sz w:val="20"/>
          <w:szCs w:val="22"/>
        </w:rPr>
        <w:t>~/.</w:t>
      </w:r>
      <w:proofErr w:type="spellStart"/>
      <w:r>
        <w:rPr>
          <w:rFonts w:eastAsia="方正宋刻本秀楷简体" w:hint="eastAsia"/>
          <w:sz w:val="20"/>
          <w:szCs w:val="22"/>
        </w:rPr>
        <w:t>bashrc</w:t>
      </w:r>
      <w:proofErr w:type="spellEnd"/>
      <w:r>
        <w:rPr>
          <w:rFonts w:eastAsia="方正宋刻本秀楷简体" w:hint="eastAsia"/>
          <w:sz w:val="20"/>
          <w:szCs w:val="22"/>
        </w:rPr>
        <w:t xml:space="preserve">   </w:t>
      </w:r>
      <w:r w:rsidR="004E7C07">
        <w:rPr>
          <w:rFonts w:eastAsia="方正宋刻本秀楷简体" w:hint="eastAsia"/>
          <w:sz w:val="20"/>
          <w:szCs w:val="22"/>
        </w:rPr>
        <w:t>如更换</w:t>
      </w:r>
      <w:r w:rsidR="004E7C07">
        <w:rPr>
          <w:rFonts w:eastAsia="方正宋刻本秀楷简体" w:hint="eastAsia"/>
          <w:sz w:val="20"/>
          <w:szCs w:val="22"/>
        </w:rPr>
        <w:t>bash</w:t>
      </w:r>
      <w:r w:rsidR="004E7C07">
        <w:rPr>
          <w:rFonts w:eastAsia="方正宋刻本秀楷简体" w:hint="eastAsia"/>
          <w:sz w:val="20"/>
          <w:szCs w:val="22"/>
        </w:rPr>
        <w:t>后执行</w:t>
      </w:r>
      <w:r w:rsidR="00493DB9">
        <w:rPr>
          <w:rFonts w:eastAsia="方正宋刻本秀楷简体" w:hint="eastAsia"/>
          <w:sz w:val="20"/>
          <w:szCs w:val="22"/>
        </w:rPr>
        <w:t>其他相应命令，如</w:t>
      </w:r>
      <w:r>
        <w:rPr>
          <w:rFonts w:eastAsia="方正宋刻本秀楷简体" w:hint="eastAsia"/>
          <w:sz w:val="20"/>
          <w:szCs w:val="22"/>
        </w:rPr>
        <w:t>~/.</w:t>
      </w:r>
      <w:proofErr w:type="spellStart"/>
      <w:r>
        <w:rPr>
          <w:rFonts w:eastAsia="方正宋刻本秀楷简体" w:hint="eastAsia"/>
          <w:sz w:val="20"/>
          <w:szCs w:val="22"/>
        </w:rPr>
        <w:t>zshrc</w:t>
      </w:r>
      <w:proofErr w:type="spellEnd"/>
    </w:p>
    <w:p w14:paraId="3E2A9C0F" w14:textId="77777777" w:rsidR="00ED6DF6" w:rsidRDefault="00ED6DF6">
      <w:pPr>
        <w:adjustRightInd w:val="0"/>
        <w:snapToGrid w:val="0"/>
        <w:rPr>
          <w:rFonts w:eastAsia="方正宋刻本秀楷简体"/>
          <w:sz w:val="20"/>
          <w:szCs w:val="22"/>
        </w:rPr>
      </w:pPr>
    </w:p>
    <w:p w14:paraId="03B1C4B1"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快捷键</w:t>
      </w:r>
      <w:r>
        <w:rPr>
          <w:rFonts w:eastAsia="方正宋刻本秀楷简体" w:hint="eastAsia"/>
          <w:b/>
          <w:bCs/>
          <w:sz w:val="28"/>
          <w:szCs w:val="36"/>
        </w:rPr>
        <w:t>CTRL+</w:t>
      </w:r>
    </w:p>
    <w:p w14:paraId="55D37A97"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A</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光标移动到开头</w:t>
      </w:r>
    </w:p>
    <w:p w14:paraId="2D12C6DA"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E</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结尾</w:t>
      </w:r>
    </w:p>
    <w:p w14:paraId="4463646C"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C</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终止</w:t>
      </w:r>
    </w:p>
    <w:p w14:paraId="34106B29"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L</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清屏，相当于</w:t>
      </w:r>
      <w:r>
        <w:rPr>
          <w:rFonts w:eastAsia="方正宋刻本秀楷简体" w:hint="eastAsia"/>
          <w:b/>
          <w:bCs/>
          <w:sz w:val="20"/>
          <w:szCs w:val="22"/>
        </w:rPr>
        <w:t>clear</w:t>
      </w:r>
    </w:p>
    <w:p w14:paraId="74EBDB42"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U</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删除或剪切光标前的命令</w:t>
      </w:r>
    </w:p>
    <w:p w14:paraId="17476B3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K</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删除或剪切光标后的命令</w:t>
      </w:r>
    </w:p>
    <w:p w14:paraId="29E9CB2B"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Y</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粘贴</w:t>
      </w:r>
    </w:p>
    <w:p w14:paraId="0923F974"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sz w:val="20"/>
          <w:szCs w:val="22"/>
        </w:rPr>
        <w:t>R</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搜索</w:t>
      </w:r>
    </w:p>
    <w:p w14:paraId="44259FE5"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D</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退出当前终端</w:t>
      </w:r>
    </w:p>
    <w:p w14:paraId="7273FC57"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Z</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暂停，放入后台，少用</w:t>
      </w:r>
    </w:p>
    <w:p w14:paraId="66A481E0"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S</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暂停屏幕输出</w:t>
      </w:r>
    </w:p>
    <w:p w14:paraId="50175A5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Q</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回复屏幕输出</w:t>
      </w:r>
    </w:p>
    <w:p w14:paraId="2AF1D85B" w14:textId="77777777" w:rsidR="00ED6DF6" w:rsidRDefault="00ED6DF6">
      <w:pPr>
        <w:adjustRightInd w:val="0"/>
        <w:snapToGrid w:val="0"/>
        <w:rPr>
          <w:rFonts w:eastAsia="方正宋刻本秀楷简体"/>
          <w:b/>
          <w:bCs/>
          <w:sz w:val="28"/>
          <w:szCs w:val="36"/>
        </w:rPr>
      </w:pPr>
    </w:p>
    <w:p w14:paraId="1B05F49A" w14:textId="77777777" w:rsidR="00ED6DF6" w:rsidRDefault="00ED6DF6">
      <w:pPr>
        <w:adjustRightInd w:val="0"/>
        <w:snapToGrid w:val="0"/>
        <w:rPr>
          <w:rFonts w:eastAsia="方正宋刻本秀楷简体"/>
          <w:sz w:val="20"/>
          <w:szCs w:val="22"/>
        </w:rPr>
      </w:pPr>
      <w:r>
        <w:rPr>
          <w:rFonts w:eastAsia="方正宋刻本秀楷简体" w:hint="eastAsia"/>
          <w:b/>
          <w:bCs/>
          <w:sz w:val="28"/>
          <w:szCs w:val="36"/>
        </w:rPr>
        <w:t>重定向</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t>&gt;</w:t>
      </w:r>
      <w:r>
        <w:rPr>
          <w:rFonts w:eastAsia="方正宋刻本秀楷简体" w:hint="eastAsia"/>
          <w:sz w:val="20"/>
          <w:szCs w:val="22"/>
        </w:rPr>
        <w:t>覆盖</w:t>
      </w:r>
      <w:r>
        <w:rPr>
          <w:rFonts w:eastAsia="方正宋刻本秀楷简体" w:hint="eastAsia"/>
          <w:sz w:val="20"/>
          <w:szCs w:val="22"/>
        </w:rPr>
        <w:tab/>
        <w:t>&gt;&gt;</w:t>
      </w:r>
      <w:r>
        <w:rPr>
          <w:rFonts w:eastAsia="方正宋刻本秀楷简体" w:hint="eastAsia"/>
          <w:sz w:val="20"/>
          <w:szCs w:val="22"/>
        </w:rPr>
        <w:t>追加</w:t>
      </w:r>
    </w:p>
    <w:p w14:paraId="4E856DBE"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键盘</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t>/dev/stdin</w:t>
      </w:r>
      <w:r>
        <w:rPr>
          <w:rFonts w:eastAsia="方正宋刻本秀楷简体" w:hint="eastAsia"/>
          <w:sz w:val="20"/>
          <w:szCs w:val="22"/>
        </w:rPr>
        <w:tab/>
      </w:r>
      <w:r>
        <w:rPr>
          <w:rFonts w:eastAsia="方正宋刻本秀楷简体" w:hint="eastAsia"/>
          <w:sz w:val="20"/>
          <w:szCs w:val="22"/>
        </w:rPr>
        <w:tab/>
        <w:t>0</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标准输入</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r>
    </w:p>
    <w:p w14:paraId="6FCFFBE5"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显示器</w:t>
      </w:r>
      <w:r>
        <w:rPr>
          <w:rFonts w:eastAsia="方正宋刻本秀楷简体" w:hint="eastAsia"/>
          <w:sz w:val="20"/>
          <w:szCs w:val="22"/>
        </w:rPr>
        <w:tab/>
      </w:r>
      <w:r>
        <w:rPr>
          <w:rFonts w:eastAsia="方正宋刻本秀楷简体" w:hint="eastAsia"/>
          <w:sz w:val="20"/>
          <w:szCs w:val="22"/>
        </w:rPr>
        <w:tab/>
        <w:t>/dev/stdout</w:t>
      </w:r>
      <w:r>
        <w:rPr>
          <w:rFonts w:eastAsia="方正宋刻本秀楷简体" w:hint="eastAsia"/>
          <w:sz w:val="20"/>
          <w:szCs w:val="22"/>
        </w:rPr>
        <w:tab/>
      </w:r>
      <w:r>
        <w:rPr>
          <w:rFonts w:eastAsia="方正宋刻本秀楷简体" w:hint="eastAsia"/>
          <w:sz w:val="20"/>
          <w:szCs w:val="22"/>
        </w:rPr>
        <w:tab/>
        <w:t>1</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标准输出</w:t>
      </w:r>
    </w:p>
    <w:p w14:paraId="18FF734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显示器</w:t>
      </w:r>
      <w:r>
        <w:rPr>
          <w:rFonts w:eastAsia="方正宋刻本秀楷简体" w:hint="eastAsia"/>
          <w:sz w:val="20"/>
          <w:szCs w:val="22"/>
        </w:rPr>
        <w:tab/>
      </w:r>
      <w:r>
        <w:rPr>
          <w:rFonts w:eastAsia="方正宋刻本秀楷简体" w:hint="eastAsia"/>
          <w:sz w:val="20"/>
          <w:szCs w:val="22"/>
        </w:rPr>
        <w:tab/>
        <w:t>/dev/stderr</w:t>
      </w:r>
      <w:r>
        <w:rPr>
          <w:rFonts w:eastAsia="方正宋刻本秀楷简体" w:hint="eastAsia"/>
          <w:sz w:val="20"/>
          <w:szCs w:val="22"/>
        </w:rPr>
        <w:tab/>
      </w:r>
      <w:r>
        <w:rPr>
          <w:rFonts w:eastAsia="方正宋刻本秀楷简体" w:hint="eastAsia"/>
          <w:sz w:val="20"/>
          <w:szCs w:val="22"/>
        </w:rPr>
        <w:tab/>
        <w:t>2</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标准错误输出</w:t>
      </w:r>
    </w:p>
    <w:p w14:paraId="1AF66AFF" w14:textId="77777777" w:rsidR="00ED6DF6" w:rsidRDefault="00ED6DF6">
      <w:pPr>
        <w:adjustRightInd w:val="0"/>
        <w:snapToGrid w:val="0"/>
        <w:ind w:firstLine="420"/>
        <w:rPr>
          <w:rFonts w:eastAsia="方正宋刻本秀楷简体"/>
          <w:sz w:val="20"/>
          <w:szCs w:val="22"/>
        </w:rPr>
      </w:pPr>
    </w:p>
    <w:p w14:paraId="7A738A4E"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sz w:val="20"/>
          <w:szCs w:val="22"/>
        </w:rPr>
        <w:t>输出重定向</w:t>
      </w:r>
      <w:r>
        <w:rPr>
          <w:rFonts w:eastAsia="方正宋刻本秀楷简体" w:hint="eastAsia"/>
          <w:sz w:val="20"/>
          <w:szCs w:val="22"/>
        </w:rPr>
        <w:tab/>
      </w:r>
      <w:r>
        <w:rPr>
          <w:rFonts w:eastAsia="方正宋刻本秀楷简体" w:hint="eastAsia"/>
          <w:b/>
          <w:bCs/>
          <w:sz w:val="20"/>
          <w:szCs w:val="22"/>
        </w:rPr>
        <w:t>命令</w:t>
      </w:r>
      <w:r>
        <w:rPr>
          <w:rFonts w:eastAsia="方正宋刻本秀楷简体" w:hint="eastAsia"/>
          <w:b/>
          <w:bCs/>
          <w:sz w:val="20"/>
          <w:szCs w:val="22"/>
        </w:rPr>
        <w:t xml:space="preserve"> &amp;</w:t>
      </w:r>
      <w:r>
        <w:rPr>
          <w:rFonts w:eastAsia="方正宋刻本秀楷简体"/>
          <w:b/>
          <w:bCs/>
          <w:sz w:val="20"/>
          <w:szCs w:val="22"/>
        </w:rPr>
        <w:t xml:space="preserve"> </w:t>
      </w:r>
      <w:r>
        <w:rPr>
          <w:rFonts w:eastAsia="方正宋刻本秀楷简体" w:hint="eastAsia"/>
          <w:b/>
          <w:bCs/>
          <w:sz w:val="20"/>
          <w:szCs w:val="22"/>
        </w:rPr>
        <w:t>&gt;&gt;</w:t>
      </w:r>
      <w:r>
        <w:rPr>
          <w:rFonts w:eastAsia="方正宋刻本秀楷简体"/>
          <w:b/>
          <w:bCs/>
          <w:sz w:val="20"/>
          <w:szCs w:val="22"/>
        </w:rPr>
        <w:t xml:space="preserve"> </w:t>
      </w:r>
      <w:r>
        <w:rPr>
          <w:rFonts w:eastAsia="方正宋刻本秀楷简体" w:hint="eastAsia"/>
          <w:b/>
          <w:bCs/>
          <w:sz w:val="20"/>
          <w:szCs w:val="22"/>
        </w:rPr>
        <w:t>file</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b/>
          <w:bCs/>
          <w:sz w:val="20"/>
          <w:szCs w:val="22"/>
        </w:rPr>
        <w:tab/>
      </w:r>
      <w:r>
        <w:rPr>
          <w:rFonts w:eastAsia="方正宋刻本秀楷简体" w:hint="eastAsia"/>
          <w:b/>
          <w:bCs/>
          <w:sz w:val="20"/>
          <w:szCs w:val="22"/>
        </w:rPr>
        <w:t>ls test &amp;</w:t>
      </w:r>
      <w:r>
        <w:rPr>
          <w:rFonts w:eastAsia="方正宋刻本秀楷简体"/>
          <w:b/>
          <w:bCs/>
          <w:sz w:val="20"/>
          <w:szCs w:val="22"/>
        </w:rPr>
        <w:t xml:space="preserve"> </w:t>
      </w:r>
      <w:r>
        <w:rPr>
          <w:rFonts w:eastAsia="方正宋刻本秀楷简体" w:hint="eastAsia"/>
          <w:b/>
          <w:bCs/>
          <w:sz w:val="20"/>
          <w:szCs w:val="22"/>
        </w:rPr>
        <w:t>&gt;&gt;</w:t>
      </w:r>
      <w:r>
        <w:rPr>
          <w:rFonts w:eastAsia="方正宋刻本秀楷简体"/>
          <w:b/>
          <w:bCs/>
          <w:sz w:val="20"/>
          <w:szCs w:val="22"/>
        </w:rPr>
        <w:t xml:space="preserve"> </w:t>
      </w:r>
      <w:r>
        <w:rPr>
          <w:rFonts w:eastAsia="方正宋刻本秀楷简体" w:hint="eastAsia"/>
          <w:b/>
          <w:bCs/>
          <w:sz w:val="20"/>
          <w:szCs w:val="22"/>
        </w:rPr>
        <w:t>out.log</w:t>
      </w:r>
    </w:p>
    <w:p w14:paraId="3D8DD217" w14:textId="77777777" w:rsidR="00ED6DF6" w:rsidRDefault="00ED6DF6">
      <w:pPr>
        <w:adjustRightInd w:val="0"/>
        <w:snapToGrid w:val="0"/>
        <w:ind w:left="1260" w:firstLine="420"/>
        <w:rPr>
          <w:rFonts w:eastAsia="方正宋刻本秀楷简体"/>
          <w:color w:val="D7D7D7"/>
          <w:sz w:val="20"/>
          <w:szCs w:val="22"/>
        </w:rPr>
      </w:pPr>
      <w:r>
        <w:rPr>
          <w:rFonts w:eastAsia="方正宋刻本秀楷简体" w:hint="eastAsia"/>
          <w:color w:val="D7D7D7"/>
          <w:sz w:val="20"/>
          <w:szCs w:val="22"/>
        </w:rPr>
        <w:t>命令</w:t>
      </w:r>
      <w:r>
        <w:rPr>
          <w:rFonts w:eastAsia="方正宋刻本秀楷简体" w:hint="eastAsia"/>
          <w:color w:val="D7D7D7"/>
          <w:sz w:val="20"/>
          <w:szCs w:val="22"/>
        </w:rPr>
        <w:t xml:space="preserve"> &gt;&gt; file </w:t>
      </w:r>
      <w:r>
        <w:rPr>
          <w:rFonts w:eastAsia="方正宋刻本秀楷简体"/>
          <w:color w:val="D7D7D7"/>
          <w:sz w:val="20"/>
          <w:szCs w:val="22"/>
        </w:rPr>
        <w:t xml:space="preserve"> </w:t>
      </w:r>
      <w:r>
        <w:rPr>
          <w:rFonts w:eastAsia="方正宋刻本秀楷简体" w:hint="eastAsia"/>
          <w:color w:val="D7D7D7"/>
          <w:sz w:val="20"/>
          <w:szCs w:val="22"/>
        </w:rPr>
        <w:t>2&gt; &amp;1</w:t>
      </w:r>
      <w:r>
        <w:rPr>
          <w:rFonts w:eastAsia="方正宋刻本秀楷简体" w:hint="eastAsia"/>
          <w:color w:val="D7D7D7"/>
          <w:sz w:val="20"/>
          <w:szCs w:val="22"/>
        </w:rPr>
        <w:tab/>
      </w:r>
      <w:r>
        <w:rPr>
          <w:rFonts w:eastAsia="方正宋刻本秀楷简体" w:hint="eastAsia"/>
          <w:color w:val="D7D7D7"/>
          <w:sz w:val="20"/>
          <w:szCs w:val="22"/>
        </w:rPr>
        <w:tab/>
        <w:t>ls &gt;&gt; out.</w:t>
      </w:r>
      <w:proofErr w:type="gramStart"/>
      <w:r>
        <w:rPr>
          <w:rFonts w:eastAsia="方正宋刻本秀楷简体" w:hint="eastAsia"/>
          <w:color w:val="D7D7D7"/>
          <w:sz w:val="20"/>
          <w:szCs w:val="22"/>
        </w:rPr>
        <w:t xml:space="preserve">log </w:t>
      </w:r>
      <w:r>
        <w:rPr>
          <w:rFonts w:eastAsia="方正宋刻本秀楷简体"/>
          <w:color w:val="D7D7D7"/>
          <w:sz w:val="20"/>
          <w:szCs w:val="22"/>
        </w:rPr>
        <w:t xml:space="preserve"> </w:t>
      </w:r>
      <w:r>
        <w:rPr>
          <w:rFonts w:eastAsia="方正宋刻本秀楷简体" w:hint="eastAsia"/>
          <w:color w:val="D7D7D7"/>
          <w:sz w:val="20"/>
          <w:szCs w:val="22"/>
        </w:rPr>
        <w:t>2</w:t>
      </w:r>
      <w:proofErr w:type="gramEnd"/>
      <w:r>
        <w:rPr>
          <w:rFonts w:eastAsia="方正宋刻本秀楷简体" w:hint="eastAsia"/>
          <w:color w:val="D7D7D7"/>
          <w:sz w:val="20"/>
          <w:szCs w:val="22"/>
        </w:rPr>
        <w:t>&gt;&amp;1</w:t>
      </w:r>
    </w:p>
    <w:p w14:paraId="04C18AA9" w14:textId="77777777" w:rsidR="00ED6DF6" w:rsidRDefault="00ED6DF6">
      <w:pPr>
        <w:adjustRightInd w:val="0"/>
        <w:snapToGrid w:val="0"/>
        <w:ind w:left="1260" w:firstLine="420"/>
        <w:rPr>
          <w:rFonts w:eastAsia="方正宋刻本秀楷简体"/>
          <w:sz w:val="20"/>
          <w:szCs w:val="22"/>
        </w:rPr>
      </w:pPr>
      <w:r>
        <w:rPr>
          <w:rFonts w:eastAsia="方正宋刻本秀楷简体" w:hint="eastAsia"/>
          <w:sz w:val="20"/>
          <w:szCs w:val="22"/>
        </w:rPr>
        <w:t>以追加模式把正确、错误输出都保存在一个文件中</w:t>
      </w:r>
    </w:p>
    <w:p w14:paraId="0FF121C1" w14:textId="77777777" w:rsidR="00ED6DF6" w:rsidRDefault="00ED6DF6">
      <w:pPr>
        <w:adjustRightInd w:val="0"/>
        <w:snapToGrid w:val="0"/>
        <w:ind w:left="1260" w:firstLine="420"/>
        <w:rPr>
          <w:rFonts w:eastAsia="方正宋刻本秀楷简体"/>
          <w:sz w:val="20"/>
          <w:szCs w:val="22"/>
        </w:rPr>
      </w:pPr>
      <w:r>
        <w:rPr>
          <w:rFonts w:eastAsia="方正宋刻本秀楷简体" w:hint="eastAsia"/>
          <w:sz w:val="20"/>
          <w:szCs w:val="22"/>
        </w:rPr>
        <w:t>可覆盖可追加</w:t>
      </w:r>
    </w:p>
    <w:p w14:paraId="30A8B0F9" w14:textId="77777777" w:rsidR="00ED6DF6" w:rsidRDefault="00ED6DF6">
      <w:pPr>
        <w:adjustRightInd w:val="0"/>
        <w:snapToGrid w:val="0"/>
        <w:ind w:left="1260" w:firstLine="420"/>
        <w:rPr>
          <w:rFonts w:eastAsia="方正宋刻本秀楷简体"/>
          <w:sz w:val="20"/>
          <w:szCs w:val="22"/>
        </w:rPr>
      </w:pPr>
    </w:p>
    <w:p w14:paraId="5299FB5A" w14:textId="77777777" w:rsidR="00ED6DF6" w:rsidRDefault="00ED6DF6">
      <w:pPr>
        <w:adjustRightInd w:val="0"/>
        <w:snapToGrid w:val="0"/>
        <w:ind w:left="1260" w:firstLine="420"/>
        <w:rPr>
          <w:rFonts w:eastAsia="方正宋刻本秀楷简体"/>
          <w:sz w:val="20"/>
          <w:szCs w:val="22"/>
        </w:rPr>
      </w:pPr>
      <w:r>
        <w:rPr>
          <w:rFonts w:eastAsia="方正宋刻本秀楷简体" w:hint="eastAsia"/>
          <w:b/>
          <w:bCs/>
          <w:sz w:val="20"/>
          <w:szCs w:val="22"/>
        </w:rPr>
        <w:t>命令</w:t>
      </w:r>
      <w:r>
        <w:rPr>
          <w:rFonts w:eastAsia="方正宋刻本秀楷简体" w:hint="eastAsia"/>
          <w:b/>
          <w:bCs/>
          <w:sz w:val="20"/>
          <w:szCs w:val="22"/>
        </w:rPr>
        <w:t xml:space="preserve"> &gt;&gt;file1  2 &gt;&gt; file2</w:t>
      </w:r>
      <w:r>
        <w:rPr>
          <w:rFonts w:eastAsia="方正宋刻本秀楷简体" w:hint="eastAsia"/>
          <w:b/>
          <w:bCs/>
          <w:sz w:val="20"/>
          <w:szCs w:val="22"/>
        </w:rPr>
        <w:tab/>
      </w:r>
    </w:p>
    <w:p w14:paraId="784C7CB1" w14:textId="77777777" w:rsidR="00ED6DF6" w:rsidRDefault="00ED6DF6">
      <w:pPr>
        <w:adjustRightInd w:val="0"/>
        <w:snapToGrid w:val="0"/>
        <w:ind w:left="1260" w:firstLine="420"/>
        <w:rPr>
          <w:rFonts w:eastAsia="方正宋刻本秀楷简体"/>
          <w:sz w:val="20"/>
          <w:szCs w:val="22"/>
        </w:rPr>
      </w:pPr>
      <w:r>
        <w:rPr>
          <w:rFonts w:eastAsia="方正宋刻本秀楷简体" w:hint="eastAsia"/>
          <w:sz w:val="20"/>
          <w:szCs w:val="22"/>
        </w:rPr>
        <w:t>把正确的输出追加到</w:t>
      </w:r>
      <w:r>
        <w:rPr>
          <w:rFonts w:eastAsia="方正宋刻本秀楷简体" w:hint="eastAsia"/>
          <w:sz w:val="20"/>
          <w:szCs w:val="22"/>
        </w:rPr>
        <w:t>file1</w:t>
      </w:r>
      <w:r>
        <w:rPr>
          <w:rFonts w:eastAsia="方正宋刻本秀楷简体" w:hint="eastAsia"/>
          <w:sz w:val="20"/>
          <w:szCs w:val="22"/>
        </w:rPr>
        <w:t>中，把错误的输出追加到</w:t>
      </w:r>
      <w:r>
        <w:rPr>
          <w:rFonts w:eastAsia="方正宋刻本秀楷简体" w:hint="eastAsia"/>
          <w:sz w:val="20"/>
          <w:szCs w:val="22"/>
        </w:rPr>
        <w:t>file2</w:t>
      </w:r>
    </w:p>
    <w:p w14:paraId="295879B4"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输入重定向</w:t>
      </w:r>
      <w:r>
        <w:rPr>
          <w:rFonts w:eastAsia="方正宋刻本秀楷简体" w:hint="eastAsia"/>
          <w:sz w:val="20"/>
          <w:szCs w:val="22"/>
        </w:rPr>
        <w:tab/>
        <w:t>&lt;</w:t>
      </w:r>
      <w:r>
        <w:rPr>
          <w:rFonts w:eastAsia="方正宋刻本秀楷简体" w:hint="eastAsia"/>
          <w:sz w:val="20"/>
          <w:szCs w:val="22"/>
        </w:rPr>
        <w:tab/>
        <w:t>&lt;&lt;</w:t>
      </w:r>
    </w:p>
    <w:p w14:paraId="4241BB58" w14:textId="77777777" w:rsidR="00ED6DF6" w:rsidRDefault="00ED6DF6">
      <w:pPr>
        <w:adjustRightInd w:val="0"/>
        <w:snapToGrid w:val="0"/>
        <w:ind w:firstLine="420"/>
        <w:rPr>
          <w:rFonts w:eastAsia="方正宋刻本秀楷简体"/>
          <w:sz w:val="20"/>
          <w:szCs w:val="22"/>
        </w:rPr>
      </w:pPr>
    </w:p>
    <w:p w14:paraId="6EBCE759" w14:textId="77777777" w:rsidR="00ED6DF6" w:rsidRDefault="00ED6DF6">
      <w:pPr>
        <w:adjustRightInd w:val="0"/>
        <w:snapToGrid w:val="0"/>
        <w:rPr>
          <w:rFonts w:eastAsia="方正宋刻本秀楷简体"/>
          <w:b/>
          <w:bCs/>
          <w:sz w:val="28"/>
          <w:szCs w:val="36"/>
        </w:rPr>
      </w:pPr>
      <w:proofErr w:type="spellStart"/>
      <w:r>
        <w:rPr>
          <w:rFonts w:eastAsia="方正宋刻本秀楷简体" w:hint="eastAsia"/>
          <w:b/>
          <w:bCs/>
          <w:sz w:val="28"/>
          <w:szCs w:val="36"/>
        </w:rPr>
        <w:lastRenderedPageBreak/>
        <w:t>wc</w:t>
      </w:r>
      <w:proofErr w:type="spellEnd"/>
      <w:r>
        <w:rPr>
          <w:rFonts w:eastAsia="方正宋刻本秀楷简体" w:hint="eastAsia"/>
          <w:b/>
          <w:bCs/>
          <w:sz w:val="28"/>
          <w:szCs w:val="36"/>
        </w:rPr>
        <w:tab/>
      </w:r>
    </w:p>
    <w:p w14:paraId="60042D01"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-c</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统计字节数</w:t>
      </w:r>
    </w:p>
    <w:p w14:paraId="1B3F59F4"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-w</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统计单词数</w:t>
      </w:r>
    </w:p>
    <w:p w14:paraId="686AB044"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-l</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统计行数</w:t>
      </w:r>
    </w:p>
    <w:p w14:paraId="5FF91D9B" w14:textId="77777777" w:rsidR="00ED6DF6" w:rsidRDefault="00ED6DF6">
      <w:pPr>
        <w:adjustRightInd w:val="0"/>
        <w:snapToGrid w:val="0"/>
        <w:rPr>
          <w:rFonts w:eastAsia="方正宋刻本秀楷简体"/>
          <w:sz w:val="20"/>
          <w:szCs w:val="22"/>
        </w:rPr>
      </w:pPr>
      <w:proofErr w:type="spellStart"/>
      <w:r>
        <w:rPr>
          <w:rFonts w:eastAsia="方正宋刻本秀楷简体" w:hint="eastAsia"/>
          <w:sz w:val="20"/>
          <w:szCs w:val="22"/>
        </w:rPr>
        <w:t>wc</w:t>
      </w:r>
      <w:proofErr w:type="spellEnd"/>
      <w:r>
        <w:rPr>
          <w:rFonts w:eastAsia="方正宋刻本秀楷简体" w:hint="eastAsia"/>
          <w:sz w:val="20"/>
          <w:szCs w:val="22"/>
        </w:rPr>
        <w:t xml:space="preserve"> -l &lt;</w:t>
      </w:r>
      <w:proofErr w:type="spellStart"/>
      <w:proofErr w:type="gramStart"/>
      <w:r>
        <w:rPr>
          <w:rFonts w:eastAsia="方正宋刻本秀楷简体" w:hint="eastAsia"/>
          <w:sz w:val="20"/>
          <w:szCs w:val="22"/>
        </w:rPr>
        <w:t>countnum.file</w:t>
      </w:r>
      <w:proofErr w:type="spellEnd"/>
      <w:proofErr w:type="gramEnd"/>
      <w:r>
        <w:rPr>
          <w:rFonts w:eastAsia="方正宋刻本秀楷简体" w:hint="eastAsia"/>
          <w:sz w:val="20"/>
          <w:szCs w:val="22"/>
        </w:rPr>
        <w:t xml:space="preserve"> </w:t>
      </w:r>
    </w:p>
    <w:p w14:paraId="72F1BBA4" w14:textId="77777777" w:rsidR="00ED6DF6" w:rsidRDefault="00ED6DF6">
      <w:pPr>
        <w:adjustRightInd w:val="0"/>
        <w:snapToGrid w:val="0"/>
        <w:ind w:left="420" w:firstLine="420"/>
        <w:rPr>
          <w:rFonts w:eastAsia="方正宋刻本秀楷简体"/>
          <w:sz w:val="20"/>
          <w:szCs w:val="22"/>
        </w:rPr>
      </w:pPr>
    </w:p>
    <w:p w14:paraId="3EB877D7"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多命令顺序执行</w:t>
      </w:r>
    </w:p>
    <w:p w14:paraId="45DA574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无任何逻辑，不论报错与否都执行</w:t>
      </w:r>
    </w:p>
    <w:p w14:paraId="64535FB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&amp;&amp;</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逻辑与，前面的命令正确才执行，</w:t>
      </w:r>
      <w:r>
        <w:rPr>
          <w:rFonts w:eastAsia="方正宋刻本秀楷简体" w:hint="eastAsia"/>
          <w:sz w:val="20"/>
          <w:szCs w:val="22"/>
        </w:rPr>
        <w:t>$?</w:t>
      </w:r>
      <w:r>
        <w:rPr>
          <w:rFonts w:eastAsia="方正宋刻本秀楷简体" w:hint="eastAsia"/>
          <w:sz w:val="20"/>
          <w:szCs w:val="22"/>
        </w:rPr>
        <w:t>返回</w:t>
      </w:r>
      <w:r>
        <w:rPr>
          <w:rFonts w:eastAsia="方正宋刻本秀楷简体" w:hint="eastAsia"/>
          <w:sz w:val="20"/>
          <w:szCs w:val="22"/>
        </w:rPr>
        <w:t>0</w:t>
      </w:r>
    </w:p>
    <w:p w14:paraId="6D8CB5C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逻辑否，前面的命令错位才执行，</w:t>
      </w:r>
      <w:r>
        <w:rPr>
          <w:rFonts w:eastAsia="方正宋刻本秀楷简体" w:hint="eastAsia"/>
          <w:sz w:val="20"/>
          <w:szCs w:val="22"/>
        </w:rPr>
        <w:t>$?</w:t>
      </w:r>
      <w:r>
        <w:rPr>
          <w:rFonts w:eastAsia="方正宋刻本秀楷简体" w:hint="eastAsia"/>
          <w:sz w:val="20"/>
          <w:szCs w:val="22"/>
        </w:rPr>
        <w:t>返回非</w:t>
      </w:r>
      <w:r>
        <w:rPr>
          <w:rFonts w:eastAsia="方正宋刻本秀楷简体" w:hint="eastAsia"/>
          <w:sz w:val="20"/>
          <w:szCs w:val="22"/>
        </w:rPr>
        <w:t>0</w:t>
      </w:r>
      <w:r>
        <w:rPr>
          <w:rFonts w:eastAsia="方正宋刻本秀楷简体" w:hint="eastAsia"/>
          <w:sz w:val="20"/>
          <w:szCs w:val="22"/>
        </w:rPr>
        <w:tab/>
      </w:r>
    </w:p>
    <w:p w14:paraId="4A27084F" w14:textId="77777777" w:rsidR="00ED6DF6" w:rsidRDefault="00ED6DF6">
      <w:pPr>
        <w:adjustRightInd w:val="0"/>
        <w:snapToGrid w:val="0"/>
        <w:rPr>
          <w:rFonts w:eastAsia="方正宋刻本秀楷简体"/>
          <w:sz w:val="20"/>
          <w:szCs w:val="22"/>
        </w:rPr>
      </w:pPr>
    </w:p>
    <w:p w14:paraId="56769757" w14:textId="77777777" w:rsidR="00ED6DF6" w:rsidRDefault="00ED6DF6">
      <w:pPr>
        <w:adjustRightInd w:val="0"/>
        <w:snapToGrid w:val="0"/>
        <w:rPr>
          <w:rFonts w:eastAsia="方正宋刻本秀楷简体"/>
          <w:color w:val="808080"/>
          <w:sz w:val="15"/>
          <w:szCs w:val="18"/>
        </w:rPr>
      </w:pPr>
      <w:r>
        <w:rPr>
          <w:rFonts w:eastAsia="方正宋刻本秀楷简体" w:hint="eastAsia"/>
          <w:b/>
          <w:bCs/>
          <w:sz w:val="28"/>
          <w:szCs w:val="36"/>
        </w:rPr>
        <w:t>grep</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color w:val="808080"/>
          <w:sz w:val="15"/>
          <w:szCs w:val="18"/>
        </w:rPr>
        <w:t>行提取命令，只要一行数据包含搜索内容就会列出整行数据</w:t>
      </w:r>
    </w:p>
    <w:p w14:paraId="1E98B9E0"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-i</w:t>
      </w:r>
      <w:r>
        <w:rPr>
          <w:rFonts w:eastAsia="方正宋刻本秀楷简体" w:hint="eastAsia"/>
          <w:sz w:val="20"/>
          <w:szCs w:val="22"/>
        </w:rPr>
        <w:tab/>
      </w:r>
      <w:r>
        <w:rPr>
          <w:rFonts w:eastAsia="方正宋刻本秀楷简体" w:hint="eastAsia"/>
          <w:sz w:val="20"/>
          <w:szCs w:val="22"/>
        </w:rPr>
        <w:t>忽略大小</w:t>
      </w:r>
    </w:p>
    <w:p w14:paraId="641F94F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-v</w:t>
      </w:r>
      <w:r>
        <w:rPr>
          <w:rFonts w:eastAsia="方正宋刻本秀楷简体" w:hint="eastAsia"/>
          <w:sz w:val="20"/>
          <w:szCs w:val="22"/>
        </w:rPr>
        <w:tab/>
      </w:r>
      <w:r>
        <w:rPr>
          <w:rFonts w:eastAsia="方正宋刻本秀楷简体" w:hint="eastAsia"/>
          <w:sz w:val="20"/>
          <w:szCs w:val="22"/>
        </w:rPr>
        <w:t>反向查找、不包含</w:t>
      </w:r>
      <w:r>
        <w:rPr>
          <w:rFonts w:eastAsia="方正宋刻本秀楷简体" w:hint="eastAsia"/>
          <w:sz w:val="20"/>
          <w:szCs w:val="22"/>
        </w:rPr>
        <w:t xml:space="preserve"> grep -v root /</w:t>
      </w:r>
      <w:proofErr w:type="spellStart"/>
      <w:r>
        <w:rPr>
          <w:rFonts w:eastAsia="方正宋刻本秀楷简体" w:hint="eastAsia"/>
          <w:sz w:val="20"/>
          <w:szCs w:val="22"/>
        </w:rPr>
        <w:t>etc</w:t>
      </w:r>
      <w:proofErr w:type="spellEnd"/>
      <w:r>
        <w:rPr>
          <w:rFonts w:eastAsia="方正宋刻本秀楷简体" w:hint="eastAsia"/>
          <w:sz w:val="20"/>
          <w:szCs w:val="22"/>
        </w:rPr>
        <w:t>/passwd</w:t>
      </w:r>
      <w:r>
        <w:rPr>
          <w:rFonts w:eastAsia="方正宋刻本秀楷简体" w:hint="eastAsia"/>
          <w:sz w:val="20"/>
          <w:szCs w:val="22"/>
        </w:rPr>
        <w:tab/>
      </w:r>
      <w:r>
        <w:rPr>
          <w:rFonts w:eastAsia="方正宋刻本秀楷简体" w:hint="eastAsia"/>
          <w:sz w:val="20"/>
          <w:szCs w:val="22"/>
        </w:rPr>
        <w:t>在文件中显示不含</w:t>
      </w:r>
      <w:r>
        <w:rPr>
          <w:rFonts w:eastAsia="方正宋刻本秀楷简体" w:hint="eastAsia"/>
          <w:sz w:val="20"/>
          <w:szCs w:val="22"/>
        </w:rPr>
        <w:t>root</w:t>
      </w:r>
      <w:r>
        <w:rPr>
          <w:rFonts w:eastAsia="方正宋刻本秀楷简体" w:hint="eastAsia"/>
          <w:sz w:val="20"/>
          <w:szCs w:val="22"/>
        </w:rPr>
        <w:t>的行</w:t>
      </w:r>
    </w:p>
    <w:p w14:paraId="2AA3030E"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-n</w:t>
      </w:r>
      <w:r>
        <w:rPr>
          <w:rFonts w:eastAsia="方正宋刻本秀楷简体" w:hint="eastAsia"/>
          <w:sz w:val="20"/>
          <w:szCs w:val="22"/>
        </w:rPr>
        <w:tab/>
      </w:r>
      <w:r>
        <w:rPr>
          <w:rFonts w:eastAsia="方正宋刻本秀楷简体" w:hint="eastAsia"/>
          <w:sz w:val="20"/>
          <w:szCs w:val="22"/>
        </w:rPr>
        <w:t>输出行号</w:t>
      </w:r>
    </w:p>
    <w:p w14:paraId="4AB8E775" w14:textId="77777777" w:rsidR="00ED6DF6" w:rsidRDefault="00ED6DF6">
      <w:pPr>
        <w:adjustRightInd w:val="0"/>
        <w:snapToGrid w:val="0"/>
        <w:ind w:left="420" w:firstLine="420"/>
        <w:rPr>
          <w:rFonts w:eastAsia="方正宋刻本秀楷简体"/>
          <w:sz w:val="20"/>
          <w:szCs w:val="22"/>
        </w:rPr>
      </w:pPr>
      <w:proofErr w:type="gramStart"/>
      <w:r>
        <w:rPr>
          <w:rFonts w:eastAsia="方正宋刻本秀楷简体" w:hint="eastAsia"/>
          <w:sz w:val="20"/>
          <w:szCs w:val="22"/>
        </w:rPr>
        <w:t>grep</w:t>
      </w:r>
      <w:r>
        <w:rPr>
          <w:rFonts w:eastAsia="方正宋刻本秀楷简体"/>
          <w:sz w:val="20"/>
          <w:szCs w:val="22"/>
        </w:rPr>
        <w:t xml:space="preserve"> </w:t>
      </w:r>
      <w:r>
        <w:rPr>
          <w:rFonts w:eastAsia="方正宋刻本秀楷简体" w:hint="eastAsia"/>
          <w:sz w:val="20"/>
          <w:szCs w:val="22"/>
        </w:rPr>
        <w:t xml:space="preserve"> </w:t>
      </w:r>
      <w:r>
        <w:rPr>
          <w:rFonts w:eastAsia="方正宋刻本秀楷简体"/>
          <w:sz w:val="20"/>
          <w:szCs w:val="22"/>
        </w:rPr>
        <w:t>“</w:t>
      </w:r>
      <w:proofErr w:type="gramEnd"/>
      <w:r>
        <w:rPr>
          <w:rFonts w:eastAsia="方正宋刻本秀楷简体" w:hint="eastAsia"/>
          <w:sz w:val="20"/>
          <w:szCs w:val="22"/>
        </w:rPr>
        <w:t>aria</w:t>
      </w:r>
      <w:r>
        <w:rPr>
          <w:rFonts w:eastAsia="方正宋刻本秀楷简体"/>
          <w:sz w:val="20"/>
          <w:szCs w:val="22"/>
        </w:rPr>
        <w:t>”</w:t>
      </w:r>
      <w:r>
        <w:rPr>
          <w:rFonts w:eastAsia="方正宋刻本秀楷简体"/>
          <w:sz w:val="20"/>
          <w:szCs w:val="22"/>
        </w:rPr>
        <w:tab/>
      </w:r>
      <w:r>
        <w:rPr>
          <w:rFonts w:eastAsia="方正宋刻本秀楷简体" w:hint="eastAsia"/>
          <w:sz w:val="20"/>
          <w:szCs w:val="22"/>
        </w:rPr>
        <w:t xml:space="preserve"> /</w:t>
      </w:r>
      <w:proofErr w:type="spellStart"/>
      <w:r>
        <w:rPr>
          <w:rFonts w:eastAsia="方正宋刻本秀楷简体" w:hint="eastAsia"/>
          <w:sz w:val="20"/>
          <w:szCs w:val="22"/>
        </w:rPr>
        <w:t>etc</w:t>
      </w:r>
      <w:proofErr w:type="spellEnd"/>
      <w:r>
        <w:rPr>
          <w:rFonts w:eastAsia="方正宋刻本秀楷简体" w:hint="eastAsia"/>
          <w:sz w:val="20"/>
          <w:szCs w:val="22"/>
        </w:rPr>
        <w:t xml:space="preserve">/passwd </w:t>
      </w:r>
    </w:p>
    <w:p w14:paraId="32945643"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sz w:val="20"/>
          <w:szCs w:val="22"/>
        </w:rPr>
        <w:t>find</w:t>
      </w:r>
      <w:r>
        <w:rPr>
          <w:rFonts w:eastAsia="方正宋刻本秀楷简体" w:hint="eastAsia"/>
          <w:sz w:val="20"/>
          <w:szCs w:val="22"/>
        </w:rPr>
        <w:tab/>
      </w:r>
      <w:r>
        <w:rPr>
          <w:rFonts w:eastAsia="方正宋刻本秀楷简体" w:hint="eastAsia"/>
          <w:sz w:val="20"/>
          <w:szCs w:val="22"/>
        </w:rPr>
        <w:t>用于搜索符合条件的文件名，完全匹配</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通配符</w:t>
      </w:r>
    </w:p>
    <w:p w14:paraId="7FBE0B3F"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grep</w:t>
      </w:r>
      <w:r>
        <w:rPr>
          <w:rFonts w:eastAsia="方正宋刻本秀楷简体" w:hint="eastAsia"/>
          <w:sz w:val="20"/>
          <w:szCs w:val="22"/>
        </w:rPr>
        <w:tab/>
      </w:r>
      <w:r>
        <w:rPr>
          <w:rFonts w:eastAsia="方正宋刻本秀楷简体" w:hint="eastAsia"/>
          <w:sz w:val="20"/>
          <w:szCs w:val="22"/>
        </w:rPr>
        <w:t>用于搜索符合条件的字符串，非完全匹配</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正则表达式</w:t>
      </w:r>
    </w:p>
    <w:p w14:paraId="38C277F5" w14:textId="77777777" w:rsidR="00ED6DF6" w:rsidRDefault="00ED6DF6">
      <w:pPr>
        <w:adjustRightInd w:val="0"/>
        <w:snapToGrid w:val="0"/>
        <w:ind w:left="420" w:firstLine="420"/>
        <w:rPr>
          <w:rFonts w:eastAsia="方正宋刻本秀楷简体"/>
          <w:sz w:val="20"/>
          <w:szCs w:val="22"/>
        </w:rPr>
      </w:pPr>
    </w:p>
    <w:p w14:paraId="1780C673" w14:textId="77777777" w:rsidR="00ED6DF6" w:rsidRDefault="00ED6DF6">
      <w:pPr>
        <w:adjustRightInd w:val="0"/>
        <w:snapToGrid w:val="0"/>
        <w:rPr>
          <w:rFonts w:eastAsia="方正宋刻本秀楷简体"/>
          <w:sz w:val="20"/>
          <w:szCs w:val="22"/>
        </w:rPr>
      </w:pPr>
      <w:r>
        <w:rPr>
          <w:rFonts w:eastAsia="方正宋刻本秀楷简体" w:hint="eastAsia"/>
          <w:b/>
          <w:bCs/>
          <w:sz w:val="28"/>
          <w:szCs w:val="36"/>
        </w:rPr>
        <w:t>管道符</w:t>
      </w:r>
      <w:r>
        <w:rPr>
          <w:rFonts w:eastAsia="方正宋刻本秀楷简体" w:hint="eastAsia"/>
          <w:b/>
          <w:bCs/>
          <w:sz w:val="28"/>
          <w:szCs w:val="36"/>
        </w:rPr>
        <w:t xml:space="preserve"> |</w:t>
      </w:r>
      <w:r>
        <w:rPr>
          <w:rFonts w:eastAsia="方正宋刻本秀楷简体"/>
          <w:b/>
          <w:bCs/>
          <w:sz w:val="28"/>
          <w:szCs w:val="36"/>
        </w:rPr>
        <w:tab/>
      </w:r>
      <w:r>
        <w:rPr>
          <w:rFonts w:eastAsia="方正宋刻本秀楷简体" w:hint="eastAsia"/>
          <w:sz w:val="20"/>
          <w:szCs w:val="22"/>
        </w:rPr>
        <w:t>连接多条命令，命令</w:t>
      </w:r>
      <w:r>
        <w:rPr>
          <w:rFonts w:eastAsia="方正宋刻本秀楷简体" w:hint="eastAsia"/>
          <w:sz w:val="20"/>
          <w:szCs w:val="22"/>
        </w:rPr>
        <w:t>1</w:t>
      </w:r>
      <w:r>
        <w:rPr>
          <w:rFonts w:eastAsia="方正宋刻本秀楷简体" w:hint="eastAsia"/>
          <w:b/>
          <w:bCs/>
          <w:color w:val="FF0000"/>
          <w:sz w:val="20"/>
          <w:szCs w:val="22"/>
        </w:rPr>
        <w:t>正确输出</w:t>
      </w:r>
      <w:r>
        <w:rPr>
          <w:rFonts w:eastAsia="方正宋刻本秀楷简体" w:hint="eastAsia"/>
          <w:sz w:val="20"/>
          <w:szCs w:val="22"/>
        </w:rPr>
        <w:t>作为命令</w:t>
      </w:r>
      <w:r>
        <w:rPr>
          <w:rFonts w:eastAsia="方正宋刻本秀楷简体" w:hint="eastAsia"/>
          <w:sz w:val="20"/>
          <w:szCs w:val="22"/>
        </w:rPr>
        <w:t>2</w:t>
      </w:r>
      <w:r>
        <w:rPr>
          <w:rFonts w:eastAsia="方正宋刻本秀楷简体" w:hint="eastAsia"/>
          <w:sz w:val="20"/>
          <w:szCs w:val="22"/>
        </w:rPr>
        <w:t>的输入</w:t>
      </w:r>
    </w:p>
    <w:p w14:paraId="4249F874" w14:textId="77777777" w:rsidR="00ED6DF6" w:rsidRDefault="00ED6DF6">
      <w:pPr>
        <w:adjustRightInd w:val="0"/>
        <w:snapToGrid w:val="0"/>
        <w:rPr>
          <w:rFonts w:eastAsia="方正宋刻本秀楷简体"/>
          <w:sz w:val="20"/>
          <w:szCs w:val="22"/>
        </w:rPr>
      </w:pPr>
    </w:p>
    <w:p w14:paraId="2ACD4957"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通配符</w:t>
      </w:r>
    </w:p>
    <w:p w14:paraId="20836839"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sz w:val="20"/>
          <w:szCs w:val="22"/>
        </w:rPr>
        <w:tab/>
      </w:r>
      <w:r>
        <w:rPr>
          <w:rFonts w:eastAsia="方正宋刻本秀楷简体" w:hint="eastAsia"/>
          <w:sz w:val="20"/>
          <w:szCs w:val="22"/>
        </w:rPr>
        <w:t>匹配一个任意字符</w:t>
      </w:r>
    </w:p>
    <w:p w14:paraId="6C420F79"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sz w:val="20"/>
          <w:szCs w:val="22"/>
        </w:rPr>
        <w:tab/>
      </w:r>
      <w:r>
        <w:rPr>
          <w:rFonts w:eastAsia="方正宋刻本秀楷简体" w:hint="eastAsia"/>
          <w:sz w:val="20"/>
          <w:szCs w:val="22"/>
        </w:rPr>
        <w:t>匹配任何内容</w:t>
      </w:r>
    </w:p>
    <w:p w14:paraId="3D587AB6"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sz w:val="20"/>
          <w:szCs w:val="22"/>
        </w:rPr>
        <w:tab/>
      </w:r>
      <w:r>
        <w:rPr>
          <w:rFonts w:eastAsia="方正宋刻本秀楷简体" w:hint="eastAsia"/>
          <w:sz w:val="20"/>
          <w:szCs w:val="22"/>
        </w:rPr>
        <w:t>匹配中括号内任意一个字符，</w:t>
      </w:r>
      <w:r>
        <w:rPr>
          <w:rFonts w:eastAsia="方正宋刻本秀楷简体"/>
          <w:sz w:val="20"/>
          <w:szCs w:val="22"/>
        </w:rPr>
        <w:t>[abc]</w:t>
      </w:r>
      <w:r>
        <w:rPr>
          <w:rFonts w:eastAsia="方正宋刻本秀楷简体" w:hint="eastAsia"/>
          <w:sz w:val="20"/>
          <w:szCs w:val="22"/>
        </w:rPr>
        <w:t>表示一定匹配其中一个，或</w:t>
      </w:r>
      <w:r>
        <w:rPr>
          <w:rFonts w:eastAsia="方正宋刻本秀楷简体"/>
          <w:sz w:val="20"/>
          <w:szCs w:val="22"/>
        </w:rPr>
        <w:t>a</w:t>
      </w:r>
      <w:r>
        <w:rPr>
          <w:rFonts w:eastAsia="方正宋刻本秀楷简体" w:hint="eastAsia"/>
          <w:sz w:val="20"/>
          <w:szCs w:val="22"/>
        </w:rPr>
        <w:t>或</w:t>
      </w:r>
      <w:r>
        <w:rPr>
          <w:rFonts w:eastAsia="方正宋刻本秀楷简体" w:hint="eastAsia"/>
          <w:sz w:val="20"/>
          <w:szCs w:val="22"/>
        </w:rPr>
        <w:t>b</w:t>
      </w:r>
      <w:r>
        <w:rPr>
          <w:rFonts w:eastAsia="方正宋刻本秀楷简体" w:hint="eastAsia"/>
          <w:sz w:val="20"/>
          <w:szCs w:val="22"/>
        </w:rPr>
        <w:t>或</w:t>
      </w:r>
      <w:r>
        <w:rPr>
          <w:rFonts w:eastAsia="方正宋刻本秀楷简体" w:hint="eastAsia"/>
          <w:sz w:val="20"/>
          <w:szCs w:val="22"/>
        </w:rPr>
        <w:t>c</w:t>
      </w:r>
    </w:p>
    <w:p w14:paraId="0668655F"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sz w:val="20"/>
          <w:szCs w:val="22"/>
        </w:rPr>
        <w:tab/>
      </w:r>
      <w:r>
        <w:rPr>
          <w:rFonts w:eastAsia="方正宋刻本秀楷简体" w:hint="eastAsia"/>
          <w:sz w:val="20"/>
          <w:szCs w:val="22"/>
        </w:rPr>
        <w:t>匹配中括号内任意一个字符代表范围，</w:t>
      </w:r>
      <w:r>
        <w:rPr>
          <w:rFonts w:eastAsia="方正宋刻本秀楷简体" w:hint="eastAsia"/>
          <w:sz w:val="20"/>
          <w:szCs w:val="22"/>
        </w:rPr>
        <w:t>[</w:t>
      </w:r>
      <w:r>
        <w:rPr>
          <w:rFonts w:eastAsia="方正宋刻本秀楷简体"/>
          <w:sz w:val="20"/>
          <w:szCs w:val="22"/>
        </w:rPr>
        <w:t>a-z]</w:t>
      </w:r>
      <w:r>
        <w:rPr>
          <w:rFonts w:eastAsia="方正宋刻本秀楷简体" w:hint="eastAsia"/>
          <w:sz w:val="20"/>
          <w:szCs w:val="22"/>
        </w:rPr>
        <w:t>表示匹配一个小写英文字母</w:t>
      </w:r>
    </w:p>
    <w:p w14:paraId="6E05AB66"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sz w:val="20"/>
          <w:szCs w:val="22"/>
        </w:rPr>
        <w:tab/>
      </w:r>
      <w:r>
        <w:rPr>
          <w:rFonts w:eastAsia="方正宋刻本秀楷简体" w:hint="eastAsia"/>
          <w:sz w:val="20"/>
          <w:szCs w:val="22"/>
        </w:rPr>
        <w:t>逻辑非，匹配不是中括号内的一个字符，</w:t>
      </w:r>
      <w:r>
        <w:rPr>
          <w:rFonts w:eastAsia="方正宋刻本秀楷简体" w:hint="eastAsia"/>
          <w:sz w:val="20"/>
          <w:szCs w:val="22"/>
        </w:rPr>
        <w:t>[</w:t>
      </w:r>
      <w:r>
        <w:rPr>
          <w:rFonts w:eastAsia="方正宋刻本秀楷简体"/>
          <w:sz w:val="20"/>
          <w:szCs w:val="22"/>
        </w:rPr>
        <w:t>^0-9]</w:t>
      </w:r>
      <w:r>
        <w:rPr>
          <w:rFonts w:eastAsia="方正宋刻本秀楷简体" w:hint="eastAsia"/>
          <w:sz w:val="20"/>
          <w:szCs w:val="22"/>
        </w:rPr>
        <w:t>匹配一个不是数字的字符，</w:t>
      </w:r>
      <w:r>
        <w:rPr>
          <w:rFonts w:eastAsia="方正宋刻本秀楷简体" w:hint="eastAsia"/>
          <w:sz w:val="20"/>
          <w:szCs w:val="22"/>
        </w:rPr>
        <w:t>[</w:t>
      </w:r>
      <w:r>
        <w:rPr>
          <w:rFonts w:eastAsia="方正宋刻本秀楷简体"/>
          <w:sz w:val="20"/>
          <w:szCs w:val="22"/>
        </w:rPr>
        <w:t>^a-z]</w:t>
      </w:r>
      <w:r>
        <w:rPr>
          <w:rFonts w:eastAsia="方正宋刻本秀楷简体" w:hint="eastAsia"/>
          <w:sz w:val="20"/>
          <w:szCs w:val="22"/>
        </w:rPr>
        <w:t>非字母</w:t>
      </w:r>
    </w:p>
    <w:p w14:paraId="6A8D699A" w14:textId="77777777" w:rsidR="00ED6DF6" w:rsidRDefault="00ED6DF6">
      <w:pPr>
        <w:adjustRightInd w:val="0"/>
        <w:snapToGrid w:val="0"/>
        <w:rPr>
          <w:rFonts w:eastAsia="方正宋刻本秀楷简体"/>
          <w:sz w:val="20"/>
          <w:szCs w:val="22"/>
        </w:rPr>
      </w:pPr>
    </w:p>
    <w:p w14:paraId="4E193B65" w14:textId="77777777" w:rsidR="00ED6DF6" w:rsidRDefault="00ED6DF6">
      <w:pPr>
        <w:adjustRightInd w:val="0"/>
        <w:snapToGrid w:val="0"/>
        <w:rPr>
          <w:rFonts w:eastAsia="方正宋刻本秀楷简体"/>
          <w:b/>
          <w:bCs/>
          <w:sz w:val="28"/>
          <w:szCs w:val="36"/>
        </w:rPr>
      </w:pPr>
      <w:r>
        <w:rPr>
          <w:rFonts w:eastAsia="方正宋刻本秀楷简体"/>
          <w:b/>
          <w:bCs/>
          <w:sz w:val="28"/>
          <w:szCs w:val="36"/>
        </w:rPr>
        <w:t>B</w:t>
      </w:r>
      <w:r>
        <w:rPr>
          <w:rFonts w:eastAsia="方正宋刻本秀楷简体" w:hint="eastAsia"/>
          <w:b/>
          <w:bCs/>
          <w:sz w:val="28"/>
          <w:szCs w:val="36"/>
        </w:rPr>
        <w:t>ash</w:t>
      </w:r>
      <w:r>
        <w:rPr>
          <w:rFonts w:eastAsia="方正宋刻本秀楷简体" w:hint="eastAsia"/>
          <w:b/>
          <w:bCs/>
          <w:sz w:val="28"/>
          <w:szCs w:val="36"/>
        </w:rPr>
        <w:t>中的特殊符号</w:t>
      </w:r>
    </w:p>
    <w:p w14:paraId="39087499"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所有的特殊字符都无意义，如</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sz w:val="20"/>
          <w:szCs w:val="22"/>
        </w:rPr>
        <w:t>`</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sz w:val="20"/>
          <w:szCs w:val="22"/>
        </w:rPr>
        <w:t>\</w:t>
      </w:r>
      <w:proofErr w:type="gramStart"/>
      <w:r>
        <w:rPr>
          <w:rFonts w:eastAsia="方正宋刻本秀楷简体"/>
          <w:sz w:val="20"/>
          <w:szCs w:val="22"/>
        </w:rPr>
        <w:t>”</w:t>
      </w:r>
      <w:proofErr w:type="gramEnd"/>
      <w:r>
        <w:rPr>
          <w:rFonts w:eastAsia="方正宋刻本秀楷简体" w:hint="eastAsia"/>
          <w:sz w:val="20"/>
          <w:szCs w:val="22"/>
        </w:rPr>
        <w:t>。</w:t>
      </w:r>
      <w:r>
        <w:rPr>
          <w:rFonts w:eastAsia="方正宋刻本秀楷简体"/>
          <w:sz w:val="20"/>
          <w:szCs w:val="22"/>
        </w:rPr>
        <w:t>’$LANG’</w:t>
      </w:r>
      <w:r>
        <w:rPr>
          <w:rFonts w:eastAsia="方正宋刻本秀楷简体" w:hint="eastAsia"/>
          <w:sz w:val="20"/>
          <w:szCs w:val="22"/>
        </w:rPr>
        <w:t>不调用变量，而是输出</w:t>
      </w:r>
      <w:r>
        <w:rPr>
          <w:rFonts w:eastAsia="方正宋刻本秀楷简体" w:hint="eastAsia"/>
          <w:sz w:val="20"/>
          <w:szCs w:val="22"/>
        </w:rPr>
        <w:t>$LANG</w:t>
      </w:r>
    </w:p>
    <w:p w14:paraId="146DE26F"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除</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sz w:val="20"/>
          <w:szCs w:val="22"/>
        </w:rPr>
        <w:t>`</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sz w:val="20"/>
          <w:szCs w:val="22"/>
        </w:rPr>
        <w:t>\</w:t>
      </w:r>
      <w:proofErr w:type="gramStart"/>
      <w:r>
        <w:rPr>
          <w:rFonts w:eastAsia="方正宋刻本秀楷简体"/>
          <w:sz w:val="20"/>
          <w:szCs w:val="22"/>
        </w:rPr>
        <w:t>”</w:t>
      </w:r>
      <w:proofErr w:type="gramEnd"/>
      <w:r>
        <w:rPr>
          <w:rFonts w:eastAsia="方正宋刻本秀楷简体" w:hint="eastAsia"/>
          <w:sz w:val="20"/>
          <w:szCs w:val="22"/>
        </w:rPr>
        <w:t>外的特殊字符无意义</w:t>
      </w:r>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sz w:val="20"/>
          <w:szCs w:val="22"/>
        </w:rPr>
        <w:t>$UID</w:t>
      </w:r>
      <w:proofErr w:type="gramStart"/>
      <w:r>
        <w:rPr>
          <w:rFonts w:eastAsia="方正宋刻本秀楷简体"/>
          <w:sz w:val="20"/>
          <w:szCs w:val="22"/>
        </w:rPr>
        <w:t>”</w:t>
      </w:r>
      <w:proofErr w:type="gramEnd"/>
      <w:r>
        <w:rPr>
          <w:rFonts w:eastAsia="方正宋刻本秀楷简体" w:hint="eastAsia"/>
          <w:sz w:val="20"/>
          <w:szCs w:val="22"/>
        </w:rPr>
        <w:t>还是调用变量输出</w:t>
      </w:r>
      <w:proofErr w:type="spellStart"/>
      <w:r>
        <w:rPr>
          <w:rFonts w:eastAsia="方正宋刻本秀楷简体" w:hint="eastAsia"/>
          <w:sz w:val="20"/>
          <w:szCs w:val="22"/>
        </w:rPr>
        <w:t>uid</w:t>
      </w:r>
      <w:proofErr w:type="spellEnd"/>
      <w:r>
        <w:rPr>
          <w:rFonts w:eastAsia="方正宋刻本秀楷简体" w:hint="eastAsia"/>
          <w:sz w:val="20"/>
          <w:szCs w:val="22"/>
        </w:rPr>
        <w:t>号</w:t>
      </w:r>
    </w:p>
    <w:p w14:paraId="56946F6D" w14:textId="77777777" w:rsidR="00ED6DF6" w:rsidRDefault="00ED6DF6">
      <w:pPr>
        <w:adjustRightInd w:val="0"/>
        <w:snapToGrid w:val="0"/>
        <w:ind w:left="420"/>
        <w:rPr>
          <w:rFonts w:eastAsia="方正宋刻本秀楷简体"/>
          <w:sz w:val="20"/>
          <w:szCs w:val="22"/>
        </w:rPr>
      </w:pPr>
      <w:r>
        <w:rPr>
          <w:rFonts w:eastAsia="方正宋刻本秀楷简体" w:hint="eastAsia"/>
          <w:sz w:val="20"/>
          <w:szCs w:val="22"/>
        </w:rPr>
        <w:t>`</w:t>
      </w: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系统命令，</w:t>
      </w:r>
      <w:r>
        <w:rPr>
          <w:rFonts w:eastAsia="方正宋刻本秀楷简体" w:hint="eastAsia"/>
          <w:sz w:val="20"/>
          <w:szCs w:val="22"/>
        </w:rPr>
        <w:t>bash</w:t>
      </w:r>
      <w:r>
        <w:rPr>
          <w:rFonts w:eastAsia="方正宋刻本秀楷简体" w:hint="eastAsia"/>
          <w:sz w:val="20"/>
          <w:szCs w:val="22"/>
        </w:rPr>
        <w:t>中先执行，易看错，</w:t>
      </w:r>
      <w:r>
        <w:rPr>
          <w:rFonts w:eastAsia="方正宋刻本秀楷简体"/>
          <w:sz w:val="20"/>
          <w:szCs w:val="22"/>
        </w:rPr>
        <w:tab/>
        <w:t>echo  `ls`</w:t>
      </w:r>
    </w:p>
    <w:p w14:paraId="17837DCB" w14:textId="77777777" w:rsidR="00ED6DF6" w:rsidRDefault="00ED6DF6">
      <w:pPr>
        <w:adjustRightInd w:val="0"/>
        <w:snapToGrid w:val="0"/>
        <w:ind w:firstLine="420"/>
        <w:rPr>
          <w:rFonts w:eastAsia="方正宋刻本秀楷简体"/>
          <w:b/>
          <w:bCs/>
          <w:color w:val="FF0000"/>
          <w:sz w:val="20"/>
          <w:szCs w:val="22"/>
        </w:rPr>
      </w:pPr>
      <w:r>
        <w:rPr>
          <w:rFonts w:eastAsia="方正宋刻本秀楷简体" w:hint="eastAsia"/>
          <w:b/>
          <w:bCs/>
          <w:color w:val="FF0000"/>
          <w:sz w:val="20"/>
          <w:szCs w:val="22"/>
        </w:rPr>
        <w:t>$</w:t>
      </w:r>
      <w:r>
        <w:rPr>
          <w:rFonts w:eastAsia="方正宋刻本秀楷简体"/>
          <w:b/>
          <w:bCs/>
          <w:color w:val="FF0000"/>
          <w:sz w:val="20"/>
          <w:szCs w:val="22"/>
        </w:rPr>
        <w:t>()</w:t>
      </w:r>
      <w:r>
        <w:rPr>
          <w:rFonts w:eastAsia="方正宋刻本秀楷简体"/>
          <w:b/>
          <w:bCs/>
          <w:color w:val="FF0000"/>
          <w:sz w:val="20"/>
          <w:szCs w:val="22"/>
        </w:rPr>
        <w:tab/>
      </w:r>
      <w:r>
        <w:rPr>
          <w:rFonts w:eastAsia="方正宋刻本秀楷简体"/>
          <w:b/>
          <w:bCs/>
          <w:color w:val="FF0000"/>
          <w:sz w:val="20"/>
          <w:szCs w:val="22"/>
        </w:rPr>
        <w:tab/>
      </w:r>
      <w:r>
        <w:rPr>
          <w:rFonts w:eastAsia="方正宋刻本秀楷简体" w:hint="eastAsia"/>
          <w:b/>
          <w:bCs/>
          <w:color w:val="FF0000"/>
          <w:sz w:val="20"/>
          <w:szCs w:val="22"/>
        </w:rPr>
        <w:t>系统命令，</w:t>
      </w:r>
      <w:r>
        <w:rPr>
          <w:rFonts w:eastAsia="方正宋刻本秀楷简体" w:hint="eastAsia"/>
          <w:b/>
          <w:bCs/>
          <w:color w:val="FF0000"/>
          <w:sz w:val="20"/>
          <w:szCs w:val="22"/>
        </w:rPr>
        <w:t>bash</w:t>
      </w:r>
      <w:r>
        <w:rPr>
          <w:rFonts w:eastAsia="方正宋刻本秀楷简体" w:hint="eastAsia"/>
          <w:b/>
          <w:bCs/>
          <w:color w:val="FF0000"/>
          <w:sz w:val="20"/>
          <w:szCs w:val="22"/>
        </w:rPr>
        <w:t>中先执行，推荐使用，</w:t>
      </w:r>
      <w:r>
        <w:rPr>
          <w:rFonts w:eastAsia="方正宋刻本秀楷简体"/>
          <w:b/>
          <w:bCs/>
          <w:color w:val="FF0000"/>
          <w:sz w:val="20"/>
          <w:szCs w:val="22"/>
        </w:rPr>
        <w:t>echo  $(date)</w:t>
      </w:r>
    </w:p>
    <w:p w14:paraId="2A7D9C61"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用于执行一串命令时，在子</w:t>
      </w:r>
      <w:r>
        <w:rPr>
          <w:rFonts w:eastAsia="方正宋刻本秀楷简体" w:hint="eastAsia"/>
          <w:sz w:val="20"/>
          <w:szCs w:val="22"/>
        </w:rPr>
        <w:t>shell</w:t>
      </w:r>
      <w:r>
        <w:rPr>
          <w:rFonts w:eastAsia="方正宋刻本秀楷简体" w:hint="eastAsia"/>
          <w:sz w:val="20"/>
          <w:szCs w:val="22"/>
        </w:rPr>
        <w:t>中执行</w:t>
      </w:r>
      <w:r>
        <w:rPr>
          <w:rFonts w:eastAsia="方正宋刻本秀楷简体" w:hint="eastAsia"/>
          <w:sz w:val="20"/>
          <w:szCs w:val="22"/>
        </w:rPr>
        <w:t>(</w:t>
      </w:r>
      <w:r>
        <w:rPr>
          <w:rFonts w:eastAsia="方正宋刻本秀楷简体" w:hint="eastAsia"/>
          <w:sz w:val="20"/>
          <w:szCs w:val="22"/>
        </w:rPr>
        <w:t>在当前终端开启新</w:t>
      </w:r>
      <w:r>
        <w:rPr>
          <w:rFonts w:eastAsia="方正宋刻本秀楷简体" w:hint="eastAsia"/>
          <w:sz w:val="20"/>
          <w:szCs w:val="22"/>
        </w:rPr>
        <w:t>shell</w:t>
      </w:r>
      <w:r>
        <w:rPr>
          <w:rFonts w:eastAsia="方正宋刻本秀楷简体" w:hint="eastAsia"/>
          <w:sz w:val="20"/>
          <w:szCs w:val="22"/>
        </w:rPr>
        <w:t>，新</w:t>
      </w:r>
      <w:r>
        <w:rPr>
          <w:rFonts w:eastAsia="方正宋刻本秀楷简体" w:hint="eastAsia"/>
          <w:sz w:val="20"/>
          <w:szCs w:val="22"/>
        </w:rPr>
        <w:t>P</w:t>
      </w:r>
      <w:r>
        <w:rPr>
          <w:rFonts w:eastAsia="方正宋刻本秀楷简体"/>
          <w:sz w:val="20"/>
          <w:szCs w:val="22"/>
        </w:rPr>
        <w:t>ID</w:t>
      </w:r>
      <w:r>
        <w:rPr>
          <w:rFonts w:eastAsia="方正宋刻本秀楷简体" w:hint="eastAsia"/>
          <w:sz w:val="20"/>
          <w:szCs w:val="22"/>
        </w:rPr>
        <w:t>的</w:t>
      </w:r>
      <w:r>
        <w:rPr>
          <w:rFonts w:eastAsia="方正宋刻本秀楷简体" w:hint="eastAsia"/>
          <w:sz w:val="20"/>
          <w:szCs w:val="22"/>
        </w:rPr>
        <w:t>shell</w:t>
      </w:r>
      <w:r>
        <w:rPr>
          <w:rFonts w:eastAsia="方正宋刻本秀楷简体"/>
          <w:sz w:val="20"/>
          <w:szCs w:val="22"/>
        </w:rPr>
        <w:t>)</w:t>
      </w:r>
    </w:p>
    <w:p w14:paraId="2FE50197"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用于执行一串命令时，在当前</w:t>
      </w:r>
      <w:r>
        <w:rPr>
          <w:rFonts w:eastAsia="方正宋刻本秀楷简体" w:hint="eastAsia"/>
          <w:sz w:val="20"/>
          <w:szCs w:val="22"/>
        </w:rPr>
        <w:t>shell</w:t>
      </w:r>
      <w:r>
        <w:rPr>
          <w:rFonts w:eastAsia="方正宋刻本秀楷简体" w:hint="eastAsia"/>
          <w:sz w:val="20"/>
          <w:szCs w:val="22"/>
        </w:rPr>
        <w:t>中执行；也用于变量的调用</w:t>
      </w:r>
    </w:p>
    <w:p w14:paraId="7F7ADB36" w14:textId="77777777" w:rsidR="00ED6DF6" w:rsidRDefault="00ED6DF6">
      <w:pPr>
        <w:adjustRightInd w:val="0"/>
        <w:snapToGrid w:val="0"/>
        <w:ind w:firstLine="420"/>
        <w:rPr>
          <w:rFonts w:eastAsia="方正宋刻本秀楷简体"/>
          <w:b/>
          <w:bCs/>
          <w:color w:val="FF0000"/>
          <w:sz w:val="20"/>
          <w:szCs w:val="22"/>
        </w:rPr>
      </w:pPr>
      <w:r>
        <w:rPr>
          <w:rFonts w:eastAsia="方正宋刻本秀楷简体" w:hint="eastAsia"/>
          <w:b/>
          <w:bCs/>
          <w:color w:val="FF0000"/>
          <w:sz w:val="20"/>
          <w:szCs w:val="22"/>
        </w:rPr>
        <w:t>[</w:t>
      </w:r>
      <w:r>
        <w:rPr>
          <w:rFonts w:eastAsia="方正宋刻本秀楷简体"/>
          <w:b/>
          <w:bCs/>
          <w:color w:val="FF0000"/>
          <w:sz w:val="20"/>
          <w:szCs w:val="22"/>
        </w:rPr>
        <w:t>]</w:t>
      </w:r>
      <w:r>
        <w:rPr>
          <w:rFonts w:eastAsia="方正宋刻本秀楷简体"/>
          <w:b/>
          <w:bCs/>
          <w:color w:val="FF0000"/>
          <w:sz w:val="20"/>
          <w:szCs w:val="22"/>
        </w:rPr>
        <w:tab/>
      </w:r>
      <w:r>
        <w:rPr>
          <w:rFonts w:eastAsia="方正宋刻本秀楷简体"/>
          <w:b/>
          <w:bCs/>
          <w:color w:val="FF0000"/>
          <w:sz w:val="20"/>
          <w:szCs w:val="22"/>
        </w:rPr>
        <w:tab/>
      </w:r>
      <w:r>
        <w:rPr>
          <w:rFonts w:eastAsia="方正宋刻本秀楷简体" w:hint="eastAsia"/>
          <w:b/>
          <w:bCs/>
          <w:color w:val="FF0000"/>
          <w:sz w:val="20"/>
          <w:szCs w:val="22"/>
        </w:rPr>
        <w:t>变量的测试</w:t>
      </w:r>
    </w:p>
    <w:p w14:paraId="2738B342"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shell</w:t>
      </w:r>
      <w:r>
        <w:rPr>
          <w:rFonts w:eastAsia="方正宋刻本秀楷简体" w:hint="eastAsia"/>
          <w:sz w:val="20"/>
          <w:szCs w:val="22"/>
        </w:rPr>
        <w:t>脚本中用于注释</w:t>
      </w:r>
    </w:p>
    <w:p w14:paraId="4541C291" w14:textId="77777777" w:rsidR="00ED6DF6" w:rsidRDefault="00ED6DF6">
      <w:pPr>
        <w:adjustRightInd w:val="0"/>
        <w:snapToGrid w:val="0"/>
        <w:ind w:firstLine="420"/>
        <w:rPr>
          <w:rFonts w:eastAsia="方正宋刻本秀楷简体"/>
          <w:b/>
          <w:bCs/>
          <w:color w:val="FF0000"/>
          <w:sz w:val="20"/>
          <w:szCs w:val="22"/>
        </w:rPr>
      </w:pPr>
      <w:r>
        <w:rPr>
          <w:rFonts w:eastAsia="方正宋刻本秀楷简体"/>
          <w:b/>
          <w:bCs/>
          <w:color w:val="FF0000"/>
          <w:sz w:val="20"/>
          <w:szCs w:val="22"/>
        </w:rPr>
        <w:t>$</w:t>
      </w:r>
      <w:r>
        <w:rPr>
          <w:rFonts w:eastAsia="方正宋刻本秀楷简体"/>
          <w:b/>
          <w:bCs/>
          <w:color w:val="FF0000"/>
          <w:sz w:val="20"/>
          <w:szCs w:val="22"/>
        </w:rPr>
        <w:tab/>
      </w:r>
      <w:r>
        <w:rPr>
          <w:rFonts w:eastAsia="方正宋刻本秀楷简体"/>
          <w:b/>
          <w:bCs/>
          <w:color w:val="FF0000"/>
          <w:sz w:val="20"/>
          <w:szCs w:val="22"/>
        </w:rPr>
        <w:tab/>
      </w:r>
      <w:r>
        <w:rPr>
          <w:rFonts w:eastAsia="方正宋刻本秀楷简体" w:hint="eastAsia"/>
          <w:b/>
          <w:bCs/>
          <w:color w:val="FF0000"/>
          <w:sz w:val="20"/>
          <w:szCs w:val="22"/>
        </w:rPr>
        <w:t>调用变量的值，</w:t>
      </w:r>
      <w:r>
        <w:rPr>
          <w:rFonts w:eastAsia="方正宋刻本秀楷简体"/>
          <w:b/>
          <w:bCs/>
          <w:color w:val="FF0000"/>
          <w:sz w:val="20"/>
          <w:szCs w:val="22"/>
        </w:rPr>
        <w:t>$</w:t>
      </w:r>
      <w:r>
        <w:rPr>
          <w:rFonts w:eastAsia="方正宋刻本秀楷简体" w:hint="eastAsia"/>
          <w:b/>
          <w:bCs/>
          <w:color w:val="FF0000"/>
          <w:sz w:val="20"/>
          <w:szCs w:val="22"/>
        </w:rPr>
        <w:t>DESKTOP_SESSION</w:t>
      </w:r>
    </w:p>
    <w:p w14:paraId="06D21B7B"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转义符，</w:t>
      </w:r>
      <w:r>
        <w:rPr>
          <w:rFonts w:eastAsia="方正宋刻本秀楷简体" w:hint="eastAsia"/>
          <w:sz w:val="20"/>
          <w:szCs w:val="22"/>
        </w:rPr>
        <w:t>\</w:t>
      </w:r>
      <w:r>
        <w:rPr>
          <w:rFonts w:eastAsia="方正宋刻本秀楷简体" w:hint="eastAsia"/>
          <w:sz w:val="20"/>
          <w:szCs w:val="22"/>
        </w:rPr>
        <w:t>之后的字符失去特殊作用，如</w:t>
      </w:r>
      <w:r>
        <w:rPr>
          <w:rFonts w:eastAsia="方正宋刻本秀楷简体" w:hint="eastAsia"/>
          <w:sz w:val="20"/>
          <w:szCs w:val="22"/>
        </w:rPr>
        <w:t>\</w:t>
      </w:r>
      <w:r>
        <w:rPr>
          <w:rFonts w:eastAsia="方正宋刻本秀楷简体"/>
          <w:sz w:val="20"/>
          <w:szCs w:val="22"/>
        </w:rPr>
        <w:t>\</w:t>
      </w:r>
      <w:r>
        <w:rPr>
          <w:rFonts w:eastAsia="方正宋刻本秀楷简体" w:hint="eastAsia"/>
          <w:sz w:val="20"/>
          <w:szCs w:val="22"/>
        </w:rPr>
        <w:t>输出</w:t>
      </w:r>
      <w:r>
        <w:rPr>
          <w:rFonts w:eastAsia="方正宋刻本秀楷简体" w:hint="eastAsia"/>
          <w:sz w:val="20"/>
          <w:szCs w:val="22"/>
        </w:rPr>
        <w:t>\</w:t>
      </w:r>
      <w:r>
        <w:rPr>
          <w:rFonts w:eastAsia="方正宋刻本秀楷简体" w:hint="eastAsia"/>
          <w:sz w:val="20"/>
          <w:szCs w:val="22"/>
        </w:rPr>
        <w:t>，</w:t>
      </w:r>
      <w:r>
        <w:rPr>
          <w:rFonts w:eastAsia="方正宋刻本秀楷简体"/>
          <w:sz w:val="20"/>
          <w:szCs w:val="22"/>
        </w:rPr>
        <w:t>\$</w:t>
      </w:r>
      <w:r>
        <w:rPr>
          <w:rFonts w:eastAsia="方正宋刻本秀楷简体" w:hint="eastAsia"/>
          <w:sz w:val="20"/>
          <w:szCs w:val="22"/>
        </w:rPr>
        <w:t>输出</w:t>
      </w:r>
      <w:r>
        <w:rPr>
          <w:rFonts w:eastAsia="方正宋刻本秀楷简体"/>
          <w:sz w:val="20"/>
          <w:szCs w:val="22"/>
        </w:rPr>
        <w:t>$</w:t>
      </w:r>
    </w:p>
    <w:p w14:paraId="4574F940" w14:textId="77777777" w:rsidR="00ED6DF6" w:rsidRDefault="00ED6DF6">
      <w:pPr>
        <w:adjustRightInd w:val="0"/>
        <w:snapToGrid w:val="0"/>
        <w:ind w:firstLine="420"/>
        <w:rPr>
          <w:rFonts w:eastAsia="方正宋刻本秀楷简体"/>
          <w:sz w:val="20"/>
          <w:szCs w:val="22"/>
        </w:rPr>
      </w:pPr>
    </w:p>
    <w:p w14:paraId="338AF59A" w14:textId="77777777" w:rsidR="00ED6DF6" w:rsidRDefault="00ED6DF6">
      <w:pPr>
        <w:adjustRightInd w:val="0"/>
        <w:snapToGrid w:val="0"/>
        <w:rPr>
          <w:rFonts w:eastAsia="方正宋刻本秀楷简体"/>
          <w:sz w:val="20"/>
          <w:szCs w:val="22"/>
        </w:rPr>
      </w:pPr>
    </w:p>
    <w:p w14:paraId="74FCD741" w14:textId="77777777" w:rsidR="00ED6DF6" w:rsidRDefault="00ED6DF6">
      <w:pPr>
        <w:adjustRightInd w:val="0"/>
        <w:snapToGrid w:val="0"/>
        <w:rPr>
          <w:rFonts w:eastAsia="方正宋刻本秀楷简体"/>
          <w:b/>
          <w:bCs/>
          <w:sz w:val="28"/>
          <w:szCs w:val="36"/>
        </w:rPr>
      </w:pPr>
      <w:r>
        <w:rPr>
          <w:rFonts w:eastAsia="方正宋刻本秀楷简体"/>
          <w:sz w:val="20"/>
          <w:szCs w:val="22"/>
        </w:rPr>
        <w:br w:type="page"/>
      </w:r>
      <w:r>
        <w:rPr>
          <w:rFonts w:eastAsia="方正宋刻本秀楷简体" w:hint="eastAsia"/>
          <w:b/>
          <w:bCs/>
          <w:sz w:val="28"/>
          <w:szCs w:val="36"/>
        </w:rPr>
        <w:lastRenderedPageBreak/>
        <w:t>(</w:t>
      </w:r>
      <w:r>
        <w:rPr>
          <w:rFonts w:eastAsia="方正宋刻本秀楷简体"/>
          <w:b/>
          <w:bCs/>
          <w:sz w:val="28"/>
          <w:szCs w:val="36"/>
        </w:rPr>
        <w:t>)</w:t>
      </w:r>
      <w:r>
        <w:rPr>
          <w:rFonts w:eastAsia="方正宋刻本秀楷简体" w:hint="eastAsia"/>
          <w:b/>
          <w:bCs/>
          <w:sz w:val="28"/>
          <w:szCs w:val="36"/>
        </w:rPr>
        <w:t>与</w:t>
      </w:r>
      <w:r>
        <w:rPr>
          <w:rFonts w:eastAsia="方正宋刻本秀楷简体"/>
          <w:b/>
          <w:bCs/>
          <w:sz w:val="28"/>
          <w:szCs w:val="36"/>
        </w:rPr>
        <w:t>{}</w:t>
      </w:r>
    </w:p>
    <w:p w14:paraId="22DACF4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命令都在括号内，用</w:t>
      </w:r>
      <w:r>
        <w:rPr>
          <w:rFonts w:eastAsia="方正宋刻本秀楷简体" w:hint="eastAsia"/>
          <w:sz w:val="20"/>
          <w:szCs w:val="22"/>
        </w:rPr>
        <w:t>;</w:t>
      </w:r>
      <w:r>
        <w:rPr>
          <w:rFonts w:eastAsia="方正宋刻本秀楷简体" w:hint="eastAsia"/>
          <w:sz w:val="20"/>
          <w:szCs w:val="22"/>
        </w:rPr>
        <w:t>隔开</w:t>
      </w:r>
      <w:r>
        <w:rPr>
          <w:rFonts w:eastAsia="方正宋刻本秀楷简体"/>
          <w:sz w:val="20"/>
          <w:szCs w:val="22"/>
        </w:rPr>
        <w:tab/>
      </w:r>
    </w:p>
    <w:p w14:paraId="3F4F8C06"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其内的某命令重定向只影响该命令，但括号外的重定向则影响括号内的所有命令</w:t>
      </w:r>
    </w:p>
    <w:p w14:paraId="69BB8DDB"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w:t>
      </w:r>
      <w:r>
        <w:rPr>
          <w:rFonts w:eastAsia="方正宋刻本秀楷简体" w:hint="eastAsia"/>
          <w:sz w:val="20"/>
          <w:szCs w:val="22"/>
        </w:rPr>
        <w:t>最后一条命令可以不用</w:t>
      </w:r>
      <w:r>
        <w:rPr>
          <w:rFonts w:eastAsia="方正宋刻本秀楷简体" w:hint="eastAsia"/>
          <w:sz w:val="20"/>
          <w:szCs w:val="22"/>
        </w:rPr>
        <w:t>;</w:t>
      </w:r>
      <w:r>
        <w:rPr>
          <w:rFonts w:eastAsia="方正宋刻本秀楷简体"/>
          <w:sz w:val="20"/>
          <w:szCs w:val="22"/>
        </w:rPr>
        <w:tab/>
      </w:r>
      <w:r>
        <w:rPr>
          <w:rFonts w:eastAsia="方正宋刻本秀楷简体" w:hint="eastAsia"/>
          <w:sz w:val="20"/>
          <w:szCs w:val="22"/>
        </w:rPr>
        <w:t>各命令不必与括号有空格</w:t>
      </w:r>
    </w:p>
    <w:p w14:paraId="5B3DF5EE"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hint="eastAsia"/>
          <w:sz w:val="20"/>
          <w:szCs w:val="22"/>
        </w:rPr>
        <w:t>最后一条命令必须要用</w:t>
      </w:r>
      <w:r>
        <w:rPr>
          <w:rFonts w:eastAsia="方正宋刻本秀楷简体" w:hint="eastAsia"/>
          <w:sz w:val="20"/>
          <w:szCs w:val="22"/>
        </w:rPr>
        <w:t>;</w:t>
      </w:r>
      <w:r>
        <w:rPr>
          <w:rFonts w:eastAsia="方正宋刻本秀楷简体"/>
          <w:sz w:val="20"/>
          <w:szCs w:val="22"/>
        </w:rPr>
        <w:tab/>
      </w:r>
      <w:r>
        <w:rPr>
          <w:rFonts w:eastAsia="方正宋刻本秀楷简体" w:hint="eastAsia"/>
          <w:sz w:val="20"/>
          <w:szCs w:val="22"/>
        </w:rPr>
        <w:t>第一条命令与左括号必须有空格</w:t>
      </w:r>
    </w:p>
    <w:p w14:paraId="73109076" w14:textId="77777777" w:rsidR="00ED6DF6" w:rsidRDefault="00ED6DF6">
      <w:pPr>
        <w:adjustRightInd w:val="0"/>
        <w:snapToGrid w:val="0"/>
        <w:rPr>
          <w:rFonts w:eastAsia="方正宋刻本秀楷简体"/>
          <w:sz w:val="20"/>
          <w:szCs w:val="22"/>
        </w:rPr>
      </w:pPr>
      <w:r>
        <w:rPr>
          <w:rFonts w:eastAsia="方正宋刻本秀楷简体"/>
          <w:sz w:val="20"/>
          <w:szCs w:val="22"/>
        </w:rPr>
        <w:tab/>
        <w:t>name=</w:t>
      </w:r>
      <w:proofErr w:type="spellStart"/>
      <w:r>
        <w:rPr>
          <w:rFonts w:eastAsia="方正宋刻本秀楷简体"/>
          <w:sz w:val="20"/>
          <w:szCs w:val="22"/>
        </w:rPr>
        <w:t>yuze</w:t>
      </w:r>
      <w:proofErr w:type="spellEnd"/>
    </w:p>
    <w:p w14:paraId="5D82F960" w14:textId="77777777" w:rsidR="00ED6DF6" w:rsidRDefault="00ED6DF6">
      <w:pPr>
        <w:adjustRightInd w:val="0"/>
        <w:snapToGrid w:val="0"/>
        <w:rPr>
          <w:rFonts w:eastAsia="方正宋刻本秀楷简体"/>
          <w:sz w:val="20"/>
          <w:szCs w:val="22"/>
        </w:rPr>
      </w:pPr>
      <w:r>
        <w:rPr>
          <w:rFonts w:eastAsia="方正宋刻本秀楷简体"/>
          <w:sz w:val="20"/>
          <w:szCs w:val="22"/>
        </w:rPr>
        <w:tab/>
        <w:t>(name=</w:t>
      </w:r>
      <w:proofErr w:type="spellStart"/>
      <w:proofErr w:type="gramStart"/>
      <w:r>
        <w:rPr>
          <w:rFonts w:eastAsia="方正宋刻本秀楷简体"/>
          <w:sz w:val="20"/>
          <w:szCs w:val="22"/>
        </w:rPr>
        <w:t>aria;echo</w:t>
      </w:r>
      <w:proofErr w:type="spellEnd"/>
      <w:proofErr w:type="gramEnd"/>
      <w:r>
        <w:rPr>
          <w:rFonts w:eastAsia="方正宋刻本秀楷简体"/>
          <w:sz w:val="20"/>
          <w:szCs w:val="22"/>
        </w:rPr>
        <w:t xml:space="preserve"> $</w:t>
      </w:r>
      <w:proofErr w:type="spellStart"/>
      <w:r>
        <w:rPr>
          <w:rFonts w:eastAsia="方正宋刻本秀楷简体"/>
          <w:sz w:val="20"/>
          <w:szCs w:val="22"/>
        </w:rPr>
        <w:t>name;date</w:t>
      </w:r>
      <w:proofErr w:type="spellEnd"/>
      <w:r>
        <w:rPr>
          <w:rFonts w:eastAsia="方正宋刻本秀楷简体"/>
          <w:sz w:val="20"/>
          <w:szCs w:val="22"/>
        </w:rPr>
        <w:t>)</w:t>
      </w:r>
    </w:p>
    <w:p w14:paraId="04A5B11E" w14:textId="77777777" w:rsidR="00ED6DF6" w:rsidRDefault="00ED6DF6">
      <w:pPr>
        <w:adjustRightInd w:val="0"/>
        <w:snapToGrid w:val="0"/>
        <w:rPr>
          <w:rFonts w:eastAsia="方正宋刻本秀楷简体"/>
          <w:sz w:val="20"/>
          <w:szCs w:val="22"/>
        </w:rPr>
      </w:pPr>
      <w:r>
        <w:rPr>
          <w:rFonts w:eastAsia="方正宋刻本秀楷简体"/>
          <w:sz w:val="20"/>
          <w:szCs w:val="22"/>
        </w:rPr>
        <w:tab/>
        <w:t>aria</w:t>
      </w:r>
    </w:p>
    <w:p w14:paraId="63888C2F"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sz w:val="20"/>
          <w:szCs w:val="22"/>
        </w:rPr>
        <w:t>2020</w:t>
      </w:r>
      <w:r>
        <w:rPr>
          <w:rFonts w:eastAsia="方正宋刻本秀楷简体" w:hint="eastAsia"/>
          <w:sz w:val="20"/>
          <w:szCs w:val="22"/>
        </w:rPr>
        <w:t>年</w:t>
      </w:r>
      <w:r>
        <w:rPr>
          <w:rFonts w:eastAsia="方正宋刻本秀楷简体" w:hint="eastAsia"/>
          <w:sz w:val="20"/>
          <w:szCs w:val="22"/>
        </w:rPr>
        <w:t>5</w:t>
      </w:r>
      <w:r>
        <w:rPr>
          <w:rFonts w:eastAsia="方正宋刻本秀楷简体" w:hint="eastAsia"/>
          <w:sz w:val="20"/>
          <w:szCs w:val="22"/>
        </w:rPr>
        <w:t>月</w:t>
      </w:r>
      <w:r>
        <w:rPr>
          <w:rFonts w:eastAsia="方正宋刻本秀楷简体" w:hint="eastAsia"/>
          <w:sz w:val="20"/>
          <w:szCs w:val="22"/>
        </w:rPr>
        <w:t>9</w:t>
      </w:r>
      <w:r>
        <w:rPr>
          <w:rFonts w:eastAsia="方正宋刻本秀楷简体" w:hint="eastAsia"/>
          <w:sz w:val="20"/>
          <w:szCs w:val="22"/>
        </w:rPr>
        <w:t>日星期六</w:t>
      </w:r>
      <w:r>
        <w:rPr>
          <w:rFonts w:eastAsia="方正宋刻本秀楷简体" w:hint="eastAsia"/>
          <w:sz w:val="20"/>
          <w:szCs w:val="22"/>
        </w:rPr>
        <w:t xml:space="preserve"> 22:35</w:t>
      </w:r>
    </w:p>
    <w:p w14:paraId="0876E170" w14:textId="77777777" w:rsidR="00ED6DF6" w:rsidRDefault="00ED6DF6">
      <w:pPr>
        <w:adjustRightInd w:val="0"/>
        <w:snapToGrid w:val="0"/>
        <w:rPr>
          <w:rFonts w:eastAsia="方正宋刻本秀楷简体"/>
          <w:sz w:val="20"/>
          <w:szCs w:val="22"/>
        </w:rPr>
      </w:pPr>
      <w:r>
        <w:rPr>
          <w:rFonts w:eastAsia="方正宋刻本秀楷简体"/>
          <w:sz w:val="20"/>
          <w:szCs w:val="22"/>
        </w:rPr>
        <w:tab/>
      </w:r>
    </w:p>
    <w:p w14:paraId="53B32A8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echo</w:t>
      </w:r>
      <w:r>
        <w:rPr>
          <w:rFonts w:eastAsia="方正宋刻本秀楷简体"/>
          <w:sz w:val="20"/>
          <w:szCs w:val="22"/>
        </w:rPr>
        <w:t xml:space="preserve"> </w:t>
      </w:r>
      <w:r>
        <w:rPr>
          <w:rFonts w:eastAsia="方正宋刻本秀楷简体" w:hint="eastAsia"/>
          <w:sz w:val="20"/>
          <w:szCs w:val="22"/>
        </w:rPr>
        <w:t>$name</w:t>
      </w:r>
      <w:r>
        <w:rPr>
          <w:rFonts w:eastAsia="方正宋刻本秀楷简体"/>
          <w:sz w:val="20"/>
          <w:szCs w:val="22"/>
        </w:rPr>
        <w:tab/>
      </w:r>
      <w:r>
        <w:rPr>
          <w:rFonts w:eastAsia="方正宋刻本秀楷简体"/>
          <w:sz w:val="20"/>
          <w:szCs w:val="22"/>
        </w:rPr>
        <w:tab/>
      </w:r>
    </w:p>
    <w:p w14:paraId="1B744B27" w14:textId="77777777" w:rsidR="00ED6DF6" w:rsidRDefault="00ED6DF6">
      <w:pPr>
        <w:adjustRightInd w:val="0"/>
        <w:snapToGrid w:val="0"/>
        <w:ind w:firstLine="420"/>
        <w:rPr>
          <w:rFonts w:eastAsia="方正宋刻本秀楷简体"/>
          <w:sz w:val="20"/>
          <w:szCs w:val="22"/>
        </w:rPr>
      </w:pPr>
      <w:proofErr w:type="spellStart"/>
      <w:r>
        <w:rPr>
          <w:rFonts w:eastAsia="方正宋刻本秀楷简体" w:hint="eastAsia"/>
          <w:sz w:val="20"/>
          <w:szCs w:val="22"/>
        </w:rPr>
        <w:t>y</w:t>
      </w:r>
      <w:r>
        <w:rPr>
          <w:rFonts w:eastAsia="方正宋刻本秀楷简体"/>
          <w:sz w:val="20"/>
          <w:szCs w:val="22"/>
        </w:rPr>
        <w:t>uze</w:t>
      </w:r>
      <w:proofErr w:type="spellEnd"/>
      <w:r>
        <w:rPr>
          <w:rFonts w:eastAsia="方正宋刻本秀楷简体"/>
          <w:sz w:val="20"/>
          <w:szCs w:val="22"/>
        </w:rPr>
        <w:tab/>
      </w:r>
      <w:r>
        <w:rPr>
          <w:rFonts w:eastAsia="方正宋刻本秀楷简体"/>
          <w:sz w:val="20"/>
          <w:szCs w:val="22"/>
        </w:rPr>
        <w:tab/>
      </w:r>
      <w:r>
        <w:rPr>
          <w:rFonts w:eastAsia="方正宋刻本秀楷简体"/>
          <w:sz w:val="20"/>
          <w:szCs w:val="22"/>
        </w:rPr>
        <w:tab/>
        <w:t>#</w:t>
      </w:r>
      <w:r>
        <w:rPr>
          <w:rFonts w:eastAsia="方正宋刻本秀楷简体" w:hint="eastAsia"/>
          <w:sz w:val="20"/>
          <w:szCs w:val="22"/>
        </w:rPr>
        <w:t>在子</w:t>
      </w:r>
      <w:r>
        <w:rPr>
          <w:rFonts w:eastAsia="方正宋刻本秀楷简体" w:hint="eastAsia"/>
          <w:sz w:val="20"/>
          <w:szCs w:val="22"/>
        </w:rPr>
        <w:t>shell</w:t>
      </w:r>
      <w:r>
        <w:rPr>
          <w:rFonts w:eastAsia="方正宋刻本秀楷简体" w:hint="eastAsia"/>
          <w:sz w:val="20"/>
          <w:szCs w:val="22"/>
        </w:rPr>
        <w:t>执行只在子</w:t>
      </w:r>
      <w:r>
        <w:rPr>
          <w:rFonts w:eastAsia="方正宋刻本秀楷简体" w:hint="eastAsia"/>
          <w:sz w:val="20"/>
          <w:szCs w:val="22"/>
        </w:rPr>
        <w:t>shell</w:t>
      </w:r>
      <w:r>
        <w:rPr>
          <w:rFonts w:eastAsia="方正宋刻本秀楷简体" w:hint="eastAsia"/>
          <w:sz w:val="20"/>
          <w:szCs w:val="22"/>
        </w:rPr>
        <w:t>生效，命令结束回到父</w:t>
      </w:r>
      <w:r>
        <w:rPr>
          <w:rFonts w:eastAsia="方正宋刻本秀楷简体" w:hint="eastAsia"/>
          <w:sz w:val="20"/>
          <w:szCs w:val="22"/>
        </w:rPr>
        <w:t>shell</w:t>
      </w:r>
      <w:r>
        <w:rPr>
          <w:rFonts w:eastAsia="方正宋刻本秀楷简体" w:hint="eastAsia"/>
          <w:sz w:val="20"/>
          <w:szCs w:val="22"/>
        </w:rPr>
        <w:t>修改就会丢失</w:t>
      </w:r>
    </w:p>
    <w:p w14:paraId="5773C82C" w14:textId="77777777" w:rsidR="00ED6DF6" w:rsidRDefault="00ED6DF6">
      <w:pPr>
        <w:adjustRightInd w:val="0"/>
        <w:snapToGrid w:val="0"/>
        <w:ind w:left="420" w:firstLine="420"/>
        <w:rPr>
          <w:rFonts w:eastAsia="方正宋刻本秀楷简体"/>
          <w:sz w:val="20"/>
          <w:szCs w:val="22"/>
        </w:rPr>
      </w:pPr>
    </w:p>
    <w:p w14:paraId="0FD311E2"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n</w:t>
      </w:r>
      <w:r>
        <w:rPr>
          <w:rFonts w:eastAsia="方正宋刻本秀楷简体"/>
          <w:sz w:val="20"/>
          <w:szCs w:val="22"/>
        </w:rPr>
        <w:t>ame=</w:t>
      </w:r>
      <w:proofErr w:type="spellStart"/>
      <w:r>
        <w:rPr>
          <w:rFonts w:eastAsia="方正宋刻本秀楷简体"/>
          <w:sz w:val="20"/>
          <w:szCs w:val="22"/>
        </w:rPr>
        <w:t>yuze</w:t>
      </w:r>
      <w:proofErr w:type="spellEnd"/>
    </w:p>
    <w:p w14:paraId="2F61D309"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w:t>
      </w:r>
      <w:r>
        <w:rPr>
          <w:rFonts w:eastAsia="方正宋刻本秀楷简体"/>
          <w:sz w:val="20"/>
          <w:szCs w:val="22"/>
        </w:rPr>
        <w:t xml:space="preserve"> name</w:t>
      </w:r>
      <w:proofErr w:type="gramEnd"/>
      <w:r>
        <w:rPr>
          <w:rFonts w:eastAsia="方正宋刻本秀楷简体"/>
          <w:sz w:val="20"/>
          <w:szCs w:val="22"/>
        </w:rPr>
        <w:t>=</w:t>
      </w:r>
      <w:proofErr w:type="spellStart"/>
      <w:r>
        <w:rPr>
          <w:rFonts w:eastAsia="方正宋刻本秀楷简体"/>
          <w:sz w:val="20"/>
          <w:szCs w:val="22"/>
        </w:rPr>
        <w:t>aria;echo</w:t>
      </w:r>
      <w:proofErr w:type="spellEnd"/>
      <w:r>
        <w:rPr>
          <w:rFonts w:eastAsia="方正宋刻本秀楷简体"/>
          <w:sz w:val="20"/>
          <w:szCs w:val="22"/>
        </w:rPr>
        <w:t xml:space="preserve"> $</w:t>
      </w:r>
      <w:proofErr w:type="spellStart"/>
      <w:r>
        <w:rPr>
          <w:rFonts w:eastAsia="方正宋刻本秀楷简体"/>
          <w:sz w:val="20"/>
          <w:szCs w:val="22"/>
        </w:rPr>
        <w:t>name;date</w:t>
      </w:r>
      <w:proofErr w:type="spellEnd"/>
      <w:r>
        <w:rPr>
          <w:rFonts w:eastAsia="方正宋刻本秀楷简体"/>
          <w:sz w:val="20"/>
          <w:szCs w:val="22"/>
        </w:rPr>
        <w:t xml:space="preserve"> </w:t>
      </w:r>
      <w:r>
        <w:rPr>
          <w:rFonts w:eastAsia="方正宋刻本秀楷简体" w:hint="eastAsia"/>
          <w:sz w:val="20"/>
          <w:szCs w:val="22"/>
        </w:rPr>
        <w:t>}</w:t>
      </w:r>
    </w:p>
    <w:p w14:paraId="56E9C221"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aria</w:t>
      </w:r>
    </w:p>
    <w:p w14:paraId="60C95F3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2020</w:t>
      </w:r>
      <w:r>
        <w:rPr>
          <w:rFonts w:eastAsia="方正宋刻本秀楷简体" w:hint="eastAsia"/>
          <w:sz w:val="20"/>
          <w:szCs w:val="22"/>
        </w:rPr>
        <w:t>年</w:t>
      </w:r>
      <w:r>
        <w:rPr>
          <w:rFonts w:eastAsia="方正宋刻本秀楷简体" w:hint="eastAsia"/>
          <w:sz w:val="20"/>
          <w:szCs w:val="22"/>
        </w:rPr>
        <w:t>5</w:t>
      </w:r>
      <w:r>
        <w:rPr>
          <w:rFonts w:eastAsia="方正宋刻本秀楷简体" w:hint="eastAsia"/>
          <w:sz w:val="20"/>
          <w:szCs w:val="22"/>
        </w:rPr>
        <w:t>月</w:t>
      </w:r>
      <w:r>
        <w:rPr>
          <w:rFonts w:eastAsia="方正宋刻本秀楷简体" w:hint="eastAsia"/>
          <w:sz w:val="20"/>
          <w:szCs w:val="22"/>
        </w:rPr>
        <w:t>9</w:t>
      </w:r>
      <w:r>
        <w:rPr>
          <w:rFonts w:eastAsia="方正宋刻本秀楷简体" w:hint="eastAsia"/>
          <w:sz w:val="20"/>
          <w:szCs w:val="22"/>
        </w:rPr>
        <w:t>日星期六</w:t>
      </w:r>
      <w:r>
        <w:rPr>
          <w:rFonts w:eastAsia="方正宋刻本秀楷简体" w:hint="eastAsia"/>
          <w:sz w:val="20"/>
          <w:szCs w:val="22"/>
        </w:rPr>
        <w:t xml:space="preserve"> 22:36</w:t>
      </w:r>
    </w:p>
    <w:p w14:paraId="28571BD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echo</w:t>
      </w:r>
      <w:r>
        <w:rPr>
          <w:rFonts w:eastAsia="方正宋刻本秀楷简体"/>
          <w:sz w:val="20"/>
          <w:szCs w:val="22"/>
        </w:rPr>
        <w:t xml:space="preserve"> </w:t>
      </w:r>
      <w:r>
        <w:rPr>
          <w:rFonts w:eastAsia="方正宋刻本秀楷简体" w:hint="eastAsia"/>
          <w:sz w:val="20"/>
          <w:szCs w:val="22"/>
        </w:rPr>
        <w:t>$</w:t>
      </w:r>
      <w:r>
        <w:rPr>
          <w:rFonts w:eastAsia="方正宋刻本秀楷简体"/>
          <w:sz w:val="20"/>
          <w:szCs w:val="22"/>
        </w:rPr>
        <w:t>name</w:t>
      </w:r>
    </w:p>
    <w:p w14:paraId="30D41D43"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a</w:t>
      </w:r>
      <w:r>
        <w:rPr>
          <w:rFonts w:eastAsia="方正宋刻本秀楷简体"/>
          <w:sz w:val="20"/>
          <w:szCs w:val="22"/>
        </w:rPr>
        <w:t>ria</w:t>
      </w:r>
      <w:r>
        <w:rPr>
          <w:rFonts w:eastAsia="方正宋刻本秀楷简体"/>
          <w:sz w:val="20"/>
          <w:szCs w:val="22"/>
        </w:rPr>
        <w:tab/>
      </w:r>
      <w:r>
        <w:rPr>
          <w:rFonts w:eastAsia="方正宋刻本秀楷简体"/>
          <w:sz w:val="20"/>
          <w:szCs w:val="22"/>
        </w:rPr>
        <w:tab/>
      </w:r>
      <w:r>
        <w:rPr>
          <w:rFonts w:eastAsia="方正宋刻本秀楷简体"/>
          <w:sz w:val="20"/>
          <w:szCs w:val="22"/>
        </w:rPr>
        <w:tab/>
        <w:t>#</w:t>
      </w:r>
      <w:r>
        <w:rPr>
          <w:rFonts w:eastAsia="方正宋刻本秀楷简体" w:hint="eastAsia"/>
          <w:sz w:val="20"/>
          <w:szCs w:val="22"/>
        </w:rPr>
        <w:t>在当前</w:t>
      </w:r>
      <w:r>
        <w:rPr>
          <w:rFonts w:eastAsia="方正宋刻本秀楷简体" w:hint="eastAsia"/>
          <w:sz w:val="20"/>
          <w:szCs w:val="22"/>
        </w:rPr>
        <w:t>shell</w:t>
      </w:r>
      <w:r>
        <w:rPr>
          <w:rFonts w:eastAsia="方正宋刻本秀楷简体" w:hint="eastAsia"/>
          <w:sz w:val="20"/>
          <w:szCs w:val="22"/>
        </w:rPr>
        <w:t>执行，变量的值已经被修改了</w:t>
      </w:r>
    </w:p>
    <w:p w14:paraId="54736D7A" w14:textId="77777777" w:rsidR="00ED6DF6" w:rsidRDefault="00ED6DF6">
      <w:pPr>
        <w:adjustRightInd w:val="0"/>
        <w:snapToGrid w:val="0"/>
        <w:rPr>
          <w:rFonts w:eastAsia="方正宋刻本秀楷简体"/>
          <w:b/>
          <w:bCs/>
          <w:sz w:val="36"/>
          <w:szCs w:val="44"/>
        </w:rPr>
      </w:pPr>
      <w:r>
        <w:rPr>
          <w:rFonts w:eastAsia="方正宋刻本秀楷简体"/>
          <w:sz w:val="20"/>
          <w:szCs w:val="22"/>
        </w:rPr>
        <w:br w:type="page"/>
      </w:r>
      <w:r>
        <w:rPr>
          <w:rFonts w:eastAsia="方正宋刻本秀楷简体" w:hint="eastAsia"/>
          <w:b/>
          <w:bCs/>
          <w:sz w:val="36"/>
          <w:szCs w:val="44"/>
        </w:rPr>
        <w:lastRenderedPageBreak/>
        <w:t>变量</w:t>
      </w:r>
    </w:p>
    <w:p w14:paraId="6B3BCEDD"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sz w:val="20"/>
          <w:szCs w:val="22"/>
        </w:rPr>
        <w:t>用户自定义变量：最常见，本地变量、局部变量</w:t>
      </w:r>
    </w:p>
    <w:p w14:paraId="707BE38D" w14:textId="77777777" w:rsidR="00ED6DF6" w:rsidRDefault="00ED6DF6">
      <w:pPr>
        <w:adjustRightInd w:val="0"/>
        <w:snapToGrid w:val="0"/>
        <w:ind w:left="420"/>
        <w:rPr>
          <w:rFonts w:eastAsia="方正宋刻本秀楷简体"/>
          <w:sz w:val="18"/>
          <w:szCs w:val="21"/>
        </w:rPr>
      </w:pPr>
      <w:r>
        <w:rPr>
          <w:rFonts w:eastAsia="方正宋刻本秀楷简体" w:hint="eastAsia"/>
          <w:sz w:val="20"/>
          <w:szCs w:val="22"/>
        </w:rPr>
        <w:t>环境变量：全局变量，</w:t>
      </w:r>
      <w:r>
        <w:rPr>
          <w:rFonts w:eastAsia="方正宋刻本秀楷简体" w:hint="eastAsia"/>
          <w:sz w:val="18"/>
          <w:szCs w:val="21"/>
        </w:rPr>
        <w:t>保存与操作环境有关的数据</w:t>
      </w:r>
    </w:p>
    <w:p w14:paraId="5BD58E62" w14:textId="77777777" w:rsidR="00ED6DF6" w:rsidRDefault="00ED6DF6">
      <w:pPr>
        <w:adjustRightInd w:val="0"/>
        <w:snapToGrid w:val="0"/>
        <w:ind w:left="840" w:firstLineChars="300" w:firstLine="540"/>
        <w:rPr>
          <w:rFonts w:eastAsia="方正宋刻本秀楷简体"/>
          <w:sz w:val="18"/>
          <w:szCs w:val="21"/>
        </w:rPr>
      </w:pPr>
      <w:r>
        <w:rPr>
          <w:rFonts w:eastAsia="方正宋刻本秀楷简体" w:hint="eastAsia"/>
          <w:sz w:val="18"/>
          <w:szCs w:val="21"/>
        </w:rPr>
        <w:t>如登录用户、家目录、命令提示符、桌面样式、分辨率等</w:t>
      </w:r>
    </w:p>
    <w:p w14:paraId="2AC430AD" w14:textId="77777777" w:rsidR="00ED6DF6" w:rsidRDefault="00ED6DF6">
      <w:pPr>
        <w:adjustRightInd w:val="0"/>
        <w:snapToGrid w:val="0"/>
        <w:ind w:left="840" w:firstLineChars="300" w:firstLine="540"/>
        <w:rPr>
          <w:rFonts w:eastAsia="方正宋刻本秀楷简体"/>
          <w:sz w:val="18"/>
          <w:szCs w:val="21"/>
        </w:rPr>
      </w:pPr>
      <w:r>
        <w:rPr>
          <w:rFonts w:eastAsia="方正宋刻本秀楷简体" w:hint="eastAsia"/>
          <w:sz w:val="18"/>
          <w:szCs w:val="21"/>
        </w:rPr>
        <w:t>可自由定义</w:t>
      </w:r>
      <w:r>
        <w:rPr>
          <w:rFonts w:eastAsia="方正宋刻本秀楷简体" w:hint="eastAsia"/>
          <w:sz w:val="18"/>
          <w:szCs w:val="21"/>
        </w:rPr>
        <w:t>(</w:t>
      </w:r>
      <w:r>
        <w:rPr>
          <w:rFonts w:eastAsia="方正宋刻本秀楷简体" w:hint="eastAsia"/>
          <w:sz w:val="18"/>
          <w:szCs w:val="21"/>
        </w:rPr>
        <w:t>自己添加，但不能修改系统环境</w:t>
      </w:r>
      <w:r>
        <w:rPr>
          <w:rFonts w:eastAsia="方正宋刻本秀楷简体"/>
          <w:sz w:val="18"/>
          <w:szCs w:val="21"/>
        </w:rPr>
        <w:t>)</w:t>
      </w:r>
    </w:p>
    <w:p w14:paraId="438C25FA" w14:textId="77777777" w:rsidR="00ED6DF6" w:rsidRDefault="00ED6DF6">
      <w:pPr>
        <w:adjustRightInd w:val="0"/>
        <w:snapToGrid w:val="0"/>
        <w:ind w:left="840" w:firstLineChars="300" w:firstLine="540"/>
        <w:rPr>
          <w:rFonts w:eastAsia="方正宋刻本秀楷简体"/>
          <w:sz w:val="18"/>
          <w:szCs w:val="21"/>
        </w:rPr>
      </w:pPr>
      <w:r>
        <w:rPr>
          <w:rFonts w:eastAsia="方正宋刻本秀楷简体" w:hint="eastAsia"/>
          <w:sz w:val="18"/>
          <w:szCs w:val="21"/>
        </w:rPr>
        <w:t>但对系统起作用的变量名由系统预先设定</w:t>
      </w:r>
      <w:r>
        <w:rPr>
          <w:rFonts w:eastAsia="方正宋刻本秀楷简体" w:hint="eastAsia"/>
          <w:sz w:val="18"/>
          <w:szCs w:val="21"/>
        </w:rPr>
        <w:t>(</w:t>
      </w:r>
      <w:r>
        <w:rPr>
          <w:rFonts w:eastAsia="方正宋刻本秀楷简体" w:hint="eastAsia"/>
          <w:sz w:val="18"/>
          <w:szCs w:val="21"/>
        </w:rPr>
        <w:t>但值可以自己改</w:t>
      </w:r>
      <w:r>
        <w:rPr>
          <w:rFonts w:eastAsia="方正宋刻本秀楷简体"/>
          <w:sz w:val="18"/>
          <w:szCs w:val="21"/>
        </w:rPr>
        <w:t>)</w:t>
      </w:r>
    </w:p>
    <w:p w14:paraId="7299CC72"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sz w:val="20"/>
          <w:szCs w:val="22"/>
        </w:rPr>
        <w:t>位置参数变量：向脚本传递参数或数据，变量</w:t>
      </w:r>
      <w:proofErr w:type="gramStart"/>
      <w:r>
        <w:rPr>
          <w:rFonts w:eastAsia="方正宋刻本秀楷简体" w:hint="eastAsia"/>
          <w:sz w:val="20"/>
          <w:szCs w:val="22"/>
        </w:rPr>
        <w:t>名不能</w:t>
      </w:r>
      <w:proofErr w:type="gramEnd"/>
      <w:r>
        <w:rPr>
          <w:rFonts w:eastAsia="方正宋刻本秀楷简体" w:hint="eastAsia"/>
          <w:sz w:val="20"/>
          <w:szCs w:val="22"/>
        </w:rPr>
        <w:t>自定义，作用是固定的</w:t>
      </w:r>
    </w:p>
    <w:p w14:paraId="11452F72" w14:textId="77777777" w:rsidR="00ED6DF6" w:rsidRDefault="00ED6DF6">
      <w:pPr>
        <w:adjustRightInd w:val="0"/>
        <w:snapToGrid w:val="0"/>
        <w:ind w:left="1680" w:firstLineChars="100" w:firstLine="200"/>
        <w:rPr>
          <w:rFonts w:eastAsia="方正宋刻本秀楷简体"/>
          <w:sz w:val="20"/>
          <w:szCs w:val="22"/>
        </w:rPr>
      </w:pPr>
      <w:r>
        <w:rPr>
          <w:rFonts w:eastAsia="方正宋刻本秀楷简体" w:hint="eastAsia"/>
          <w:sz w:val="20"/>
          <w:szCs w:val="22"/>
        </w:rPr>
        <w:t>预定义变量的一种</w:t>
      </w:r>
    </w:p>
    <w:p w14:paraId="2639EFF9"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sz w:val="20"/>
          <w:szCs w:val="22"/>
        </w:rPr>
        <w:t>预定义变量：</w:t>
      </w:r>
      <w:r>
        <w:rPr>
          <w:rFonts w:eastAsia="方正宋刻本秀楷简体" w:hint="eastAsia"/>
          <w:sz w:val="20"/>
          <w:szCs w:val="22"/>
        </w:rPr>
        <w:t>bash</w:t>
      </w:r>
      <w:r>
        <w:rPr>
          <w:rFonts w:eastAsia="方正宋刻本秀楷简体" w:hint="eastAsia"/>
          <w:sz w:val="20"/>
          <w:szCs w:val="22"/>
        </w:rPr>
        <w:t>已经定义好的变量，变量</w:t>
      </w:r>
      <w:proofErr w:type="gramStart"/>
      <w:r>
        <w:rPr>
          <w:rFonts w:eastAsia="方正宋刻本秀楷简体" w:hint="eastAsia"/>
          <w:sz w:val="20"/>
          <w:szCs w:val="22"/>
        </w:rPr>
        <w:t>名不能</w:t>
      </w:r>
      <w:proofErr w:type="gramEnd"/>
      <w:r>
        <w:rPr>
          <w:rFonts w:eastAsia="方正宋刻本秀楷简体" w:hint="eastAsia"/>
          <w:sz w:val="20"/>
          <w:szCs w:val="22"/>
        </w:rPr>
        <w:t>自定义，作用是固定的</w:t>
      </w:r>
    </w:p>
    <w:p w14:paraId="17B7E8D8" w14:textId="77777777" w:rsidR="00ED6DF6" w:rsidRDefault="00ED6DF6">
      <w:pPr>
        <w:adjustRightInd w:val="0"/>
        <w:snapToGrid w:val="0"/>
        <w:rPr>
          <w:rFonts w:eastAsia="方正宋刻本秀楷简体"/>
          <w:sz w:val="20"/>
          <w:szCs w:val="22"/>
        </w:rPr>
      </w:pPr>
    </w:p>
    <w:p w14:paraId="056C6197" w14:textId="77777777" w:rsidR="00ED6DF6" w:rsidRDefault="00ED6DF6">
      <w:pPr>
        <w:adjustRightInd w:val="0"/>
        <w:snapToGrid w:val="0"/>
        <w:rPr>
          <w:rFonts w:eastAsia="方正宋刻本秀楷简体"/>
          <w:sz w:val="20"/>
          <w:szCs w:val="22"/>
        </w:rPr>
      </w:pPr>
      <w:r>
        <w:rPr>
          <w:rFonts w:eastAsia="方正宋刻本秀楷简体" w:hint="eastAsia"/>
          <w:b/>
          <w:bCs/>
          <w:sz w:val="28"/>
          <w:szCs w:val="36"/>
        </w:rPr>
        <w:t>用户自定义变量</w:t>
      </w:r>
      <w:r>
        <w:rPr>
          <w:rFonts w:eastAsia="方正宋刻本秀楷简体"/>
          <w:sz w:val="20"/>
          <w:szCs w:val="22"/>
        </w:rPr>
        <w:tab/>
      </w:r>
      <w:r>
        <w:rPr>
          <w:rFonts w:eastAsia="方正宋刻本秀楷简体" w:hint="eastAsia"/>
          <w:sz w:val="20"/>
          <w:szCs w:val="22"/>
        </w:rPr>
        <w:t>只在当前中生效，子</w:t>
      </w:r>
      <w:r>
        <w:rPr>
          <w:rFonts w:eastAsia="方正宋刻本秀楷简体" w:hint="eastAsia"/>
          <w:sz w:val="20"/>
          <w:szCs w:val="22"/>
        </w:rPr>
        <w:t>shell</w:t>
      </w:r>
      <w:r>
        <w:rPr>
          <w:rFonts w:eastAsia="方正宋刻本秀楷简体" w:hint="eastAsia"/>
          <w:sz w:val="20"/>
          <w:szCs w:val="22"/>
        </w:rPr>
        <w:t>即不会生效</w:t>
      </w:r>
    </w:p>
    <w:p w14:paraId="29E89D65"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b/>
          <w:bCs/>
          <w:color w:val="FF0000"/>
          <w:sz w:val="20"/>
          <w:szCs w:val="22"/>
        </w:rPr>
        <w:t>变量赋值</w:t>
      </w:r>
      <w:r>
        <w:rPr>
          <w:rFonts w:eastAsia="方正宋刻本秀楷简体"/>
          <w:color w:val="FF0000"/>
          <w:sz w:val="20"/>
          <w:szCs w:val="22"/>
        </w:rPr>
        <w:tab/>
      </w:r>
      <w:r>
        <w:rPr>
          <w:rFonts w:eastAsia="方正宋刻本秀楷简体"/>
          <w:sz w:val="20"/>
          <w:szCs w:val="22"/>
        </w:rPr>
        <w:tab/>
      </w:r>
      <w:r>
        <w:rPr>
          <w:rFonts w:eastAsia="方正宋刻本秀楷简体" w:hint="eastAsia"/>
          <w:sz w:val="20"/>
          <w:szCs w:val="22"/>
        </w:rPr>
        <w:t>变量</w:t>
      </w:r>
      <w:r>
        <w:rPr>
          <w:rFonts w:eastAsia="方正宋刻本秀楷简体" w:hint="eastAsia"/>
          <w:sz w:val="20"/>
          <w:szCs w:val="22"/>
        </w:rPr>
        <w:t>=</w:t>
      </w:r>
      <w:r>
        <w:rPr>
          <w:rFonts w:eastAsia="方正宋刻本秀楷简体" w:hint="eastAsia"/>
          <w:sz w:val="20"/>
          <w:szCs w:val="22"/>
        </w:rPr>
        <w:t>值</w:t>
      </w:r>
      <w:r>
        <w:rPr>
          <w:rFonts w:eastAsia="方正宋刻本秀楷简体"/>
          <w:sz w:val="20"/>
          <w:szCs w:val="22"/>
        </w:rPr>
        <w:tab/>
      </w:r>
      <w:r>
        <w:rPr>
          <w:rFonts w:eastAsia="方正宋刻本秀楷简体" w:hint="eastAsia"/>
          <w:sz w:val="20"/>
          <w:szCs w:val="22"/>
        </w:rPr>
        <w:t>变量两边无空格</w:t>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n</w:t>
      </w:r>
      <w:r>
        <w:rPr>
          <w:rFonts w:eastAsia="方正宋刻本秀楷简体"/>
          <w:sz w:val="20"/>
          <w:szCs w:val="22"/>
        </w:rPr>
        <w:t>ame=aria</w:t>
      </w:r>
    </w:p>
    <w:p w14:paraId="5BEB06BA"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变量内有空格用</w:t>
      </w:r>
      <w:proofErr w:type="gramStart"/>
      <w:r>
        <w:rPr>
          <w:rFonts w:eastAsia="方正宋刻本秀楷简体"/>
          <w:sz w:val="20"/>
          <w:szCs w:val="22"/>
        </w:rPr>
        <w:t>””</w:t>
      </w:r>
      <w:proofErr w:type="gramEnd"/>
      <w:r>
        <w:rPr>
          <w:rFonts w:eastAsia="方正宋刻本秀楷简体"/>
          <w:sz w:val="20"/>
          <w:szCs w:val="22"/>
        </w:rPr>
        <w:tab/>
      </w:r>
      <w:r>
        <w:rPr>
          <w:rFonts w:eastAsia="方正宋刻本秀楷简体"/>
          <w:sz w:val="20"/>
          <w:szCs w:val="22"/>
        </w:rPr>
        <w:tab/>
      </w:r>
      <w:r>
        <w:rPr>
          <w:rFonts w:eastAsia="方正宋刻本秀楷简体"/>
          <w:sz w:val="20"/>
          <w:szCs w:val="22"/>
        </w:rPr>
        <w:tab/>
        <w:t>age=</w:t>
      </w:r>
      <w:proofErr w:type="gramStart"/>
      <w:r>
        <w:rPr>
          <w:rFonts w:eastAsia="方正宋刻本秀楷简体"/>
          <w:sz w:val="20"/>
          <w:szCs w:val="22"/>
        </w:rPr>
        <w:t>”</w:t>
      </w:r>
      <w:proofErr w:type="gramEnd"/>
      <w:r>
        <w:rPr>
          <w:rFonts w:eastAsia="方正宋刻本秀楷简体"/>
          <w:sz w:val="20"/>
          <w:szCs w:val="22"/>
        </w:rPr>
        <w:t>18 years old”</w:t>
      </w:r>
    </w:p>
    <w:p w14:paraId="626E0202"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不能以数字开头</w:t>
      </w:r>
      <w:r>
        <w:rPr>
          <w:rFonts w:eastAsia="方正宋刻本秀楷简体"/>
          <w:sz w:val="20"/>
          <w:szCs w:val="22"/>
        </w:rPr>
        <w:tab/>
      </w:r>
      <w:r>
        <w:rPr>
          <w:rFonts w:eastAsia="方正宋刻本秀楷简体"/>
          <w:sz w:val="20"/>
          <w:szCs w:val="22"/>
        </w:rPr>
        <w:tab/>
      </w:r>
      <w:r>
        <w:rPr>
          <w:rFonts w:eastAsia="方正宋刻本秀楷简体"/>
          <w:sz w:val="20"/>
          <w:szCs w:val="22"/>
        </w:rPr>
        <w:tab/>
        <w:t>1</w:t>
      </w:r>
      <w:r>
        <w:rPr>
          <w:rFonts w:eastAsia="方正宋刻本秀楷简体" w:hint="eastAsia"/>
          <w:sz w:val="20"/>
          <w:szCs w:val="22"/>
        </w:rPr>
        <w:t>name</w:t>
      </w:r>
      <w:r>
        <w:rPr>
          <w:rFonts w:eastAsia="方正宋刻本秀楷简体" w:hint="eastAsia"/>
          <w:sz w:val="20"/>
          <w:szCs w:val="22"/>
        </w:rPr>
        <w:t>是错位的</w:t>
      </w:r>
    </w:p>
    <w:p w14:paraId="314FEAE8" w14:textId="77777777" w:rsidR="00ED6DF6" w:rsidRDefault="00ED6DF6">
      <w:pPr>
        <w:adjustRightInd w:val="0"/>
        <w:snapToGrid w:val="0"/>
        <w:ind w:left="2100" w:firstLine="420"/>
        <w:rPr>
          <w:rFonts w:eastAsia="方正宋刻本秀楷简体"/>
          <w:sz w:val="20"/>
          <w:szCs w:val="22"/>
        </w:rPr>
      </w:pPr>
      <w:r>
        <w:rPr>
          <w:rFonts w:eastAsia="方正宋刻本秀楷简体"/>
          <w:sz w:val="20"/>
          <w:szCs w:val="22"/>
        </w:rPr>
        <w:tab/>
      </w:r>
    </w:p>
    <w:p w14:paraId="61F39A80"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b/>
          <w:bCs/>
          <w:color w:val="FF0000"/>
          <w:sz w:val="20"/>
          <w:szCs w:val="22"/>
        </w:rPr>
        <w:t>变量调用</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w:t>
      </w:r>
      <w:r>
        <w:rPr>
          <w:rFonts w:eastAsia="方正宋刻本秀楷简体" w:hint="eastAsia"/>
          <w:sz w:val="20"/>
          <w:szCs w:val="22"/>
        </w:rPr>
        <w:t>变量</w:t>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t>$name</w:t>
      </w:r>
    </w:p>
    <w:p w14:paraId="597B00A2"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color w:val="FF0000"/>
          <w:sz w:val="20"/>
          <w:szCs w:val="22"/>
        </w:rPr>
        <w:t>变量叠加</w:t>
      </w:r>
      <w:r>
        <w:rPr>
          <w:rFonts w:eastAsia="方正宋刻本秀楷简体"/>
          <w:b/>
          <w:bCs/>
          <w:sz w:val="20"/>
          <w:szCs w:val="22"/>
        </w:rPr>
        <w:tab/>
      </w:r>
      <w:r>
        <w:rPr>
          <w:rFonts w:eastAsia="方正宋刻本秀楷简体"/>
          <w:sz w:val="20"/>
          <w:szCs w:val="22"/>
        </w:rPr>
        <w:tab/>
        <w:t>$</w:t>
      </w:r>
      <w:r>
        <w:rPr>
          <w:rFonts w:eastAsia="方正宋刻本秀楷简体" w:hint="eastAsia"/>
          <w:sz w:val="20"/>
          <w:szCs w:val="22"/>
        </w:rPr>
        <w:t>{</w:t>
      </w:r>
      <w:r>
        <w:rPr>
          <w:rFonts w:eastAsia="方正宋刻本秀楷简体" w:hint="eastAsia"/>
          <w:sz w:val="20"/>
          <w:szCs w:val="22"/>
        </w:rPr>
        <w:t>变量</w:t>
      </w:r>
      <w:r>
        <w:rPr>
          <w:rFonts w:eastAsia="方正宋刻本秀楷简体" w:hint="eastAsia"/>
          <w:sz w:val="20"/>
          <w:szCs w:val="22"/>
        </w:rPr>
        <w:t>1}</w:t>
      </w:r>
      <w:r>
        <w:rPr>
          <w:rFonts w:eastAsia="方正宋刻本秀楷简体" w:hint="eastAsia"/>
          <w:sz w:val="20"/>
          <w:szCs w:val="22"/>
        </w:rPr>
        <w:t>变量</w:t>
      </w:r>
      <w:r>
        <w:rPr>
          <w:rFonts w:eastAsia="方正宋刻本秀楷简体" w:hint="eastAsia"/>
          <w:sz w:val="20"/>
          <w:szCs w:val="22"/>
        </w:rPr>
        <w:t>2</w:t>
      </w:r>
      <w:r>
        <w:rPr>
          <w:rFonts w:eastAsia="方正宋刻本秀楷简体"/>
          <w:sz w:val="20"/>
          <w:szCs w:val="22"/>
        </w:rPr>
        <w:tab/>
        <w:t>“$</w:t>
      </w:r>
      <w:r>
        <w:rPr>
          <w:rFonts w:eastAsia="方正宋刻本秀楷简体" w:hint="eastAsia"/>
          <w:sz w:val="20"/>
          <w:szCs w:val="22"/>
        </w:rPr>
        <w:t>变量</w:t>
      </w:r>
      <w:r>
        <w:rPr>
          <w:rFonts w:eastAsia="方正宋刻本秀楷简体" w:hint="eastAsia"/>
          <w:sz w:val="20"/>
          <w:szCs w:val="22"/>
        </w:rPr>
        <w:t>1</w:t>
      </w:r>
      <w:r>
        <w:rPr>
          <w:rFonts w:eastAsia="方正宋刻本秀楷简体"/>
          <w:sz w:val="20"/>
          <w:szCs w:val="22"/>
        </w:rPr>
        <w:t>”</w:t>
      </w:r>
      <w:r>
        <w:rPr>
          <w:rFonts w:eastAsia="方正宋刻本秀楷简体" w:hint="eastAsia"/>
          <w:sz w:val="20"/>
          <w:szCs w:val="22"/>
        </w:rPr>
        <w:t>变量</w:t>
      </w:r>
      <w:r>
        <w:rPr>
          <w:rFonts w:eastAsia="方正宋刻本秀楷简体" w:hint="eastAsia"/>
          <w:sz w:val="20"/>
          <w:szCs w:val="22"/>
        </w:rPr>
        <w:t>2</w:t>
      </w:r>
      <w:r>
        <w:rPr>
          <w:rFonts w:eastAsia="方正宋刻本秀楷简体"/>
          <w:sz w:val="20"/>
          <w:szCs w:val="22"/>
        </w:rPr>
        <w:tab/>
        <w:t>${name}18y</w:t>
      </w:r>
      <w:r>
        <w:rPr>
          <w:rFonts w:eastAsia="方正宋刻本秀楷简体"/>
          <w:sz w:val="20"/>
          <w:szCs w:val="22"/>
        </w:rPr>
        <w:tab/>
      </w:r>
      <w:proofErr w:type="gramStart"/>
      <w:r>
        <w:rPr>
          <w:rFonts w:eastAsia="方正宋刻本秀楷简体"/>
          <w:sz w:val="20"/>
          <w:szCs w:val="22"/>
        </w:rPr>
        <w:t>”</w:t>
      </w:r>
      <w:proofErr w:type="gramEnd"/>
      <w:r>
        <w:rPr>
          <w:rFonts w:eastAsia="方正宋刻本秀楷简体"/>
          <w:sz w:val="20"/>
          <w:szCs w:val="22"/>
        </w:rPr>
        <w:t>$name</w:t>
      </w:r>
      <w:proofErr w:type="gramStart"/>
      <w:r>
        <w:rPr>
          <w:rFonts w:eastAsia="方正宋刻本秀楷简体"/>
          <w:sz w:val="20"/>
          <w:szCs w:val="22"/>
        </w:rPr>
        <w:t>””</w:t>
      </w:r>
      <w:proofErr w:type="gramEnd"/>
      <w:r>
        <w:rPr>
          <w:rFonts w:eastAsia="方正宋刻本秀楷简体"/>
          <w:sz w:val="20"/>
          <w:szCs w:val="22"/>
        </w:rPr>
        <w:t xml:space="preserve"> 18 year old”</w:t>
      </w:r>
    </w:p>
    <w:p w14:paraId="5ED4226A"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color w:val="FF0000"/>
          <w:sz w:val="20"/>
          <w:szCs w:val="22"/>
        </w:rPr>
        <w:t>命令调用</w:t>
      </w:r>
      <w:r>
        <w:rPr>
          <w:rFonts w:eastAsia="方正宋刻本秀楷简体"/>
          <w:sz w:val="20"/>
          <w:szCs w:val="22"/>
        </w:rPr>
        <w:tab/>
      </w:r>
      <w:r>
        <w:rPr>
          <w:rFonts w:eastAsia="方正宋刻本秀楷简体"/>
          <w:sz w:val="20"/>
          <w:szCs w:val="22"/>
        </w:rPr>
        <w:tab/>
        <w:t>$(</w:t>
      </w:r>
      <w:r>
        <w:rPr>
          <w:rFonts w:eastAsia="方正宋刻本秀楷简体" w:hint="eastAsia"/>
          <w:sz w:val="20"/>
          <w:szCs w:val="22"/>
        </w:rPr>
        <w:t>命令</w:t>
      </w: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sz w:val="20"/>
          <w:szCs w:val="22"/>
        </w:rPr>
        <w:tab/>
        <w:t>`</w:t>
      </w:r>
      <w:r>
        <w:rPr>
          <w:rFonts w:eastAsia="方正宋刻本秀楷简体" w:hint="eastAsia"/>
          <w:sz w:val="20"/>
          <w:szCs w:val="22"/>
        </w:rPr>
        <w:t>命令</w:t>
      </w: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sz w:val="20"/>
          <w:szCs w:val="22"/>
        </w:rPr>
        <w:tab/>
        <w:t>$(date)</w:t>
      </w:r>
      <w:r>
        <w:rPr>
          <w:rFonts w:eastAsia="方正宋刻本秀楷简体"/>
          <w:sz w:val="20"/>
          <w:szCs w:val="22"/>
        </w:rPr>
        <w:tab/>
      </w:r>
      <w:r>
        <w:rPr>
          <w:rFonts w:eastAsia="方正宋刻本秀楷简体"/>
          <w:sz w:val="20"/>
          <w:szCs w:val="22"/>
        </w:rPr>
        <w:tab/>
        <w:t>`ls -</w:t>
      </w:r>
      <w:proofErr w:type="spellStart"/>
      <w:r>
        <w:rPr>
          <w:rFonts w:eastAsia="方正宋刻本秀楷简体"/>
          <w:sz w:val="20"/>
          <w:szCs w:val="22"/>
        </w:rPr>
        <w:t>lh</w:t>
      </w:r>
      <w:proofErr w:type="spellEnd"/>
      <w:r>
        <w:rPr>
          <w:rFonts w:eastAsia="方正宋刻本秀楷简体"/>
          <w:sz w:val="20"/>
          <w:szCs w:val="22"/>
        </w:rPr>
        <w:t>`</w:t>
      </w:r>
    </w:p>
    <w:p w14:paraId="0B391500" w14:textId="77777777" w:rsidR="00ED6DF6" w:rsidRDefault="00ED6DF6">
      <w:pPr>
        <w:adjustRightInd w:val="0"/>
        <w:snapToGrid w:val="0"/>
        <w:ind w:firstLine="420"/>
        <w:rPr>
          <w:rFonts w:eastAsia="方正宋刻本秀楷简体"/>
          <w:sz w:val="20"/>
          <w:szCs w:val="22"/>
        </w:rPr>
      </w:pPr>
    </w:p>
    <w:p w14:paraId="27E76855"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sz w:val="20"/>
          <w:szCs w:val="22"/>
        </w:rPr>
        <w:t>变量查看</w:t>
      </w:r>
      <w:r>
        <w:rPr>
          <w:rFonts w:eastAsia="方正宋刻本秀楷简体"/>
          <w:b/>
          <w:bCs/>
          <w:sz w:val="20"/>
          <w:szCs w:val="22"/>
        </w:rPr>
        <w:tab/>
      </w:r>
      <w:r>
        <w:rPr>
          <w:rFonts w:eastAsia="方正宋刻本秀楷简体"/>
          <w:sz w:val="20"/>
          <w:szCs w:val="22"/>
        </w:rPr>
        <w:tab/>
      </w:r>
      <w:r>
        <w:rPr>
          <w:rFonts w:eastAsia="方正宋刻本秀楷简体" w:hint="eastAsia"/>
          <w:sz w:val="20"/>
          <w:szCs w:val="22"/>
        </w:rPr>
        <w:t>set</w:t>
      </w:r>
      <w:r>
        <w:rPr>
          <w:rFonts w:eastAsia="方正宋刻本秀楷简体"/>
          <w:sz w:val="20"/>
          <w:szCs w:val="22"/>
        </w:rPr>
        <w:tab/>
      </w:r>
      <w:r>
        <w:rPr>
          <w:rFonts w:eastAsia="方正宋刻本秀楷简体" w:hint="eastAsia"/>
          <w:sz w:val="20"/>
          <w:szCs w:val="22"/>
        </w:rPr>
        <w:t>查看所有变量</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删除</w:t>
      </w:r>
      <w:r>
        <w:rPr>
          <w:rFonts w:eastAsia="方正宋刻本秀楷简体" w:hint="eastAsia"/>
          <w:sz w:val="20"/>
          <w:szCs w:val="22"/>
        </w:rPr>
        <w:tab/>
      </w:r>
      <w:r>
        <w:rPr>
          <w:rFonts w:eastAsia="方正宋刻本秀楷简体" w:hint="eastAsia"/>
          <w:sz w:val="20"/>
          <w:szCs w:val="22"/>
        </w:rPr>
        <w:tab/>
        <w:t>unset</w:t>
      </w:r>
    </w:p>
    <w:p w14:paraId="739A5BB8" w14:textId="77777777" w:rsidR="00ED6DF6" w:rsidRDefault="00ED6DF6">
      <w:pPr>
        <w:adjustRightInd w:val="0"/>
        <w:snapToGrid w:val="0"/>
        <w:ind w:firstLine="420"/>
        <w:rPr>
          <w:rFonts w:eastAsia="方正宋刻本秀楷简体"/>
          <w:sz w:val="20"/>
          <w:szCs w:val="22"/>
        </w:rPr>
      </w:pPr>
    </w:p>
    <w:p w14:paraId="03BD8FB1" w14:textId="77777777" w:rsidR="00ED6DF6" w:rsidRDefault="00ED6DF6">
      <w:pPr>
        <w:adjustRightInd w:val="0"/>
        <w:snapToGrid w:val="0"/>
        <w:rPr>
          <w:rFonts w:eastAsia="方正宋刻本秀楷简体"/>
          <w:sz w:val="20"/>
          <w:szCs w:val="22"/>
        </w:rPr>
      </w:pPr>
      <w:r>
        <w:rPr>
          <w:rFonts w:eastAsia="方正宋刻本秀楷简体" w:hint="eastAsia"/>
          <w:b/>
          <w:bCs/>
          <w:sz w:val="28"/>
          <w:szCs w:val="36"/>
        </w:rPr>
        <w:t>环境变量</w:t>
      </w:r>
      <w:r>
        <w:rPr>
          <w:rFonts w:eastAsia="方正宋刻本秀楷简体"/>
          <w:b/>
          <w:bCs/>
          <w:sz w:val="28"/>
          <w:szCs w:val="36"/>
        </w:rPr>
        <w:tab/>
      </w:r>
      <w:r>
        <w:rPr>
          <w:rFonts w:eastAsia="方正宋刻本秀楷简体"/>
          <w:sz w:val="20"/>
          <w:szCs w:val="22"/>
        </w:rPr>
        <w:tab/>
      </w:r>
      <w:r>
        <w:rPr>
          <w:rFonts w:eastAsia="方正宋刻本秀楷简体" w:hint="eastAsia"/>
          <w:sz w:val="20"/>
          <w:szCs w:val="22"/>
        </w:rPr>
        <w:t>全局变量，在当前和其所有子</w:t>
      </w:r>
      <w:r>
        <w:rPr>
          <w:rFonts w:eastAsia="方正宋刻本秀楷简体" w:hint="eastAsia"/>
          <w:sz w:val="20"/>
          <w:szCs w:val="22"/>
        </w:rPr>
        <w:t>shell</w:t>
      </w:r>
      <w:r>
        <w:rPr>
          <w:rFonts w:eastAsia="方正宋刻本秀楷简体" w:hint="eastAsia"/>
          <w:sz w:val="20"/>
          <w:szCs w:val="22"/>
        </w:rPr>
        <w:t>中生效</w:t>
      </w:r>
      <w:r>
        <w:rPr>
          <w:rFonts w:eastAsia="方正宋刻本秀楷简体" w:hint="eastAsia"/>
          <w:sz w:val="20"/>
          <w:szCs w:val="22"/>
        </w:rPr>
        <w:t>;</w:t>
      </w:r>
    </w:p>
    <w:p w14:paraId="1A3E37DE" w14:textId="77777777" w:rsidR="00ED6DF6" w:rsidRDefault="00ED6DF6">
      <w:pPr>
        <w:adjustRightInd w:val="0"/>
        <w:snapToGrid w:val="0"/>
        <w:ind w:left="840" w:firstLine="420"/>
        <w:rPr>
          <w:rFonts w:eastAsia="方正宋刻本秀楷简体"/>
          <w:sz w:val="20"/>
          <w:szCs w:val="22"/>
        </w:rPr>
      </w:pPr>
      <w:r>
        <w:rPr>
          <w:rFonts w:eastAsia="方正宋刻本秀楷简体" w:hint="eastAsia"/>
          <w:sz w:val="20"/>
          <w:szCs w:val="22"/>
        </w:rPr>
        <w:t>如写入配置文件，所有</w:t>
      </w:r>
      <w:r>
        <w:rPr>
          <w:rFonts w:eastAsia="方正宋刻本秀楷简体" w:hint="eastAsia"/>
          <w:sz w:val="20"/>
          <w:szCs w:val="22"/>
        </w:rPr>
        <w:t>shell</w:t>
      </w:r>
      <w:r>
        <w:rPr>
          <w:rFonts w:eastAsia="方正宋刻本秀楷简体" w:hint="eastAsia"/>
          <w:sz w:val="20"/>
          <w:szCs w:val="22"/>
        </w:rPr>
        <w:t>中生效，若不，</w:t>
      </w:r>
      <w:r>
        <w:rPr>
          <w:rFonts w:eastAsia="方正宋刻本秀楷简体" w:hint="eastAsia"/>
          <w:sz w:val="20"/>
          <w:szCs w:val="22"/>
        </w:rPr>
        <w:t>shell</w:t>
      </w:r>
      <w:r>
        <w:rPr>
          <w:rFonts w:eastAsia="方正宋刻本秀楷简体" w:hint="eastAsia"/>
          <w:sz w:val="20"/>
          <w:szCs w:val="22"/>
        </w:rPr>
        <w:t>退出则无效</w:t>
      </w:r>
    </w:p>
    <w:p w14:paraId="5FF20CD3" w14:textId="77777777" w:rsidR="00ED6DF6" w:rsidRDefault="00ED6DF6">
      <w:pPr>
        <w:adjustRightInd w:val="0"/>
        <w:snapToGrid w:val="0"/>
        <w:ind w:left="840" w:firstLine="420"/>
        <w:rPr>
          <w:rFonts w:eastAsia="方正宋刻本秀楷简体"/>
          <w:sz w:val="20"/>
          <w:szCs w:val="22"/>
        </w:rPr>
      </w:pPr>
    </w:p>
    <w:p w14:paraId="63E2D7F0"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b/>
          <w:bCs/>
          <w:sz w:val="20"/>
          <w:szCs w:val="22"/>
        </w:rPr>
        <w:t>声明环境变量</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export</w:t>
      </w:r>
      <w:r>
        <w:rPr>
          <w:rFonts w:eastAsia="方正宋刻本秀楷简体"/>
          <w:sz w:val="20"/>
          <w:szCs w:val="22"/>
        </w:rPr>
        <w:t xml:space="preserve"> </w:t>
      </w:r>
      <w:r>
        <w:rPr>
          <w:rFonts w:eastAsia="方正宋刻本秀楷简体" w:hint="eastAsia"/>
          <w:sz w:val="20"/>
          <w:szCs w:val="22"/>
        </w:rPr>
        <w:t>name=aria</w:t>
      </w:r>
    </w:p>
    <w:p w14:paraId="1082F180"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b/>
          <w:bCs/>
          <w:sz w:val="20"/>
          <w:szCs w:val="22"/>
        </w:rPr>
        <w:t>查询环境变量</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env</w:t>
      </w:r>
    </w:p>
    <w:p w14:paraId="0A7770C7" w14:textId="77777777" w:rsidR="00ED6DF6" w:rsidRDefault="00ED6DF6">
      <w:pPr>
        <w:adjustRightInd w:val="0"/>
        <w:snapToGrid w:val="0"/>
        <w:rPr>
          <w:rFonts w:eastAsia="方正宋刻本秀楷简体"/>
          <w:sz w:val="20"/>
          <w:szCs w:val="22"/>
        </w:rPr>
      </w:pPr>
    </w:p>
    <w:p w14:paraId="232E3B64"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b/>
          <w:bCs/>
          <w:sz w:val="20"/>
          <w:szCs w:val="22"/>
        </w:rPr>
        <w:t>PATH</w:t>
      </w:r>
      <w:r>
        <w:rPr>
          <w:rFonts w:eastAsia="方正宋刻本秀楷简体" w:hint="eastAsia"/>
          <w:b/>
          <w:bCs/>
          <w:sz w:val="20"/>
          <w:szCs w:val="22"/>
        </w:rPr>
        <w:t>变量</w:t>
      </w:r>
      <w:r>
        <w:rPr>
          <w:rFonts w:eastAsia="方正宋刻本秀楷简体"/>
          <w:b/>
          <w:bCs/>
          <w:sz w:val="20"/>
          <w:szCs w:val="22"/>
        </w:rPr>
        <w:tab/>
      </w:r>
      <w:r>
        <w:rPr>
          <w:rFonts w:eastAsia="方正宋刻本秀楷简体" w:hint="eastAsia"/>
          <w:sz w:val="20"/>
          <w:szCs w:val="22"/>
        </w:rPr>
        <w:t>系统查找命令的路径，用</w:t>
      </w:r>
      <w:proofErr w:type="gramStart"/>
      <w:r>
        <w:rPr>
          <w:rFonts w:eastAsia="方正宋刻本秀楷简体"/>
          <w:sz w:val="20"/>
          <w:szCs w:val="22"/>
        </w:rPr>
        <w:t>”</w:t>
      </w:r>
      <w:proofErr w:type="gramEnd"/>
      <w:r>
        <w:rPr>
          <w:rFonts w:eastAsia="方正宋刻本秀楷简体"/>
          <w:sz w:val="20"/>
          <w:szCs w:val="22"/>
        </w:rPr>
        <w:t>:”</w:t>
      </w:r>
      <w:r>
        <w:rPr>
          <w:rFonts w:eastAsia="方正宋刻本秀楷简体" w:hint="eastAsia"/>
          <w:sz w:val="20"/>
          <w:szCs w:val="22"/>
        </w:rPr>
        <w:t>分开</w:t>
      </w:r>
      <w:r>
        <w:rPr>
          <w:rFonts w:eastAsia="方正宋刻本秀楷简体" w:hint="eastAsia"/>
          <w:sz w:val="20"/>
          <w:szCs w:val="22"/>
        </w:rPr>
        <w:t>export  $PATH=${PATH}:/</w:t>
      </w:r>
      <w:proofErr w:type="gramStart"/>
      <w:r>
        <w:rPr>
          <w:rFonts w:eastAsia="方正宋刻本秀楷简体" w:hint="eastAsia"/>
          <w:sz w:val="20"/>
          <w:szCs w:val="22"/>
        </w:rPr>
        <w:t>dir</w:t>
      </w:r>
      <w:proofErr w:type="gramEnd"/>
    </w:p>
    <w:p w14:paraId="3FA92E8A" w14:textId="77777777" w:rsidR="00ED6DF6" w:rsidRDefault="00ED6DF6">
      <w:pPr>
        <w:adjustRightInd w:val="0"/>
        <w:snapToGrid w:val="0"/>
        <w:ind w:left="1680" w:firstLine="420"/>
        <w:rPr>
          <w:rFonts w:eastAsia="方正宋刻本秀楷简体"/>
          <w:sz w:val="20"/>
          <w:szCs w:val="22"/>
        </w:rPr>
      </w:pPr>
      <w:r>
        <w:rPr>
          <w:rFonts w:eastAsia="方正宋刻本秀楷简体" w:hint="eastAsia"/>
          <w:sz w:val="20"/>
          <w:szCs w:val="22"/>
        </w:rPr>
        <w:t>在</w:t>
      </w:r>
      <w:r>
        <w:rPr>
          <w:rFonts w:eastAsia="方正宋刻本秀楷简体" w:hint="eastAsia"/>
          <w:sz w:val="20"/>
          <w:szCs w:val="22"/>
        </w:rPr>
        <w:t>~/</w:t>
      </w:r>
      <w:r>
        <w:rPr>
          <w:rFonts w:eastAsia="方正宋刻本秀楷简体"/>
          <w:sz w:val="20"/>
          <w:szCs w:val="22"/>
        </w:rPr>
        <w:t>.</w:t>
      </w:r>
      <w:proofErr w:type="spellStart"/>
      <w:r>
        <w:rPr>
          <w:rFonts w:eastAsia="方正宋刻本秀楷简体" w:hint="eastAsia"/>
          <w:sz w:val="20"/>
          <w:szCs w:val="22"/>
        </w:rPr>
        <w:t>bashrc</w:t>
      </w:r>
      <w:proofErr w:type="spellEnd"/>
      <w:r>
        <w:rPr>
          <w:rFonts w:eastAsia="方正宋刻本秀楷简体" w:hint="eastAsia"/>
          <w:sz w:val="20"/>
          <w:szCs w:val="22"/>
        </w:rPr>
        <w:t>中添加</w:t>
      </w:r>
      <w:r>
        <w:rPr>
          <w:rFonts w:eastAsia="方正宋刻本秀楷简体"/>
          <w:sz w:val="20"/>
          <w:szCs w:val="22"/>
        </w:rPr>
        <w:t>PATH=${PATH}:/</w:t>
      </w:r>
      <w:proofErr w:type="spellStart"/>
      <w:proofErr w:type="gramStart"/>
      <w:r>
        <w:rPr>
          <w:rFonts w:eastAsia="方正宋刻本秀楷简体"/>
          <w:sz w:val="20"/>
          <w:szCs w:val="22"/>
        </w:rPr>
        <w:t>pycharm</w:t>
      </w:r>
      <w:proofErr w:type="spellEnd"/>
      <w:proofErr w:type="gramEnd"/>
    </w:p>
    <w:p w14:paraId="586B3B59" w14:textId="77777777" w:rsidR="00ED6DF6" w:rsidRDefault="00ED6DF6">
      <w:pPr>
        <w:adjustRightInd w:val="0"/>
        <w:snapToGrid w:val="0"/>
        <w:ind w:left="1680" w:firstLine="420"/>
        <w:rPr>
          <w:rFonts w:eastAsia="方正宋刻本秀楷简体"/>
          <w:sz w:val="20"/>
          <w:szCs w:val="22"/>
        </w:rPr>
      </w:pPr>
    </w:p>
    <w:p w14:paraId="24D0AFA8"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b/>
          <w:bCs/>
          <w:sz w:val="20"/>
          <w:szCs w:val="22"/>
        </w:rPr>
        <w:t>PS</w:t>
      </w:r>
      <w:r>
        <w:rPr>
          <w:rFonts w:eastAsia="方正宋刻本秀楷简体" w:hint="eastAsia"/>
          <w:b/>
          <w:bCs/>
          <w:sz w:val="20"/>
          <w:szCs w:val="22"/>
        </w:rPr>
        <w:t>1</w:t>
      </w:r>
      <w:r>
        <w:rPr>
          <w:rFonts w:eastAsia="方正宋刻本秀楷简体" w:hint="eastAsia"/>
          <w:b/>
          <w:bCs/>
          <w:sz w:val="20"/>
          <w:szCs w:val="22"/>
        </w:rPr>
        <w:t>变量：命令提示</w:t>
      </w:r>
      <w:proofErr w:type="gramStart"/>
      <w:r>
        <w:rPr>
          <w:rFonts w:eastAsia="方正宋刻本秀楷简体" w:hint="eastAsia"/>
          <w:b/>
          <w:bCs/>
          <w:sz w:val="20"/>
          <w:szCs w:val="22"/>
        </w:rPr>
        <w:t>符设置</w:t>
      </w:r>
      <w:proofErr w:type="gramEnd"/>
      <w:r>
        <w:rPr>
          <w:rFonts w:eastAsia="方正宋刻本秀楷简体" w:hint="eastAsia"/>
          <w:sz w:val="20"/>
          <w:szCs w:val="22"/>
        </w:rPr>
        <w:t>echo $</w:t>
      </w:r>
      <w:r>
        <w:rPr>
          <w:rFonts w:eastAsia="方正宋刻本秀楷简体"/>
          <w:sz w:val="20"/>
          <w:szCs w:val="22"/>
        </w:rPr>
        <w:t xml:space="preserve">PS1 [ </w:t>
      </w:r>
      <w:r>
        <w:rPr>
          <w:rFonts w:eastAsia="方正宋刻本秀楷简体" w:hint="eastAsia"/>
          <w:sz w:val="20"/>
          <w:szCs w:val="22"/>
        </w:rPr>
        <w:t>\</w:t>
      </w:r>
      <w:r>
        <w:rPr>
          <w:rFonts w:eastAsia="方正宋刻本秀楷简体"/>
          <w:sz w:val="20"/>
          <w:szCs w:val="22"/>
        </w:rPr>
        <w:t>u@\h \w]\s  [</w:t>
      </w:r>
      <w:r>
        <w:rPr>
          <w:rFonts w:eastAsia="方正宋刻本秀楷简体" w:hint="eastAsia"/>
          <w:sz w:val="20"/>
          <w:szCs w:val="22"/>
        </w:rPr>
        <w:t>用户名</w:t>
      </w:r>
      <w:r>
        <w:rPr>
          <w:rFonts w:eastAsia="方正宋刻本秀楷简体" w:hint="eastAsia"/>
          <w:sz w:val="20"/>
          <w:szCs w:val="22"/>
        </w:rPr>
        <w:t>@</w:t>
      </w:r>
      <w:r>
        <w:rPr>
          <w:rFonts w:eastAsia="方正宋刻本秀楷简体" w:hint="eastAsia"/>
          <w:sz w:val="20"/>
          <w:szCs w:val="22"/>
        </w:rPr>
        <w:t>简写主机名</w:t>
      </w:r>
      <w:r>
        <w:rPr>
          <w:rFonts w:eastAsia="方正宋刻本秀楷简体"/>
          <w:sz w:val="20"/>
          <w:szCs w:val="22"/>
        </w:rPr>
        <w:t>]</w:t>
      </w:r>
      <w:r>
        <w:rPr>
          <w:rFonts w:eastAsia="方正宋刻本秀楷简体" w:hint="eastAsia"/>
          <w:sz w:val="20"/>
          <w:szCs w:val="22"/>
        </w:rPr>
        <w:t>提示符</w:t>
      </w:r>
    </w:p>
    <w:p w14:paraId="74EF9034"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t>PS1=</w:t>
      </w:r>
      <w:proofErr w:type="gramStart"/>
      <w:r>
        <w:rPr>
          <w:rFonts w:eastAsia="方正宋刻本秀楷简体"/>
          <w:sz w:val="20"/>
          <w:szCs w:val="22"/>
        </w:rPr>
        <w:t>’</w:t>
      </w:r>
      <w:proofErr w:type="gramEnd"/>
      <w:r>
        <w:rPr>
          <w:rFonts w:eastAsia="方正宋刻本秀楷简体"/>
          <w:sz w:val="20"/>
          <w:szCs w:val="22"/>
        </w:rPr>
        <w:t>[\u@\h \#</w:t>
      </w:r>
      <w:r>
        <w:rPr>
          <w:rFonts w:eastAsia="方正宋刻本秀楷简体" w:hint="eastAsia"/>
          <w:sz w:val="20"/>
          <w:szCs w:val="22"/>
        </w:rPr>
        <w:t>条</w:t>
      </w:r>
      <w:r>
        <w:rPr>
          <w:rFonts w:eastAsia="方正宋刻本秀楷简体"/>
          <w:sz w:val="20"/>
          <w:szCs w:val="22"/>
        </w:rPr>
        <w:t xml:space="preserve"> \w]\$</w:t>
      </w:r>
      <w:proofErr w:type="gramStart"/>
      <w:r>
        <w:rPr>
          <w:rFonts w:eastAsia="方正宋刻本秀楷简体"/>
          <w:sz w:val="20"/>
          <w:szCs w:val="22"/>
        </w:rPr>
        <w:t>’</w:t>
      </w:r>
      <w:proofErr w:type="gramEnd"/>
      <w:r>
        <w:rPr>
          <w:rFonts w:eastAsia="方正宋刻本秀楷简体"/>
          <w:sz w:val="20"/>
          <w:szCs w:val="22"/>
        </w:rPr>
        <w:tab/>
      </w:r>
      <w:r>
        <w:rPr>
          <w:rFonts w:eastAsia="方正宋刻本秀楷简体"/>
          <w:sz w:val="20"/>
          <w:szCs w:val="22"/>
        </w:rPr>
        <w:tab/>
      </w:r>
      <w:r>
        <w:rPr>
          <w:rFonts w:eastAsia="方正宋刻本秀楷简体" w:hint="eastAsia"/>
          <w:sz w:val="20"/>
          <w:szCs w:val="22"/>
        </w:rPr>
        <w:t>变量必须用单引号</w:t>
      </w:r>
      <w:proofErr w:type="gramStart"/>
      <w:r>
        <w:rPr>
          <w:rFonts w:eastAsia="方正宋刻本秀楷简体"/>
          <w:sz w:val="20"/>
          <w:szCs w:val="22"/>
        </w:rPr>
        <w:t>’’</w:t>
      </w:r>
      <w:proofErr w:type="gramEnd"/>
      <w:r>
        <w:rPr>
          <w:rFonts w:eastAsia="方正宋刻本秀楷简体" w:hint="eastAsia"/>
          <w:sz w:val="20"/>
          <w:szCs w:val="22"/>
        </w:rPr>
        <w:t>包含</w:t>
      </w:r>
    </w:p>
    <w:p w14:paraId="257C025E" w14:textId="77777777" w:rsidR="00ED6DF6" w:rsidRDefault="00ED6DF6">
      <w:pPr>
        <w:adjustRightInd w:val="0"/>
        <w:snapToGrid w:val="0"/>
        <w:rPr>
          <w:rFonts w:eastAsia="方正宋刻本秀楷简体"/>
          <w:sz w:val="20"/>
          <w:szCs w:val="22"/>
        </w:rPr>
      </w:pPr>
    </w:p>
    <w:p w14:paraId="2173A425"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b/>
          <w:bCs/>
          <w:sz w:val="20"/>
          <w:szCs w:val="22"/>
        </w:rPr>
        <w:t>LANG</w:t>
      </w:r>
      <w:r>
        <w:rPr>
          <w:rFonts w:eastAsia="方正宋刻本秀楷简体" w:hint="eastAsia"/>
          <w:b/>
          <w:bCs/>
          <w:sz w:val="20"/>
          <w:szCs w:val="22"/>
        </w:rPr>
        <w:t>语系变量</w:t>
      </w:r>
      <w:r>
        <w:rPr>
          <w:rFonts w:eastAsia="方正宋刻本秀楷简体"/>
          <w:sz w:val="20"/>
          <w:szCs w:val="22"/>
        </w:rPr>
        <w:tab/>
      </w:r>
      <w:r>
        <w:rPr>
          <w:rFonts w:eastAsia="方正宋刻本秀楷简体" w:hint="eastAsia"/>
          <w:sz w:val="20"/>
          <w:szCs w:val="22"/>
        </w:rPr>
        <w:t>locale</w:t>
      </w:r>
      <w:r>
        <w:rPr>
          <w:rFonts w:eastAsia="方正宋刻本秀楷简体"/>
          <w:sz w:val="20"/>
          <w:szCs w:val="22"/>
        </w:rPr>
        <w:tab/>
      </w:r>
      <w:r>
        <w:rPr>
          <w:rFonts w:eastAsia="方正宋刻本秀楷简体" w:hint="eastAsia"/>
          <w:sz w:val="20"/>
          <w:szCs w:val="22"/>
        </w:rPr>
        <w:t>查看使用语系</w:t>
      </w:r>
      <w:r>
        <w:rPr>
          <w:rFonts w:eastAsia="方正宋刻本秀楷简体" w:hint="eastAsia"/>
          <w:sz w:val="20"/>
          <w:szCs w:val="22"/>
        </w:rPr>
        <w:t xml:space="preserve">   /etc/locale.conf</w:t>
      </w:r>
      <w:r>
        <w:rPr>
          <w:rFonts w:eastAsia="方正宋刻本秀楷简体" w:hint="eastAsia"/>
          <w:sz w:val="20"/>
          <w:szCs w:val="22"/>
        </w:rPr>
        <w:tab/>
        <w:t>/etc/default/locale</w:t>
      </w:r>
    </w:p>
    <w:p w14:paraId="6C6CEAA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linux</w:t>
      </w:r>
      <w:r>
        <w:rPr>
          <w:rFonts w:eastAsia="方正宋刻本秀楷简体" w:hint="eastAsia"/>
          <w:sz w:val="20"/>
          <w:szCs w:val="22"/>
        </w:rPr>
        <w:t>中语系主要用变量设置，知道</w:t>
      </w:r>
      <w:r>
        <w:rPr>
          <w:rFonts w:eastAsia="方正宋刻本秀楷简体" w:hint="eastAsia"/>
          <w:sz w:val="20"/>
          <w:szCs w:val="22"/>
        </w:rPr>
        <w:t>L</w:t>
      </w:r>
      <w:r>
        <w:rPr>
          <w:rFonts w:eastAsia="方正宋刻本秀楷简体"/>
          <w:sz w:val="20"/>
          <w:szCs w:val="22"/>
        </w:rPr>
        <w:t>ANG</w:t>
      </w:r>
      <w:r>
        <w:rPr>
          <w:rFonts w:eastAsia="方正宋刻本秀楷简体" w:hint="eastAsia"/>
          <w:sz w:val="20"/>
          <w:szCs w:val="22"/>
        </w:rPr>
        <w:t>和</w:t>
      </w:r>
      <w:r>
        <w:rPr>
          <w:rFonts w:eastAsia="方正宋刻本秀楷简体" w:hint="eastAsia"/>
          <w:sz w:val="20"/>
          <w:szCs w:val="22"/>
        </w:rPr>
        <w:t>L</w:t>
      </w:r>
      <w:r>
        <w:rPr>
          <w:rFonts w:eastAsia="方正宋刻本秀楷简体"/>
          <w:sz w:val="20"/>
          <w:szCs w:val="22"/>
        </w:rPr>
        <w:t>C_ALL</w:t>
      </w:r>
      <w:r>
        <w:rPr>
          <w:rFonts w:eastAsia="方正宋刻本秀楷简体" w:hint="eastAsia"/>
          <w:sz w:val="20"/>
          <w:szCs w:val="22"/>
        </w:rPr>
        <w:t>即可，其他变量会依赖这两者的值而变化。</w:t>
      </w:r>
      <w:r>
        <w:rPr>
          <w:rFonts w:eastAsia="方正宋刻本秀楷简体" w:hint="eastAsia"/>
          <w:sz w:val="20"/>
          <w:szCs w:val="22"/>
        </w:rPr>
        <w:t>L</w:t>
      </w:r>
      <w:r>
        <w:rPr>
          <w:rFonts w:eastAsia="方正宋刻本秀楷简体"/>
          <w:sz w:val="20"/>
          <w:szCs w:val="22"/>
        </w:rPr>
        <w:t>ANG</w:t>
      </w:r>
      <w:r>
        <w:rPr>
          <w:rFonts w:eastAsia="方正宋刻本秀楷简体" w:hint="eastAsia"/>
          <w:sz w:val="20"/>
          <w:szCs w:val="22"/>
        </w:rPr>
        <w:t>定义系统主语系，一般用此变量定义系统语系，</w:t>
      </w:r>
      <w:r>
        <w:rPr>
          <w:rFonts w:eastAsia="方正宋刻本秀楷简体"/>
          <w:sz w:val="20"/>
          <w:szCs w:val="22"/>
        </w:rPr>
        <w:t>LC_ALL</w:t>
      </w:r>
      <w:r>
        <w:rPr>
          <w:rFonts w:eastAsia="方正宋刻本秀楷简体" w:hint="eastAsia"/>
          <w:sz w:val="20"/>
          <w:szCs w:val="22"/>
        </w:rPr>
        <w:t>定义整体语系</w:t>
      </w:r>
    </w:p>
    <w:p w14:paraId="29738A0C" w14:textId="77777777" w:rsidR="00ED6DF6" w:rsidRDefault="00ED6DF6">
      <w:pPr>
        <w:adjustRightInd w:val="0"/>
        <w:snapToGrid w:val="0"/>
        <w:ind w:firstLine="420"/>
        <w:rPr>
          <w:rFonts w:eastAsia="方正宋刻本秀楷简体"/>
          <w:sz w:val="20"/>
          <w:szCs w:val="22"/>
        </w:rPr>
      </w:pPr>
    </w:p>
    <w:p w14:paraId="5083C5CD" w14:textId="77777777" w:rsidR="00ED6DF6" w:rsidRDefault="00ED6DF6">
      <w:pPr>
        <w:adjustRightInd w:val="0"/>
        <w:snapToGrid w:val="0"/>
        <w:rPr>
          <w:rFonts w:eastAsia="方正宋刻本秀楷简体"/>
          <w:sz w:val="20"/>
          <w:szCs w:val="22"/>
        </w:rPr>
      </w:pPr>
      <w:r>
        <w:rPr>
          <w:rFonts w:eastAsia="方正宋刻本秀楷简体" w:hint="eastAsia"/>
          <w:b/>
          <w:bCs/>
          <w:sz w:val="28"/>
          <w:szCs w:val="36"/>
        </w:rPr>
        <w:t>位置参数变量</w:t>
      </w:r>
      <w:r>
        <w:rPr>
          <w:rFonts w:eastAsia="方正宋刻本秀楷简体" w:hint="eastAsia"/>
          <w:b/>
          <w:bCs/>
          <w:sz w:val="28"/>
          <w:szCs w:val="36"/>
        </w:rPr>
        <w:tab/>
      </w:r>
      <w:r>
        <w:rPr>
          <w:rFonts w:eastAsia="方正宋刻本秀楷简体" w:hint="eastAsia"/>
          <w:sz w:val="20"/>
          <w:szCs w:val="22"/>
        </w:rPr>
        <w:tab/>
      </w:r>
      <w:r>
        <w:rPr>
          <w:rFonts w:eastAsia="方正宋刻本秀楷简体" w:hint="eastAsia"/>
          <w:sz w:val="20"/>
          <w:szCs w:val="22"/>
        </w:rPr>
        <w:t>用于</w:t>
      </w:r>
      <w:proofErr w:type="gramStart"/>
      <w:r>
        <w:rPr>
          <w:rFonts w:eastAsia="方正宋刻本秀楷简体" w:hint="eastAsia"/>
          <w:sz w:val="20"/>
          <w:szCs w:val="22"/>
        </w:rPr>
        <w:t>向命令</w:t>
      </w:r>
      <w:proofErr w:type="gramEnd"/>
      <w:r>
        <w:rPr>
          <w:rFonts w:eastAsia="方正宋刻本秀楷简体" w:hint="eastAsia"/>
          <w:sz w:val="20"/>
          <w:szCs w:val="22"/>
        </w:rPr>
        <w:t>或程序传递信息</w:t>
      </w:r>
    </w:p>
    <w:p w14:paraId="6A482256"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$n</w:t>
      </w:r>
      <w:r>
        <w:rPr>
          <w:rFonts w:eastAsia="方正宋刻本秀楷简体" w:hint="eastAsia"/>
          <w:sz w:val="20"/>
          <w:szCs w:val="22"/>
        </w:rPr>
        <w:tab/>
      </w:r>
      <w:r>
        <w:rPr>
          <w:rFonts w:eastAsia="方正宋刻本秀楷简体" w:hint="eastAsia"/>
          <w:sz w:val="20"/>
          <w:szCs w:val="22"/>
        </w:rPr>
        <w:tab/>
        <w:t>n</w:t>
      </w:r>
      <w:r>
        <w:rPr>
          <w:rFonts w:eastAsia="方正宋刻本秀楷简体" w:hint="eastAsia"/>
          <w:sz w:val="20"/>
          <w:szCs w:val="22"/>
        </w:rPr>
        <w:t>为数字，</w:t>
      </w:r>
      <w:r>
        <w:rPr>
          <w:rFonts w:eastAsia="方正宋刻本秀楷简体" w:hint="eastAsia"/>
          <w:sz w:val="20"/>
          <w:szCs w:val="22"/>
        </w:rPr>
        <w:t>$0</w:t>
      </w:r>
      <w:r>
        <w:rPr>
          <w:rFonts w:eastAsia="方正宋刻本秀楷简体" w:hint="eastAsia"/>
          <w:sz w:val="20"/>
          <w:szCs w:val="22"/>
        </w:rPr>
        <w:t>命令本身，</w:t>
      </w:r>
      <w:r>
        <w:rPr>
          <w:rFonts w:eastAsia="方正宋刻本秀楷简体" w:hint="eastAsia"/>
          <w:sz w:val="20"/>
          <w:szCs w:val="22"/>
        </w:rPr>
        <w:t>$1-$9</w:t>
      </w:r>
      <w:r>
        <w:rPr>
          <w:rFonts w:eastAsia="方正宋刻本秀楷简体" w:hint="eastAsia"/>
          <w:sz w:val="20"/>
          <w:szCs w:val="22"/>
        </w:rPr>
        <w:t>代表</w:t>
      </w:r>
      <w:r>
        <w:rPr>
          <w:rFonts w:eastAsia="方正宋刻本秀楷简体" w:hint="eastAsia"/>
          <w:sz w:val="20"/>
          <w:szCs w:val="22"/>
        </w:rPr>
        <w:t>1-9</w:t>
      </w:r>
      <w:r>
        <w:rPr>
          <w:rFonts w:eastAsia="方正宋刻本秀楷简体" w:hint="eastAsia"/>
          <w:sz w:val="20"/>
          <w:szCs w:val="22"/>
        </w:rPr>
        <w:t>个参数，</w:t>
      </w:r>
      <w:r>
        <w:rPr>
          <w:rFonts w:eastAsia="方正宋刻本秀楷简体" w:hint="eastAsia"/>
          <w:sz w:val="20"/>
          <w:szCs w:val="22"/>
        </w:rPr>
        <w:t>10</w:t>
      </w:r>
      <w:r>
        <w:rPr>
          <w:rFonts w:eastAsia="方正宋刻本秀楷简体" w:hint="eastAsia"/>
          <w:sz w:val="20"/>
          <w:szCs w:val="22"/>
        </w:rPr>
        <w:t>以上参数用大括号包含</w:t>
      </w:r>
      <w:r>
        <w:rPr>
          <w:rFonts w:eastAsia="方正宋刻本秀楷简体" w:hint="eastAsia"/>
          <w:sz w:val="20"/>
          <w:szCs w:val="22"/>
        </w:rPr>
        <w:t>${10}</w:t>
      </w:r>
    </w:p>
    <w:p w14:paraId="6C5A276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代表命令行中所有参数，作为一个</w:t>
      </w:r>
      <w:r>
        <w:rPr>
          <w:rFonts w:eastAsia="方正宋刻本秀楷简体" w:hint="eastAsia"/>
          <w:b/>
          <w:bCs/>
          <w:sz w:val="20"/>
          <w:szCs w:val="22"/>
        </w:rPr>
        <w:t>整体</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sz w:val="20"/>
          <w:szCs w:val="22"/>
        </w:rPr>
        <w:t>ls a b c</w:t>
      </w:r>
      <w:r>
        <w:rPr>
          <w:rFonts w:eastAsia="方正宋刻本秀楷简体" w:hint="eastAsia"/>
          <w:sz w:val="20"/>
          <w:szCs w:val="22"/>
        </w:rPr>
        <w:tab/>
        <w:t>a b c</w:t>
      </w:r>
      <w:r>
        <w:rPr>
          <w:rFonts w:eastAsia="方正宋刻本秀楷简体" w:hint="eastAsia"/>
          <w:sz w:val="20"/>
          <w:szCs w:val="22"/>
        </w:rPr>
        <w:t>作为一个整体</w:t>
      </w:r>
    </w:p>
    <w:p w14:paraId="59A6F61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代表命令行中所有参数，每个参数</w:t>
      </w:r>
      <w:r>
        <w:rPr>
          <w:rFonts w:eastAsia="方正宋刻本秀楷简体" w:hint="eastAsia"/>
          <w:b/>
          <w:bCs/>
          <w:sz w:val="20"/>
          <w:szCs w:val="22"/>
        </w:rPr>
        <w:t>区别对待</w:t>
      </w:r>
      <w:r>
        <w:rPr>
          <w:rFonts w:eastAsia="方正宋刻本秀楷简体" w:hint="eastAsia"/>
          <w:b/>
          <w:bCs/>
          <w:sz w:val="20"/>
          <w:szCs w:val="22"/>
        </w:rPr>
        <w:tab/>
      </w:r>
      <w:r>
        <w:rPr>
          <w:rFonts w:eastAsia="方正宋刻本秀楷简体" w:hint="eastAsia"/>
          <w:sz w:val="20"/>
          <w:szCs w:val="22"/>
        </w:rPr>
        <w:t>ls a b c</w:t>
      </w:r>
      <w:r>
        <w:rPr>
          <w:rFonts w:eastAsia="方正宋刻本秀楷简体" w:hint="eastAsia"/>
          <w:sz w:val="20"/>
          <w:szCs w:val="22"/>
        </w:rPr>
        <w:tab/>
        <w:t>a b c</w:t>
      </w:r>
      <w:r>
        <w:rPr>
          <w:rFonts w:eastAsia="方正宋刻本秀楷简体" w:hint="eastAsia"/>
          <w:sz w:val="20"/>
          <w:szCs w:val="22"/>
        </w:rPr>
        <w:t>作为三个参数</w:t>
      </w:r>
    </w:p>
    <w:p w14:paraId="753C5986"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命令行中所有参数的个数</w:t>
      </w:r>
    </w:p>
    <w:p w14:paraId="27436337" w14:textId="77777777" w:rsidR="00ED6DF6" w:rsidRDefault="00ED6DF6">
      <w:pPr>
        <w:adjustRightInd w:val="0"/>
        <w:snapToGrid w:val="0"/>
        <w:ind w:firstLine="420"/>
        <w:rPr>
          <w:rFonts w:eastAsia="方正宋刻本秀楷简体"/>
          <w:sz w:val="20"/>
          <w:szCs w:val="22"/>
        </w:rPr>
      </w:pPr>
    </w:p>
    <w:p w14:paraId="5F42006F"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预定义参数</w:t>
      </w:r>
    </w:p>
    <w:p w14:paraId="021778CC"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最厚执行命令的返回状态，返回</w:t>
      </w:r>
      <w:r>
        <w:rPr>
          <w:rFonts w:eastAsia="方正宋刻本秀楷简体" w:hint="eastAsia"/>
          <w:sz w:val="20"/>
          <w:szCs w:val="22"/>
        </w:rPr>
        <w:t>0</w:t>
      </w:r>
      <w:r>
        <w:rPr>
          <w:rFonts w:eastAsia="方正宋刻本秀楷简体" w:hint="eastAsia"/>
          <w:sz w:val="20"/>
          <w:szCs w:val="22"/>
        </w:rPr>
        <w:t>为真，命令正确执行，非</w:t>
      </w:r>
      <w:r>
        <w:rPr>
          <w:rFonts w:eastAsia="方正宋刻本秀楷简体" w:hint="eastAsia"/>
          <w:sz w:val="20"/>
          <w:szCs w:val="22"/>
        </w:rPr>
        <w:t>0</w:t>
      </w:r>
      <w:r>
        <w:rPr>
          <w:rFonts w:eastAsia="方正宋刻本秀楷简体" w:hint="eastAsia"/>
          <w:sz w:val="20"/>
          <w:szCs w:val="22"/>
        </w:rPr>
        <w:t>，命令执行错位</w:t>
      </w:r>
    </w:p>
    <w:p w14:paraId="5981CEC0"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当前进程的</w:t>
      </w:r>
      <w:r>
        <w:rPr>
          <w:rFonts w:eastAsia="方正宋刻本秀楷简体" w:hint="eastAsia"/>
          <w:sz w:val="20"/>
          <w:szCs w:val="22"/>
        </w:rPr>
        <w:t xml:space="preserve">PID ($PID) </w:t>
      </w:r>
      <w:r>
        <w:rPr>
          <w:rFonts w:eastAsia="方正宋刻本秀楷简体" w:hint="eastAsia"/>
          <w:sz w:val="20"/>
          <w:szCs w:val="22"/>
        </w:rPr>
        <w:t>可使用变量给临时文件命名</w:t>
      </w:r>
    </w:p>
    <w:p w14:paraId="63E56EC5"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后台运行的最后一个进程的</w:t>
      </w:r>
      <w:r>
        <w:rPr>
          <w:rFonts w:eastAsia="方正宋刻本秀楷简体" w:hint="eastAsia"/>
          <w:sz w:val="20"/>
          <w:szCs w:val="22"/>
        </w:rPr>
        <w:t>PID</w:t>
      </w:r>
    </w:p>
    <w:p w14:paraId="73D7764C"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使用</w:t>
      </w:r>
      <w:r>
        <w:rPr>
          <w:rFonts w:eastAsia="方正宋刻本秀楷简体" w:hint="eastAsia"/>
          <w:sz w:val="20"/>
          <w:szCs w:val="22"/>
        </w:rPr>
        <w:t>set</w:t>
      </w:r>
      <w:r>
        <w:rPr>
          <w:rFonts w:eastAsia="方正宋刻本秀楷简体" w:hint="eastAsia"/>
          <w:sz w:val="20"/>
          <w:szCs w:val="22"/>
        </w:rPr>
        <w:t>命令设定的</w:t>
      </w:r>
      <w:r>
        <w:rPr>
          <w:rFonts w:eastAsia="方正宋刻本秀楷简体" w:hint="eastAsia"/>
          <w:sz w:val="20"/>
          <w:szCs w:val="22"/>
        </w:rPr>
        <w:t>flag</w:t>
      </w:r>
      <w:r>
        <w:rPr>
          <w:rFonts w:eastAsia="方正宋刻本秀楷简体" w:hint="eastAsia"/>
          <w:sz w:val="20"/>
          <w:szCs w:val="22"/>
        </w:rPr>
        <w:t>一览</w:t>
      </w:r>
    </w:p>
    <w:p w14:paraId="2BE22FAE"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lastRenderedPageBreak/>
        <w:t>read</w:t>
      </w:r>
      <w:r>
        <w:rPr>
          <w:rFonts w:eastAsia="方正宋刻本秀楷简体" w:hint="eastAsia"/>
          <w:b/>
          <w:bCs/>
          <w:sz w:val="28"/>
          <w:szCs w:val="36"/>
        </w:rPr>
        <w:tab/>
      </w:r>
      <w:r>
        <w:rPr>
          <w:rFonts w:eastAsia="方正宋刻本秀楷简体" w:hint="eastAsia"/>
          <w:b/>
          <w:bCs/>
          <w:color w:val="7E7E7E"/>
        </w:rPr>
        <w:t>选项</w:t>
      </w:r>
      <w:r>
        <w:rPr>
          <w:rFonts w:eastAsia="方正宋刻本秀楷简体" w:hint="eastAsia"/>
          <w:b/>
          <w:bCs/>
          <w:color w:val="7E7E7E"/>
        </w:rPr>
        <w:tab/>
      </w:r>
      <w:r>
        <w:rPr>
          <w:rFonts w:eastAsia="方正宋刻本秀楷简体" w:hint="eastAsia"/>
          <w:b/>
          <w:bCs/>
          <w:color w:val="7E7E7E"/>
        </w:rPr>
        <w:t>变量名</w:t>
      </w:r>
      <w:r>
        <w:rPr>
          <w:rFonts w:eastAsia="方正宋刻本秀楷简体" w:hint="eastAsia"/>
          <w:b/>
          <w:bCs/>
          <w:color w:val="7E7E7E"/>
        </w:rPr>
        <w:tab/>
      </w:r>
      <w:r>
        <w:rPr>
          <w:rFonts w:eastAsia="方正宋刻本秀楷简体" w:hint="eastAsia"/>
          <w:b/>
          <w:bCs/>
          <w:color w:val="7E7E7E"/>
        </w:rPr>
        <w:t>接收间盘输入</w:t>
      </w:r>
    </w:p>
    <w:p w14:paraId="1F4BF99C"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 xml:space="preserve">-p </w:t>
      </w:r>
      <w:r>
        <w:rPr>
          <w:rFonts w:eastAsia="方正宋刻本秀楷简体"/>
          <w:sz w:val="20"/>
          <w:szCs w:val="22"/>
        </w:rPr>
        <w:t>“</w:t>
      </w:r>
      <w:r>
        <w:rPr>
          <w:rFonts w:eastAsia="方正宋刻本秀楷简体" w:hint="eastAsia"/>
          <w:sz w:val="20"/>
          <w:szCs w:val="22"/>
        </w:rPr>
        <w:t>提示信息</w:t>
      </w:r>
      <w:r>
        <w:rPr>
          <w:rFonts w:eastAsia="方正宋刻本秀楷简体"/>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等待</w:t>
      </w:r>
      <w:r>
        <w:rPr>
          <w:rFonts w:eastAsia="方正宋刻本秀楷简体" w:hint="eastAsia"/>
          <w:sz w:val="20"/>
          <w:szCs w:val="22"/>
        </w:rPr>
        <w:t>read</w:t>
      </w:r>
      <w:r>
        <w:rPr>
          <w:rFonts w:eastAsia="方正宋刻本秀楷简体" w:hint="eastAsia"/>
          <w:sz w:val="20"/>
          <w:szCs w:val="22"/>
        </w:rPr>
        <w:t>输入时，输出的提示信息</w:t>
      </w:r>
      <w:r>
        <w:rPr>
          <w:rFonts w:eastAsia="方正宋刻本秀楷简体" w:hint="eastAsia"/>
          <w:sz w:val="20"/>
          <w:szCs w:val="22"/>
        </w:rPr>
        <w:tab/>
      </w:r>
    </w:p>
    <w:p w14:paraId="40B38F84" w14:textId="77777777" w:rsidR="00ED6DF6" w:rsidRDefault="00ED6DF6">
      <w:pPr>
        <w:adjustRightInd w:val="0"/>
        <w:snapToGrid w:val="0"/>
        <w:ind w:firstLine="420"/>
        <w:rPr>
          <w:rFonts w:eastAsia="方正宋刻本秀楷简体"/>
        </w:rPr>
      </w:pPr>
      <w:r>
        <w:rPr>
          <w:rFonts w:eastAsia="方正宋刻本秀楷简体" w:hint="eastAsia"/>
        </w:rPr>
        <w:t>-t</w:t>
      </w:r>
      <w:r>
        <w:rPr>
          <w:rFonts w:eastAsia="方正宋刻本秀楷简体" w:hint="eastAsia"/>
        </w:rPr>
        <w:tab/>
      </w:r>
      <w:r>
        <w:rPr>
          <w:rFonts w:eastAsia="方正宋刻本秀楷简体" w:hint="eastAsia"/>
        </w:rPr>
        <w:t>秒数</w:t>
      </w:r>
      <w:r>
        <w:rPr>
          <w:rFonts w:eastAsia="方正宋刻本秀楷简体" w:hint="eastAsia"/>
        </w:rPr>
        <w:tab/>
      </w:r>
      <w:r>
        <w:rPr>
          <w:rFonts w:eastAsia="方正宋刻本秀楷简体" w:hint="eastAsia"/>
        </w:rPr>
        <w:tab/>
      </w:r>
      <w:r>
        <w:rPr>
          <w:rFonts w:eastAsia="方正宋刻本秀楷简体" w:hint="eastAsia"/>
        </w:rPr>
        <w:t>指定等待输入的时间</w:t>
      </w:r>
      <w:r>
        <w:rPr>
          <w:rFonts w:eastAsia="方正宋刻本秀楷简体" w:hint="eastAsia"/>
        </w:rPr>
        <w:tab/>
      </w:r>
      <w:r>
        <w:rPr>
          <w:rFonts w:eastAsia="方正宋刻本秀楷简体" w:hint="eastAsia"/>
        </w:rPr>
        <w:tab/>
      </w:r>
    </w:p>
    <w:p w14:paraId="43959D7C" w14:textId="77777777" w:rsidR="00ED6DF6" w:rsidRDefault="00ED6DF6">
      <w:pPr>
        <w:adjustRightInd w:val="0"/>
        <w:snapToGrid w:val="0"/>
        <w:ind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字符数</w:t>
      </w:r>
      <w:r>
        <w:rPr>
          <w:rFonts w:eastAsia="方正宋刻本秀楷简体" w:hint="eastAsia"/>
        </w:rPr>
        <w:tab/>
      </w:r>
      <w:r>
        <w:rPr>
          <w:rFonts w:eastAsia="方正宋刻本秀楷简体" w:hint="eastAsia"/>
        </w:rPr>
        <w:tab/>
      </w:r>
      <w:r>
        <w:rPr>
          <w:rFonts w:eastAsia="方正宋刻本秀楷简体" w:hint="eastAsia"/>
        </w:rPr>
        <w:t>只接收指定的字符数就会执行</w:t>
      </w:r>
    </w:p>
    <w:p w14:paraId="5DC7726A" w14:textId="77777777" w:rsidR="00ED6DF6" w:rsidRDefault="00ED6DF6">
      <w:pPr>
        <w:adjustRightInd w:val="0"/>
        <w:snapToGrid w:val="0"/>
        <w:ind w:firstLine="420"/>
        <w:rPr>
          <w:rFonts w:eastAsia="方正宋刻本秀楷简体"/>
        </w:rPr>
      </w:pPr>
      <w:r>
        <w:rPr>
          <w:rFonts w:eastAsia="方正宋刻本秀楷简体" w:hint="eastAsia"/>
        </w:rPr>
        <w:t>-s</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隐藏输入的数据，用于机密信息的输入</w:t>
      </w:r>
    </w:p>
    <w:p w14:paraId="477D3A94" w14:textId="77777777" w:rsidR="00ED6DF6" w:rsidRDefault="00ED6DF6">
      <w:pPr>
        <w:adjustRightInd w:val="0"/>
        <w:snapToGrid w:val="0"/>
        <w:ind w:firstLine="420"/>
        <w:rPr>
          <w:rFonts w:eastAsia="方正宋刻本秀楷简体"/>
        </w:rPr>
      </w:pPr>
    </w:p>
    <w:p w14:paraId="2A3D1316" w14:textId="77777777" w:rsidR="00ED6DF6" w:rsidRDefault="00ED6DF6">
      <w:pPr>
        <w:adjustRightInd w:val="0"/>
        <w:snapToGrid w:val="0"/>
        <w:ind w:firstLine="420"/>
        <w:rPr>
          <w:rFonts w:eastAsia="方正宋刻本秀楷简体"/>
        </w:rPr>
      </w:pPr>
      <w:r>
        <w:rPr>
          <w:rFonts w:eastAsia="方正宋刻本秀楷简体" w:hint="eastAsia"/>
        </w:rPr>
        <w:t>不提供变量存储到默认变量</w:t>
      </w:r>
      <w:r>
        <w:rPr>
          <w:rFonts w:eastAsia="方正宋刻本秀楷简体" w:hint="eastAsia"/>
        </w:rPr>
        <w:t>REPLY</w:t>
      </w:r>
      <w:r>
        <w:rPr>
          <w:rFonts w:eastAsia="方正宋刻本秀楷简体" w:hint="eastAsia"/>
        </w:rPr>
        <w:t>中</w:t>
      </w:r>
    </w:p>
    <w:p w14:paraId="04120C3C" w14:textId="77777777" w:rsidR="00ED6DF6" w:rsidRDefault="00ED6DF6">
      <w:pPr>
        <w:adjustRightInd w:val="0"/>
        <w:snapToGrid w:val="0"/>
        <w:ind w:firstLine="420"/>
        <w:rPr>
          <w:rFonts w:eastAsia="方正宋刻本秀楷简体"/>
        </w:rPr>
      </w:pPr>
      <w:r>
        <w:rPr>
          <w:rFonts w:eastAsia="方正宋刻本秀楷简体" w:hint="eastAsia"/>
        </w:rPr>
        <w:t>提供一个变量，将整个输入赋予该变量</w:t>
      </w:r>
    </w:p>
    <w:p w14:paraId="436C1A16" w14:textId="77777777" w:rsidR="00ED6DF6" w:rsidRDefault="00ED6DF6">
      <w:pPr>
        <w:adjustRightInd w:val="0"/>
        <w:snapToGrid w:val="0"/>
        <w:ind w:firstLine="420"/>
        <w:rPr>
          <w:rFonts w:eastAsia="方正宋刻本秀楷简体"/>
        </w:rPr>
      </w:pPr>
      <w:r>
        <w:rPr>
          <w:rFonts w:eastAsia="方正宋刻本秀楷简体" w:hint="eastAsia"/>
        </w:rPr>
        <w:t>提供多个变量，输入行分为若干字，一个一个的赋予各个变量，命令行上的最后一个变</w:t>
      </w:r>
      <w:r>
        <w:rPr>
          <w:rFonts w:eastAsia="方正宋刻本秀楷简体" w:hint="eastAsia"/>
        </w:rPr>
        <w:tab/>
      </w:r>
      <w:r>
        <w:rPr>
          <w:rFonts w:eastAsia="方正宋刻本秀楷简体" w:hint="eastAsia"/>
        </w:rPr>
        <w:t>量获得剩余的所有值</w:t>
      </w:r>
    </w:p>
    <w:p w14:paraId="253191FD" w14:textId="77777777" w:rsidR="00ED6DF6" w:rsidRDefault="00ED6DF6">
      <w:pPr>
        <w:adjustRightInd w:val="0"/>
        <w:snapToGrid w:val="0"/>
        <w:ind w:firstLine="420"/>
        <w:rPr>
          <w:rFonts w:eastAsia="方正宋刻本秀楷简体"/>
        </w:rPr>
      </w:pPr>
    </w:p>
    <w:p w14:paraId="79BA6223" w14:textId="77777777" w:rsidR="00ED6DF6" w:rsidRDefault="00ED6DF6">
      <w:pPr>
        <w:adjustRightInd w:val="0"/>
        <w:snapToGrid w:val="0"/>
        <w:ind w:firstLine="420"/>
        <w:rPr>
          <w:rFonts w:eastAsia="方正宋刻本秀楷简体"/>
        </w:rPr>
      </w:pPr>
      <w:r>
        <w:rPr>
          <w:rFonts w:eastAsia="方正宋刻本秀楷简体" w:hint="eastAsia"/>
        </w:rPr>
        <w:t xml:space="preserve">read -t 30 -p </w:t>
      </w:r>
      <w:r>
        <w:rPr>
          <w:rFonts w:eastAsia="方正宋刻本秀楷简体"/>
        </w:rPr>
        <w:t>“</w:t>
      </w:r>
      <w:r>
        <w:rPr>
          <w:rFonts w:eastAsia="方正宋刻本秀楷简体" w:hint="eastAsia"/>
        </w:rPr>
        <w:t>please input your name:</w:t>
      </w:r>
      <w:r>
        <w:rPr>
          <w:rFonts w:eastAsia="方正宋刻本秀楷简体"/>
        </w:rPr>
        <w:t>”</w:t>
      </w:r>
      <w:r>
        <w:rPr>
          <w:rFonts w:eastAsia="方正宋刻本秀楷简体" w:hint="eastAsia"/>
        </w:rPr>
        <w:t xml:space="preserve"> name</w:t>
      </w:r>
    </w:p>
    <w:p w14:paraId="7E53C0A3" w14:textId="77777777" w:rsidR="00ED6DF6" w:rsidRDefault="00ED6DF6">
      <w:pPr>
        <w:adjustRightInd w:val="0"/>
        <w:snapToGrid w:val="0"/>
        <w:ind w:firstLine="420"/>
        <w:rPr>
          <w:rFonts w:eastAsia="方正宋刻本秀楷简体"/>
        </w:rPr>
      </w:pPr>
    </w:p>
    <w:p w14:paraId="6E122B04"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运算符</w:t>
      </w:r>
    </w:p>
    <w:p w14:paraId="4A0937C2" w14:textId="77777777" w:rsidR="00ED6DF6" w:rsidRDefault="00ED6DF6">
      <w:pPr>
        <w:adjustRightInd w:val="0"/>
        <w:snapToGrid w:val="0"/>
        <w:ind w:firstLine="420"/>
        <w:rPr>
          <w:rFonts w:eastAsia="方正宋刻本秀楷简体"/>
          <w:color w:val="7E7E7E"/>
        </w:rPr>
      </w:pPr>
      <w:r>
        <w:rPr>
          <w:rFonts w:eastAsia="方正宋刻本秀楷简体" w:hint="eastAsia"/>
          <w:b/>
          <w:bCs/>
          <w:color w:val="FF0000"/>
        </w:rPr>
        <w:t>$((</w:t>
      </w:r>
      <w:r>
        <w:rPr>
          <w:rFonts w:eastAsia="方正宋刻本秀楷简体" w:hint="eastAsia"/>
          <w:b/>
          <w:bCs/>
          <w:color w:val="FF0000"/>
        </w:rPr>
        <w:t>运算式</w:t>
      </w:r>
      <w:r>
        <w:rPr>
          <w:rFonts w:eastAsia="方正宋刻本秀楷简体" w:hint="eastAsia"/>
          <w:b/>
          <w:bCs/>
          <w:color w:val="FF0000"/>
        </w:rPr>
        <w:t>))</w:t>
      </w:r>
      <w:r>
        <w:rPr>
          <w:rFonts w:eastAsia="方正宋刻本秀楷简体" w:hint="eastAsia"/>
          <w:b/>
          <w:bCs/>
          <w:color w:val="7E7E7E"/>
        </w:rPr>
        <w:t xml:space="preserve"> </w:t>
      </w:r>
      <w:r>
        <w:rPr>
          <w:rFonts w:eastAsia="方正宋刻本秀楷简体" w:hint="eastAsia"/>
          <w:color w:val="7E7E7E"/>
        </w:rPr>
        <w:t xml:space="preserve"> </w:t>
      </w:r>
      <w:r>
        <w:rPr>
          <w:rFonts w:eastAsia="方正宋刻本秀楷简体" w:hint="eastAsia"/>
          <w:color w:val="7E7E7E"/>
        </w:rPr>
        <w:tab/>
      </w:r>
      <w:r>
        <w:rPr>
          <w:rFonts w:eastAsia="方正宋刻本秀楷简体" w:hint="eastAsia"/>
          <w:color w:val="7E7E7E"/>
        </w:rPr>
        <w:tab/>
      </w:r>
      <w:r>
        <w:rPr>
          <w:rFonts w:eastAsia="方正宋刻本秀楷简体" w:hint="eastAsia"/>
          <w:color w:val="7E7E7E"/>
        </w:rPr>
        <w:tab/>
        <w:t>$[</w:t>
      </w:r>
      <w:r>
        <w:rPr>
          <w:rFonts w:eastAsia="方正宋刻本秀楷简体" w:hint="eastAsia"/>
          <w:color w:val="7E7E7E"/>
        </w:rPr>
        <w:t>运算式</w:t>
      </w:r>
      <w:r>
        <w:rPr>
          <w:rFonts w:eastAsia="方正宋刻本秀楷简体" w:hint="eastAsia"/>
          <w:color w:val="7E7E7E"/>
        </w:rPr>
        <w:t>]</w:t>
      </w:r>
    </w:p>
    <w:p w14:paraId="5EACD854" w14:textId="77777777" w:rsidR="00ED6DF6" w:rsidRDefault="00ED6DF6">
      <w:pPr>
        <w:adjustRightInd w:val="0"/>
        <w:snapToGrid w:val="0"/>
        <w:ind w:firstLine="420"/>
        <w:rPr>
          <w:rFonts w:eastAsia="方正宋刻本秀楷简体"/>
          <w:color w:val="7F7F7F"/>
        </w:rPr>
      </w:pPr>
      <w:r>
        <w:rPr>
          <w:rFonts w:eastAsia="方正宋刻本秀楷简体" w:hint="eastAsia"/>
          <w:color w:val="FF0000"/>
        </w:rPr>
        <w:t>c=$</w:t>
      </w:r>
      <w:proofErr w:type="gramStart"/>
      <w:r>
        <w:rPr>
          <w:rFonts w:eastAsia="方正宋刻本秀楷简体" w:hint="eastAsia"/>
          <w:color w:val="FF0000"/>
        </w:rPr>
        <w:t xml:space="preserve">((  </w:t>
      </w:r>
      <w:proofErr w:type="gramEnd"/>
      <w:r>
        <w:rPr>
          <w:rFonts w:eastAsia="方正宋刻本秀楷简体" w:hint="eastAsia"/>
          <w:color w:val="FF0000"/>
        </w:rPr>
        <w:t>$a+$b  ))</w:t>
      </w:r>
      <w:r>
        <w:rPr>
          <w:rFonts w:eastAsia="方正宋刻本秀楷简体" w:hint="eastAsia"/>
        </w:rPr>
        <w:tab/>
      </w:r>
      <w:r>
        <w:rPr>
          <w:rFonts w:eastAsia="方正宋刻本秀楷简体" w:hint="eastAsia"/>
          <w:color w:val="7E7E7E"/>
        </w:rPr>
        <w:tab/>
      </w:r>
      <w:r>
        <w:rPr>
          <w:rFonts w:eastAsia="方正宋刻本秀楷简体" w:hint="eastAsia"/>
          <w:color w:val="7F7F7F"/>
        </w:rPr>
        <w:t>c=$[  $a+$b  ]</w:t>
      </w:r>
    </w:p>
    <w:p w14:paraId="27F3F9F7" w14:textId="77777777" w:rsidR="00ED6DF6" w:rsidRDefault="00ED6DF6">
      <w:pPr>
        <w:adjustRightInd w:val="0"/>
        <w:snapToGrid w:val="0"/>
        <w:ind w:firstLine="420"/>
        <w:rPr>
          <w:rFonts w:eastAsia="方正宋刻本秀楷简体"/>
          <w:b/>
          <w:bCs/>
          <w:color w:val="7F7F7F"/>
        </w:rPr>
      </w:pPr>
      <w:r>
        <w:rPr>
          <w:rFonts w:eastAsia="方正宋刻本秀楷简体" w:hint="eastAsia"/>
          <w:b/>
          <w:bCs/>
          <w:color w:val="7F7F7F"/>
        </w:rPr>
        <w:t>运算式两侧必须有空格</w:t>
      </w:r>
    </w:p>
    <w:p w14:paraId="55C93E56" w14:textId="77777777" w:rsidR="00ED6DF6" w:rsidRDefault="00ED6DF6">
      <w:pPr>
        <w:adjustRightInd w:val="0"/>
        <w:snapToGrid w:val="0"/>
        <w:ind w:firstLine="420"/>
        <w:rPr>
          <w:rFonts w:eastAsia="方正宋刻本秀楷简体"/>
          <w:color w:val="7E7E7E"/>
        </w:rPr>
      </w:pPr>
    </w:p>
    <w:p w14:paraId="24695FA2" w14:textId="77777777" w:rsidR="00ED6DF6" w:rsidRDefault="00ED6DF6">
      <w:pPr>
        <w:adjustRightInd w:val="0"/>
        <w:snapToGrid w:val="0"/>
        <w:ind w:firstLine="420"/>
        <w:rPr>
          <w:rFonts w:eastAsia="方正宋刻本秀楷简体"/>
          <w:color w:val="7E7E7E"/>
        </w:rPr>
      </w:pPr>
      <w:r>
        <w:rPr>
          <w:rFonts w:eastAsia="方正宋刻本秀楷简体" w:hint="eastAsia"/>
          <w:color w:val="7E7E7E"/>
        </w:rPr>
        <w:t>数值运算</w:t>
      </w:r>
    </w:p>
    <w:p w14:paraId="79867D06" w14:textId="77777777" w:rsidR="00ED6DF6" w:rsidRDefault="00ED6DF6">
      <w:pPr>
        <w:adjustRightInd w:val="0"/>
        <w:snapToGrid w:val="0"/>
        <w:ind w:left="420" w:firstLine="420"/>
        <w:rPr>
          <w:rFonts w:eastAsia="方正宋刻本秀楷简体"/>
          <w:color w:val="7E7E7E"/>
        </w:rPr>
      </w:pPr>
      <w:r>
        <w:rPr>
          <w:rFonts w:eastAsia="方正宋刻本秀楷简体" w:hint="eastAsia"/>
          <w:color w:val="7E7E7E"/>
        </w:rPr>
        <w:t xml:space="preserve">declare [+-] </w:t>
      </w:r>
      <w:r>
        <w:rPr>
          <w:rFonts w:eastAsia="方正宋刻本秀楷简体" w:hint="eastAsia"/>
          <w:color w:val="7E7E7E"/>
        </w:rPr>
        <w:t>选项</w:t>
      </w:r>
      <w:r>
        <w:rPr>
          <w:rFonts w:eastAsia="方正宋刻本秀楷简体" w:hint="eastAsia"/>
          <w:color w:val="7E7E7E"/>
        </w:rPr>
        <w:t xml:space="preserve"> </w:t>
      </w:r>
      <w:r>
        <w:rPr>
          <w:rFonts w:eastAsia="方正宋刻本秀楷简体" w:hint="eastAsia"/>
          <w:color w:val="7E7E7E"/>
        </w:rPr>
        <w:t>变量名</w:t>
      </w:r>
      <w:r>
        <w:rPr>
          <w:rFonts w:eastAsia="方正宋刻本秀楷简体" w:hint="eastAsia"/>
          <w:color w:val="7E7E7E"/>
        </w:rPr>
        <w:tab/>
      </w:r>
      <w:r>
        <w:rPr>
          <w:rFonts w:eastAsia="方正宋刻本秀楷简体" w:hint="eastAsia"/>
          <w:color w:val="7E7E7E"/>
        </w:rPr>
        <w:tab/>
      </w:r>
      <w:r>
        <w:rPr>
          <w:rFonts w:eastAsia="方正宋刻本秀楷简体" w:hint="eastAsia"/>
          <w:color w:val="7E7E7E"/>
        </w:rPr>
        <w:t>使用</w:t>
      </w:r>
      <w:r>
        <w:rPr>
          <w:rFonts w:eastAsia="方正宋刻本秀楷简体" w:hint="eastAsia"/>
          <w:color w:val="7E7E7E"/>
        </w:rPr>
        <w:t>declare</w:t>
      </w:r>
      <w:r>
        <w:rPr>
          <w:rFonts w:eastAsia="方正宋刻本秀楷简体" w:hint="eastAsia"/>
          <w:color w:val="7E7E7E"/>
        </w:rPr>
        <w:t>声明变量类型</w:t>
      </w:r>
    </w:p>
    <w:p w14:paraId="377751B5" w14:textId="77777777" w:rsidR="00ED6DF6" w:rsidRDefault="00ED6DF6">
      <w:pPr>
        <w:adjustRightInd w:val="0"/>
        <w:snapToGrid w:val="0"/>
        <w:ind w:left="840" w:firstLine="420"/>
        <w:rPr>
          <w:rFonts w:eastAsia="方正宋刻本秀楷简体"/>
          <w:color w:val="7E7E7E"/>
        </w:rPr>
      </w:pPr>
      <w:r>
        <w:rPr>
          <w:rFonts w:eastAsia="方正宋刻本秀楷简体" w:hint="eastAsia"/>
          <w:color w:val="7E7E7E"/>
        </w:rPr>
        <w:t>-</w:t>
      </w:r>
      <w:r>
        <w:rPr>
          <w:rFonts w:eastAsia="方正宋刻本秀楷简体" w:hint="eastAsia"/>
          <w:color w:val="7E7E7E"/>
        </w:rPr>
        <w:tab/>
      </w:r>
      <w:r>
        <w:rPr>
          <w:rFonts w:eastAsia="方正宋刻本秀楷简体" w:hint="eastAsia"/>
          <w:color w:val="7E7E7E"/>
        </w:rPr>
        <w:t>设定类型属性</w:t>
      </w:r>
      <w:r>
        <w:rPr>
          <w:rFonts w:eastAsia="方正宋刻本秀楷简体" w:hint="eastAsia"/>
          <w:color w:val="7E7E7E"/>
        </w:rPr>
        <w:tab/>
      </w:r>
      <w:r>
        <w:rPr>
          <w:rFonts w:eastAsia="方正宋刻本秀楷简体" w:hint="eastAsia"/>
          <w:color w:val="7E7E7E"/>
        </w:rPr>
        <w:tab/>
        <w:t>-a</w:t>
      </w:r>
      <w:r>
        <w:rPr>
          <w:rFonts w:eastAsia="方正宋刻本秀楷简体" w:hint="eastAsia"/>
          <w:color w:val="7E7E7E"/>
        </w:rPr>
        <w:tab/>
      </w:r>
      <w:r>
        <w:rPr>
          <w:rFonts w:eastAsia="方正宋刻本秀楷简体" w:hint="eastAsia"/>
          <w:color w:val="7E7E7E"/>
        </w:rPr>
        <w:t>数组型</w:t>
      </w:r>
      <w:r>
        <w:rPr>
          <w:rFonts w:eastAsia="方正宋刻本秀楷简体" w:hint="eastAsia"/>
          <w:color w:val="7E7E7E"/>
        </w:rPr>
        <w:tab/>
      </w:r>
    </w:p>
    <w:p w14:paraId="77865069" w14:textId="77777777" w:rsidR="00ED6DF6" w:rsidRDefault="00ED6DF6">
      <w:pPr>
        <w:adjustRightInd w:val="0"/>
        <w:snapToGrid w:val="0"/>
        <w:ind w:left="840" w:firstLine="420"/>
        <w:rPr>
          <w:rFonts w:eastAsia="方正宋刻本秀楷简体"/>
          <w:color w:val="7E7E7E"/>
        </w:rPr>
      </w:pPr>
      <w:r>
        <w:rPr>
          <w:rFonts w:eastAsia="方正宋刻本秀楷简体" w:hint="eastAsia"/>
          <w:color w:val="7E7E7E"/>
        </w:rPr>
        <w:t>+</w:t>
      </w:r>
      <w:r>
        <w:rPr>
          <w:rFonts w:eastAsia="方正宋刻本秀楷简体" w:hint="eastAsia"/>
          <w:color w:val="7E7E7E"/>
        </w:rPr>
        <w:tab/>
      </w:r>
      <w:r>
        <w:rPr>
          <w:rFonts w:eastAsia="方正宋刻本秀楷简体" w:hint="eastAsia"/>
          <w:color w:val="7E7E7E"/>
        </w:rPr>
        <w:t>取消类型属性</w:t>
      </w:r>
      <w:r>
        <w:rPr>
          <w:rFonts w:eastAsia="方正宋刻本秀楷简体" w:hint="eastAsia"/>
          <w:color w:val="7E7E7E"/>
        </w:rPr>
        <w:tab/>
      </w:r>
      <w:r>
        <w:rPr>
          <w:rFonts w:eastAsia="方正宋刻本秀楷简体" w:hint="eastAsia"/>
          <w:color w:val="7E7E7E"/>
        </w:rPr>
        <w:tab/>
        <w:t>-i</w:t>
      </w:r>
      <w:r>
        <w:rPr>
          <w:rFonts w:eastAsia="方正宋刻本秀楷简体" w:hint="eastAsia"/>
          <w:color w:val="7E7E7E"/>
        </w:rPr>
        <w:tab/>
      </w:r>
      <w:r>
        <w:rPr>
          <w:rFonts w:eastAsia="方正宋刻本秀楷简体" w:hint="eastAsia"/>
          <w:color w:val="7E7E7E"/>
        </w:rPr>
        <w:t>整数型</w:t>
      </w:r>
    </w:p>
    <w:p w14:paraId="76C7CD2B" w14:textId="77777777" w:rsidR="00ED6DF6" w:rsidRDefault="00ED6DF6">
      <w:pPr>
        <w:adjustRightInd w:val="0"/>
        <w:snapToGrid w:val="0"/>
        <w:ind w:left="840" w:firstLine="420"/>
        <w:rPr>
          <w:rFonts w:eastAsia="方正宋刻本秀楷简体"/>
          <w:color w:val="7E7E7E"/>
        </w:rPr>
      </w:pPr>
      <w:r>
        <w:rPr>
          <w:rFonts w:eastAsia="方正宋刻本秀楷简体" w:hint="eastAsia"/>
          <w:color w:val="7E7E7E"/>
        </w:rPr>
        <w:t>declare -i c=$a+$b</w:t>
      </w:r>
    </w:p>
    <w:p w14:paraId="6A16E2BB" w14:textId="77777777" w:rsidR="00ED6DF6" w:rsidRDefault="00ED6DF6">
      <w:pPr>
        <w:adjustRightInd w:val="0"/>
        <w:snapToGrid w:val="0"/>
        <w:ind w:left="840" w:firstLine="420"/>
        <w:rPr>
          <w:rFonts w:eastAsia="方正宋刻本秀楷简体"/>
          <w:color w:val="7E7E7E"/>
        </w:rPr>
      </w:pPr>
    </w:p>
    <w:p w14:paraId="0B05005F" w14:textId="77777777" w:rsidR="00ED6DF6" w:rsidRDefault="00ED6DF6">
      <w:pPr>
        <w:adjustRightInd w:val="0"/>
        <w:snapToGrid w:val="0"/>
        <w:ind w:left="420" w:firstLine="420"/>
        <w:rPr>
          <w:rFonts w:eastAsia="方正宋刻本秀楷简体"/>
          <w:sz w:val="18"/>
          <w:szCs w:val="21"/>
        </w:rPr>
      </w:pPr>
      <w:r>
        <w:rPr>
          <w:rFonts w:eastAsia="方正宋刻本秀楷简体" w:hint="eastAsia"/>
        </w:rPr>
        <w:t>数组型</w:t>
      </w:r>
      <w:r>
        <w:rPr>
          <w:rFonts w:eastAsia="方正宋刻本秀楷简体" w:hint="eastAsia"/>
        </w:rPr>
        <w:tab/>
      </w:r>
      <w:r>
        <w:rPr>
          <w:rFonts w:eastAsia="方正宋刻本秀楷简体" w:hint="eastAsia"/>
          <w:sz w:val="18"/>
          <w:szCs w:val="21"/>
        </w:rPr>
        <w:t>编号成为下标</w:t>
      </w:r>
      <w:r>
        <w:rPr>
          <w:rFonts w:eastAsia="方正宋刻本秀楷简体" w:hint="eastAsia"/>
          <w:sz w:val="18"/>
          <w:szCs w:val="21"/>
        </w:rPr>
        <w:t xml:space="preserve"> </w:t>
      </w:r>
      <w:r>
        <w:rPr>
          <w:rFonts w:eastAsia="方正宋刻本秀楷简体" w:hint="eastAsia"/>
          <w:sz w:val="18"/>
          <w:szCs w:val="21"/>
        </w:rPr>
        <w:t>下标从</w:t>
      </w:r>
      <w:r>
        <w:rPr>
          <w:rFonts w:eastAsia="方正宋刻本秀楷简体" w:hint="eastAsia"/>
          <w:sz w:val="18"/>
          <w:szCs w:val="21"/>
        </w:rPr>
        <w:t>0</w:t>
      </w:r>
      <w:r>
        <w:rPr>
          <w:rFonts w:eastAsia="方正宋刻本秀楷简体" w:hint="eastAsia"/>
          <w:sz w:val="18"/>
          <w:szCs w:val="21"/>
        </w:rPr>
        <w:t>开始</w:t>
      </w:r>
      <w:r>
        <w:rPr>
          <w:rFonts w:eastAsia="方正宋刻本秀楷简体" w:hint="eastAsia"/>
          <w:sz w:val="18"/>
          <w:szCs w:val="21"/>
        </w:rPr>
        <w:t xml:space="preserve"> ${</w:t>
      </w:r>
      <w:r>
        <w:rPr>
          <w:rFonts w:eastAsia="方正宋刻本秀楷简体" w:hint="eastAsia"/>
          <w:sz w:val="18"/>
          <w:szCs w:val="21"/>
        </w:rPr>
        <w:t>变量</w:t>
      </w:r>
      <w:r>
        <w:rPr>
          <w:rFonts w:eastAsia="方正宋刻本秀楷简体" w:hint="eastAsia"/>
          <w:sz w:val="18"/>
          <w:szCs w:val="21"/>
        </w:rPr>
        <w:t>[</w:t>
      </w:r>
      <w:r>
        <w:rPr>
          <w:rFonts w:eastAsia="方正宋刻本秀楷简体" w:hint="eastAsia"/>
          <w:sz w:val="18"/>
          <w:szCs w:val="21"/>
        </w:rPr>
        <w:t>下标</w:t>
      </w:r>
      <w:r>
        <w:rPr>
          <w:rFonts w:eastAsia="方正宋刻本秀楷简体" w:hint="eastAsia"/>
          <w:sz w:val="18"/>
          <w:szCs w:val="21"/>
        </w:rPr>
        <w:t>]}</w:t>
      </w:r>
      <w:r>
        <w:rPr>
          <w:rFonts w:eastAsia="方正宋刻本秀楷简体" w:hint="eastAsia"/>
          <w:sz w:val="18"/>
          <w:szCs w:val="21"/>
        </w:rPr>
        <w:t>调用</w:t>
      </w:r>
      <w:r>
        <w:rPr>
          <w:rFonts w:eastAsia="方正宋刻本秀楷简体" w:hint="eastAsia"/>
          <w:sz w:val="18"/>
          <w:szCs w:val="21"/>
        </w:rPr>
        <w:t xml:space="preserve"> </w:t>
      </w:r>
      <w:r>
        <w:rPr>
          <w:rFonts w:eastAsia="方正宋刻本秀楷简体" w:hint="eastAsia"/>
          <w:sz w:val="18"/>
          <w:szCs w:val="21"/>
        </w:rPr>
        <w:t>用数组格式赋值系统即认为数组型</w:t>
      </w:r>
    </w:p>
    <w:p w14:paraId="59EBE738" w14:textId="77777777" w:rsidR="00ED6DF6" w:rsidRDefault="00ED6DF6">
      <w:pPr>
        <w:adjustRightInd w:val="0"/>
        <w:snapToGrid w:val="0"/>
        <w:ind w:left="420" w:firstLine="420"/>
        <w:rPr>
          <w:rFonts w:eastAsia="方正宋刻本秀楷简体"/>
        </w:rPr>
      </w:pPr>
      <w:proofErr w:type="gramStart"/>
      <w:r>
        <w:rPr>
          <w:rFonts w:eastAsia="方正宋刻本秀楷简体" w:hint="eastAsia"/>
        </w:rPr>
        <w:t>name[</w:t>
      </w:r>
      <w:proofErr w:type="gramEnd"/>
      <w:r>
        <w:rPr>
          <w:rFonts w:eastAsia="方正宋刻本秀楷简体" w:hint="eastAsia"/>
        </w:rPr>
        <w:t>0]=</w:t>
      </w:r>
      <w:r>
        <w:rPr>
          <w:rFonts w:eastAsia="方正宋刻本秀楷简体"/>
        </w:rPr>
        <w:t>”</w:t>
      </w:r>
      <w:r>
        <w:rPr>
          <w:rFonts w:eastAsia="方正宋刻本秀楷简体" w:hint="eastAsia"/>
        </w:rPr>
        <w:t>aria</w:t>
      </w:r>
      <w:r>
        <w:rPr>
          <w:rFonts w:eastAsia="方正宋刻本秀楷简体"/>
        </w:rPr>
        <w:t>”</w:t>
      </w:r>
    </w:p>
    <w:p w14:paraId="4A123DB6" w14:textId="77777777" w:rsidR="00ED6DF6" w:rsidRDefault="00ED6DF6">
      <w:pPr>
        <w:adjustRightInd w:val="0"/>
        <w:snapToGrid w:val="0"/>
        <w:ind w:left="420" w:firstLine="420"/>
        <w:rPr>
          <w:rFonts w:eastAsia="方正宋刻本秀楷简体"/>
        </w:rPr>
      </w:pPr>
      <w:proofErr w:type="gramStart"/>
      <w:r>
        <w:rPr>
          <w:rFonts w:eastAsia="方正宋刻本秀楷简体" w:hint="eastAsia"/>
        </w:rPr>
        <w:t>name[</w:t>
      </w:r>
      <w:proofErr w:type="gramEnd"/>
      <w:r>
        <w:rPr>
          <w:rFonts w:eastAsia="方正宋刻本秀楷简体" w:hint="eastAsia"/>
        </w:rPr>
        <w:t>1]=</w:t>
      </w:r>
      <w:r>
        <w:rPr>
          <w:rFonts w:eastAsia="方正宋刻本秀楷简体"/>
        </w:rPr>
        <w:t>”</w:t>
      </w:r>
      <w:proofErr w:type="spellStart"/>
      <w:r>
        <w:rPr>
          <w:rFonts w:eastAsia="方正宋刻本秀楷简体" w:hint="eastAsia"/>
        </w:rPr>
        <w:t>yiming</w:t>
      </w:r>
      <w:proofErr w:type="spellEnd"/>
      <w:r>
        <w:rPr>
          <w:rFonts w:eastAsia="方正宋刻本秀楷简体"/>
        </w:rPr>
        <w:t>”</w:t>
      </w:r>
    </w:p>
    <w:p w14:paraId="38D65E50" w14:textId="77777777" w:rsidR="00ED6DF6" w:rsidRDefault="00ED6DF6">
      <w:pPr>
        <w:adjustRightInd w:val="0"/>
        <w:snapToGrid w:val="0"/>
        <w:ind w:left="420" w:firstLine="420"/>
        <w:rPr>
          <w:rFonts w:eastAsia="方正宋刻本秀楷简体"/>
        </w:rPr>
      </w:pPr>
      <w:proofErr w:type="gramStart"/>
      <w:r>
        <w:rPr>
          <w:rFonts w:eastAsia="方正宋刻本秀楷简体" w:hint="eastAsia"/>
        </w:rPr>
        <w:t>name[</w:t>
      </w:r>
      <w:proofErr w:type="gramEnd"/>
      <w:r>
        <w:rPr>
          <w:rFonts w:eastAsia="方正宋刻本秀楷简体" w:hint="eastAsia"/>
        </w:rPr>
        <w:t>3]=</w:t>
      </w:r>
      <w:r>
        <w:rPr>
          <w:rFonts w:eastAsia="方正宋刻本秀楷简体"/>
        </w:rPr>
        <w:t>”</w:t>
      </w:r>
      <w:proofErr w:type="spellStart"/>
      <w:r>
        <w:rPr>
          <w:rFonts w:eastAsia="方正宋刻本秀楷简体" w:hint="eastAsia"/>
        </w:rPr>
        <w:t>yuze</w:t>
      </w:r>
      <w:proofErr w:type="spellEnd"/>
      <w:r>
        <w:rPr>
          <w:rFonts w:eastAsia="方正宋刻本秀楷简体"/>
        </w:rPr>
        <w:t>”</w:t>
      </w:r>
    </w:p>
    <w:p w14:paraId="12ECEBD2" w14:textId="77777777" w:rsidR="00ED6DF6" w:rsidRDefault="00ED6DF6">
      <w:pPr>
        <w:adjustRightInd w:val="0"/>
        <w:snapToGrid w:val="0"/>
        <w:ind w:left="420" w:firstLine="420"/>
        <w:rPr>
          <w:rFonts w:eastAsia="方正宋刻本秀楷简体"/>
        </w:rPr>
      </w:pPr>
    </w:p>
    <w:p w14:paraId="261F9914" w14:textId="77777777" w:rsidR="00ED6DF6" w:rsidRDefault="00ED6DF6">
      <w:pPr>
        <w:adjustRightInd w:val="0"/>
        <w:snapToGrid w:val="0"/>
        <w:ind w:left="420" w:firstLine="420"/>
        <w:rPr>
          <w:rFonts w:eastAsia="方正宋刻本秀楷简体"/>
        </w:rPr>
      </w:pPr>
      <w:r>
        <w:rPr>
          <w:rFonts w:eastAsia="方正宋刻本秀楷简体" w:hint="eastAsia"/>
        </w:rPr>
        <w:t>echo ${name}</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echo ${</w:t>
      </w:r>
      <w:proofErr w:type="gramStart"/>
      <w:r>
        <w:rPr>
          <w:rFonts w:eastAsia="方正宋刻本秀楷简体" w:hint="eastAsia"/>
        </w:rPr>
        <w:t>name[</w:t>
      </w:r>
      <w:proofErr w:type="gramEnd"/>
      <w:r>
        <w:rPr>
          <w:rFonts w:eastAsia="方正宋刻本秀楷简体" w:hint="eastAsia"/>
        </w:rPr>
        <w:t>*]}</w:t>
      </w:r>
      <w:r>
        <w:rPr>
          <w:rFonts w:eastAsia="方正宋刻本秀楷简体" w:hint="eastAsia"/>
        </w:rPr>
        <w:tab/>
      </w:r>
      <w:r>
        <w:rPr>
          <w:rFonts w:eastAsia="方正宋刻本秀楷简体" w:hint="eastAsia"/>
        </w:rPr>
        <w:tab/>
        <w:t>echo ${name[1]}</w:t>
      </w:r>
    </w:p>
    <w:p w14:paraId="25405A2D" w14:textId="77777777" w:rsidR="00ED6DF6" w:rsidRDefault="00ED6DF6">
      <w:pPr>
        <w:adjustRightInd w:val="0"/>
        <w:snapToGrid w:val="0"/>
        <w:ind w:left="420" w:firstLine="420"/>
        <w:rPr>
          <w:rFonts w:eastAsia="方正宋刻本秀楷简体"/>
        </w:rPr>
      </w:pPr>
      <w:r>
        <w:rPr>
          <w:rFonts w:eastAsia="方正宋刻本秀楷简体" w:hint="eastAsia"/>
        </w:rPr>
        <w:t>aria#</w:t>
      </w:r>
      <w:r>
        <w:rPr>
          <w:rFonts w:eastAsia="方正宋刻本秀楷简体" w:hint="eastAsia"/>
        </w:rPr>
        <w:t>只写数组名输出第</w:t>
      </w:r>
      <w:r>
        <w:rPr>
          <w:rFonts w:eastAsia="方正宋刻本秀楷简体" w:hint="eastAsia"/>
        </w:rPr>
        <w:t>1</w:t>
      </w:r>
      <w:r>
        <w:rPr>
          <w:rFonts w:eastAsia="方正宋刻本秀楷简体" w:hint="eastAsia"/>
        </w:rPr>
        <w:t>个</w:t>
      </w:r>
      <w:r>
        <w:rPr>
          <w:rFonts w:eastAsia="方正宋刻本秀楷简体" w:hint="eastAsia"/>
        </w:rPr>
        <w:tab/>
        <w:t xml:space="preserve">aria </w:t>
      </w:r>
      <w:proofErr w:type="spellStart"/>
      <w:r>
        <w:rPr>
          <w:rFonts w:eastAsia="方正宋刻本秀楷简体" w:hint="eastAsia"/>
        </w:rPr>
        <w:t>yiming</w:t>
      </w:r>
      <w:proofErr w:type="spellEnd"/>
      <w:r>
        <w:rPr>
          <w:rFonts w:eastAsia="方正宋刻本秀楷简体" w:hint="eastAsia"/>
        </w:rPr>
        <w:t xml:space="preserve"> </w:t>
      </w:r>
      <w:proofErr w:type="spellStart"/>
      <w:r>
        <w:rPr>
          <w:rFonts w:eastAsia="方正宋刻本秀楷简体" w:hint="eastAsia"/>
        </w:rPr>
        <w:t>yuze</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yiming</w:t>
      </w:r>
      <w:proofErr w:type="spellEnd"/>
    </w:p>
    <w:p w14:paraId="30D035E2" w14:textId="77777777" w:rsidR="00ED6DF6" w:rsidRDefault="00ED6DF6">
      <w:pPr>
        <w:adjustRightInd w:val="0"/>
        <w:snapToGrid w:val="0"/>
        <w:ind w:left="420" w:firstLine="420"/>
        <w:rPr>
          <w:rFonts w:eastAsia="方正宋刻本秀楷简体"/>
        </w:rPr>
      </w:pPr>
    </w:p>
    <w:p w14:paraId="3EAFE828" w14:textId="77777777" w:rsidR="00ED6DF6" w:rsidRDefault="00ED6DF6">
      <w:pPr>
        <w:adjustRightInd w:val="0"/>
        <w:snapToGrid w:val="0"/>
        <w:ind w:firstLine="420"/>
        <w:rPr>
          <w:rFonts w:eastAsia="方正宋刻本秀楷简体"/>
        </w:rPr>
      </w:pPr>
      <w:r>
        <w:rPr>
          <w:rFonts w:eastAsia="方正宋刻本秀楷简体" w:hint="eastAsia"/>
        </w:rPr>
        <w:t>expr</w:t>
      </w:r>
      <w:r>
        <w:rPr>
          <w:rFonts w:eastAsia="方正宋刻本秀楷简体" w:hint="eastAsia"/>
        </w:rPr>
        <w:tab/>
      </w:r>
      <w:r>
        <w:rPr>
          <w:rFonts w:eastAsia="方正宋刻本秀楷简体" w:hint="eastAsia"/>
        </w:rPr>
        <w:tab/>
        <w:t>c=$(expr $a + $b)</w:t>
      </w:r>
      <w:r>
        <w:rPr>
          <w:rFonts w:eastAsia="方正宋刻本秀楷简体" w:hint="eastAsia"/>
        </w:rPr>
        <w:tab/>
        <w:t>+</w:t>
      </w:r>
      <w:r>
        <w:rPr>
          <w:rFonts w:eastAsia="方正宋刻本秀楷简体" w:hint="eastAsia"/>
        </w:rPr>
        <w:t>左右必须有空格</w:t>
      </w:r>
    </w:p>
    <w:p w14:paraId="7D6A2430" w14:textId="77777777" w:rsidR="00ED6DF6" w:rsidRDefault="00ED6DF6">
      <w:pPr>
        <w:adjustRightInd w:val="0"/>
        <w:snapToGrid w:val="0"/>
        <w:ind w:firstLine="420"/>
        <w:rPr>
          <w:rFonts w:eastAsia="方正宋刻本秀楷简体"/>
        </w:rPr>
      </w:pPr>
      <w:r>
        <w:rPr>
          <w:rFonts w:eastAsia="方正宋刻本秀楷简体" w:hint="eastAsia"/>
        </w:rPr>
        <w:t>let</w:t>
      </w:r>
      <w:r>
        <w:rPr>
          <w:rFonts w:eastAsia="方正宋刻本秀楷简体" w:hint="eastAsia"/>
        </w:rPr>
        <w:tab/>
      </w:r>
      <w:r>
        <w:rPr>
          <w:rFonts w:eastAsia="方正宋刻本秀楷简体" w:hint="eastAsia"/>
        </w:rPr>
        <w:tab/>
        <w:t>let c=$a+$b</w:t>
      </w:r>
    </w:p>
    <w:p w14:paraId="6BFB4796" w14:textId="77777777" w:rsidR="00ED6DF6" w:rsidRDefault="00ED6DF6">
      <w:pPr>
        <w:adjustRightInd w:val="0"/>
        <w:snapToGrid w:val="0"/>
        <w:ind w:left="420" w:firstLine="420"/>
        <w:rPr>
          <w:rFonts w:eastAsia="方正宋刻本秀楷简体"/>
        </w:rPr>
      </w:pPr>
    </w:p>
    <w:p w14:paraId="21F632F7" w14:textId="77777777" w:rsidR="00ED6DF6" w:rsidRDefault="00ED6DF6">
      <w:pPr>
        <w:adjustRightInd w:val="0"/>
        <w:snapToGrid w:val="0"/>
        <w:ind w:left="420" w:firstLine="420"/>
        <w:rPr>
          <w:rFonts w:eastAsia="方正宋刻本秀楷简体"/>
        </w:rPr>
      </w:pPr>
    </w:p>
    <w:p w14:paraId="7D0DEFBD" w14:textId="77777777" w:rsidR="00ED6DF6" w:rsidRDefault="00ED6DF6">
      <w:pPr>
        <w:adjustRightInd w:val="0"/>
        <w:snapToGrid w:val="0"/>
        <w:rPr>
          <w:rFonts w:eastAsia="方正宋刻本秀楷简体"/>
        </w:rPr>
      </w:pPr>
    </w:p>
    <w:p w14:paraId="1AB326D7" w14:textId="77777777" w:rsidR="00ED6DF6" w:rsidRDefault="00ED6DF6">
      <w:pPr>
        <w:adjustRightInd w:val="0"/>
        <w:snapToGrid w:val="0"/>
        <w:ind w:firstLine="420"/>
        <w:rPr>
          <w:rFonts w:eastAsia="方正宋刻本秀楷简体"/>
        </w:rPr>
      </w:pPr>
    </w:p>
    <w:p w14:paraId="65E5BF46" w14:textId="77777777" w:rsidR="00ED6DF6" w:rsidRDefault="00ED6DF6">
      <w:pPr>
        <w:adjustRightInd w:val="0"/>
        <w:snapToGrid w:val="0"/>
        <w:ind w:firstLine="420"/>
        <w:rPr>
          <w:rFonts w:eastAsia="方正宋刻本秀楷简体"/>
        </w:rPr>
      </w:pPr>
    </w:p>
    <w:p w14:paraId="39E7D0F9" w14:textId="77777777" w:rsidR="00ED6DF6" w:rsidRDefault="00ED6DF6">
      <w:pPr>
        <w:adjustRightInd w:val="0"/>
        <w:snapToGrid w:val="0"/>
        <w:rPr>
          <w:rFonts w:eastAsia="方正宋刻本秀楷简体"/>
        </w:rPr>
      </w:pPr>
      <w:r>
        <w:rPr>
          <w:rFonts w:eastAsia="方正宋刻本秀楷简体" w:hint="eastAsia"/>
          <w:b/>
          <w:bCs/>
          <w:sz w:val="28"/>
          <w:szCs w:val="36"/>
        </w:rPr>
        <w:t>source</w:t>
      </w:r>
      <w:r>
        <w:rPr>
          <w:rFonts w:eastAsia="方正宋刻本秀楷简体" w:hint="eastAsia"/>
        </w:rPr>
        <w:tab/>
        <w:t xml:space="preserve"> </w:t>
      </w:r>
      <w:r>
        <w:rPr>
          <w:rFonts w:eastAsia="方正宋刻本秀楷简体" w:hint="eastAsia"/>
        </w:rPr>
        <w:t>配置文件</w:t>
      </w:r>
      <w:r>
        <w:rPr>
          <w:rFonts w:eastAsia="方正宋刻本秀楷简体" w:hint="eastAsia"/>
        </w:rPr>
        <w:tab/>
        <w:t>source ~/.</w:t>
      </w:r>
      <w:proofErr w:type="spellStart"/>
      <w:r>
        <w:rPr>
          <w:rFonts w:eastAsia="方正宋刻本秀楷简体" w:hint="eastAsia"/>
        </w:rPr>
        <w:t>bashrc</w:t>
      </w:r>
      <w:proofErr w:type="spellEnd"/>
    </w:p>
    <w:p w14:paraId="0D48B38E" w14:textId="77777777" w:rsidR="00ED6DF6" w:rsidRDefault="00ED6DF6">
      <w:pPr>
        <w:adjustRightInd w:val="0"/>
        <w:snapToGrid w:val="0"/>
        <w:rPr>
          <w:rFonts w:eastAsia="方正宋刻本秀楷简体"/>
        </w:rPr>
      </w:pPr>
      <w:r>
        <w:rPr>
          <w:rFonts w:eastAsia="方正宋刻本秀楷简体" w:hint="eastAsia"/>
          <w:b/>
          <w:bCs/>
          <w:sz w:val="28"/>
          <w:szCs w:val="36"/>
        </w:rPr>
        <w:t>.</w:t>
      </w:r>
      <w:r>
        <w:rPr>
          <w:rFonts w:eastAsia="方正宋刻本秀楷简体" w:hint="eastAsia"/>
        </w:rPr>
        <w:tab/>
      </w:r>
      <w:r>
        <w:rPr>
          <w:rFonts w:eastAsia="方正宋刻本秀楷简体" w:hint="eastAsia"/>
        </w:rPr>
        <w:tab/>
        <w:t xml:space="preserve"> </w:t>
      </w:r>
      <w:r>
        <w:rPr>
          <w:rFonts w:eastAsia="方正宋刻本秀楷简体" w:hint="eastAsia"/>
        </w:rPr>
        <w:t>配置文件</w:t>
      </w:r>
      <w:r>
        <w:rPr>
          <w:rFonts w:eastAsia="方正宋刻本秀楷简体" w:hint="eastAsia"/>
        </w:rPr>
        <w:tab/>
        <w:t>.  ~</w:t>
      </w:r>
      <w:proofErr w:type="gramStart"/>
      <w:r>
        <w:rPr>
          <w:rFonts w:eastAsia="方正宋刻本秀楷简体" w:hint="eastAsia"/>
        </w:rPr>
        <w:t>/.</w:t>
      </w:r>
      <w:proofErr w:type="spellStart"/>
      <w:r>
        <w:rPr>
          <w:rFonts w:eastAsia="方正宋刻本秀楷简体" w:hint="eastAsia"/>
        </w:rPr>
        <w:t>bashrc</w:t>
      </w:r>
      <w:proofErr w:type="spellEnd"/>
      <w:proofErr w:type="gramEnd"/>
    </w:p>
    <w:p w14:paraId="391D12EC" w14:textId="77777777" w:rsidR="00ED6DF6" w:rsidRDefault="00ED6DF6">
      <w:pPr>
        <w:adjustRightInd w:val="0"/>
        <w:snapToGrid w:val="0"/>
        <w:rPr>
          <w:rFonts w:eastAsia="方正宋刻本秀楷简体"/>
        </w:rPr>
      </w:pPr>
      <w:r>
        <w:rPr>
          <w:rFonts w:eastAsia="方正宋刻本秀楷简体" w:hint="eastAsia"/>
        </w:rPr>
        <w:t>强制执行脚本中的全部命令，忽略脚本权限</w:t>
      </w:r>
    </w:p>
    <w:p w14:paraId="2B6BB463" w14:textId="77777777" w:rsidR="00ED6DF6" w:rsidRDefault="00ED6DF6">
      <w:pPr>
        <w:adjustRightInd w:val="0"/>
        <w:snapToGrid w:val="0"/>
        <w:rPr>
          <w:rFonts w:eastAsia="方正宋刻本秀楷简体"/>
        </w:rPr>
      </w:pPr>
      <w:r>
        <w:rPr>
          <w:rFonts w:eastAsia="方正宋刻本秀楷简体" w:hint="eastAsia"/>
        </w:rPr>
        <w:t>让重新配置的环境变量配置文件强制生效</w:t>
      </w:r>
    </w:p>
    <w:p w14:paraId="5DF40CD6" w14:textId="77777777" w:rsidR="00ED6DF6" w:rsidRDefault="00ED6DF6">
      <w:pPr>
        <w:adjustRightInd w:val="0"/>
        <w:snapToGrid w:val="0"/>
        <w:rPr>
          <w:rFonts w:eastAsia="方正宋刻本秀楷简体"/>
        </w:rPr>
      </w:pPr>
    </w:p>
    <w:p w14:paraId="769D4388" w14:textId="77777777" w:rsidR="00ED6DF6" w:rsidRDefault="00ED6DF6">
      <w:pPr>
        <w:adjustRightInd w:val="0"/>
        <w:snapToGrid w:val="0"/>
        <w:rPr>
          <w:rFonts w:eastAsia="方正宋刻本秀楷简体"/>
          <w:b/>
          <w:bCs/>
          <w:sz w:val="36"/>
          <w:szCs w:val="44"/>
        </w:rPr>
      </w:pPr>
      <w:r>
        <w:rPr>
          <w:rFonts w:eastAsia="方正宋刻本秀楷简体" w:hint="eastAsia"/>
        </w:rPr>
        <w:br w:type="page"/>
      </w:r>
      <w:r>
        <w:rPr>
          <w:rFonts w:eastAsia="方正宋刻本秀楷简体" w:hint="eastAsia"/>
          <w:b/>
          <w:bCs/>
          <w:sz w:val="36"/>
          <w:szCs w:val="44"/>
        </w:rPr>
        <w:lastRenderedPageBreak/>
        <w:t>环境变量配置文件分类</w:t>
      </w:r>
    </w:p>
    <w:p w14:paraId="0A34B7CA" w14:textId="77777777" w:rsidR="00ED6DF6" w:rsidRDefault="00ED6DF6">
      <w:pPr>
        <w:numPr>
          <w:ilvl w:val="0"/>
          <w:numId w:val="6"/>
        </w:numPr>
        <w:adjustRightInd w:val="0"/>
        <w:snapToGrid w:val="0"/>
        <w:ind w:firstLine="420"/>
        <w:rPr>
          <w:rFonts w:eastAsia="方正宋刻本秀楷简体"/>
          <w:b/>
          <w:bCs/>
        </w:rPr>
      </w:pPr>
      <w:r>
        <w:rPr>
          <w:rFonts w:eastAsia="方正宋刻本秀楷简体" w:hint="eastAsia"/>
          <w:b/>
          <w:bCs/>
        </w:rPr>
        <w:t>登录时生效的</w:t>
      </w:r>
    </w:p>
    <w:p w14:paraId="237B6BC5" w14:textId="77777777" w:rsidR="00ED6DF6" w:rsidRDefault="00ED6DF6">
      <w:pPr>
        <w:adjustRightInd w:val="0"/>
        <w:snapToGrid w:val="0"/>
        <w:ind w:left="420" w:firstLine="420"/>
        <w:rPr>
          <w:rFonts w:eastAsia="方正宋刻本秀楷简体"/>
        </w:rPr>
      </w:pPr>
      <w:r>
        <w:rPr>
          <w:rFonts w:eastAsia="方正宋刻本秀楷简体" w:hint="eastAsia"/>
          <w:b/>
          <w:bCs/>
        </w:rPr>
        <w:t>/etc/profile</w:t>
      </w:r>
      <w:r>
        <w:rPr>
          <w:rFonts w:eastAsia="方正宋刻本秀楷简体" w:hint="eastAsia"/>
        </w:rPr>
        <w:tab/>
      </w:r>
      <w:r>
        <w:rPr>
          <w:rFonts w:eastAsia="方正宋刻本秀楷简体" w:hint="eastAsia"/>
        </w:rPr>
        <w:tab/>
      </w:r>
      <w:r>
        <w:rPr>
          <w:rFonts w:eastAsia="方正宋刻本秀楷简体" w:hint="eastAsia"/>
        </w:rPr>
        <w:tab/>
      </w:r>
    </w:p>
    <w:p w14:paraId="50E21E8F" w14:textId="77777777" w:rsidR="00ED6DF6" w:rsidRDefault="00ED6DF6">
      <w:pPr>
        <w:adjustRightInd w:val="0"/>
        <w:snapToGrid w:val="0"/>
        <w:ind w:left="420" w:firstLine="420"/>
        <w:rPr>
          <w:rFonts w:eastAsia="方正宋刻本秀楷简体"/>
        </w:rPr>
      </w:pPr>
      <w:r>
        <w:rPr>
          <w:rFonts w:eastAsia="方正宋刻本秀楷简体" w:hint="eastAsia"/>
          <w:b/>
          <w:bCs/>
        </w:rPr>
        <w:t>/etc/profile.d/*.sh</w:t>
      </w:r>
      <w:r>
        <w:rPr>
          <w:rFonts w:eastAsia="方正宋刻本秀楷简体" w:hint="eastAsia"/>
          <w:b/>
          <w:bCs/>
        </w:rPr>
        <w:tab/>
      </w:r>
      <w:r>
        <w:rPr>
          <w:rFonts w:eastAsia="方正宋刻本秀楷简体" w:hint="eastAsia"/>
        </w:rPr>
        <w:tab/>
      </w:r>
      <w:r>
        <w:rPr>
          <w:rFonts w:eastAsia="方正宋刻本秀楷简体" w:hint="eastAsia"/>
        </w:rPr>
        <w:t>一系列配置文件</w:t>
      </w:r>
    </w:p>
    <w:p w14:paraId="0DBB446C" w14:textId="77777777" w:rsidR="00ED6DF6" w:rsidRDefault="00ED6DF6">
      <w:pPr>
        <w:adjustRightInd w:val="0"/>
        <w:snapToGrid w:val="0"/>
        <w:ind w:left="420" w:firstLine="420"/>
        <w:rPr>
          <w:rFonts w:eastAsia="方正宋刻本秀楷简体"/>
        </w:rPr>
      </w:pPr>
    </w:p>
    <w:p w14:paraId="643C88FF" w14:textId="77777777" w:rsidR="00ED6DF6" w:rsidRDefault="00ED6DF6">
      <w:pPr>
        <w:adjustRightInd w:val="0"/>
        <w:snapToGrid w:val="0"/>
        <w:ind w:left="420" w:firstLine="420"/>
        <w:rPr>
          <w:rFonts w:eastAsia="方正宋刻本秀楷简体"/>
        </w:rPr>
      </w:pPr>
      <w:r>
        <w:rPr>
          <w:rFonts w:eastAsia="方正宋刻本秀楷简体" w:hint="eastAsia"/>
        </w:rPr>
        <w:t>~</w:t>
      </w:r>
      <w:proofErr w:type="gramStart"/>
      <w:r>
        <w:rPr>
          <w:rFonts w:eastAsia="方正宋刻本秀楷简体" w:hint="eastAsia"/>
        </w:rPr>
        <w:t>/.</w:t>
      </w:r>
      <w:proofErr w:type="spellStart"/>
      <w:r>
        <w:rPr>
          <w:rFonts w:eastAsia="方正宋刻本秀楷简体" w:hint="eastAsia"/>
        </w:rPr>
        <w:t>bashrc</w:t>
      </w:r>
      <w:proofErr w:type="spellEnd"/>
      <w:proofErr w:type="gramEnd"/>
    </w:p>
    <w:p w14:paraId="01608D76" w14:textId="77777777" w:rsidR="00ED6DF6" w:rsidRDefault="00ED6DF6">
      <w:pPr>
        <w:adjustRightInd w:val="0"/>
        <w:snapToGrid w:val="0"/>
        <w:ind w:left="420" w:firstLine="420"/>
        <w:rPr>
          <w:rFonts w:eastAsia="方正宋刻本秀楷简体"/>
        </w:rPr>
      </w:pPr>
      <w:r>
        <w:rPr>
          <w:rFonts w:eastAsia="方正宋刻本秀楷简体" w:hint="eastAsia"/>
        </w:rPr>
        <w:t>~/bash_profile</w:t>
      </w:r>
      <w:r>
        <w:rPr>
          <w:rFonts w:eastAsia="方正宋刻本秀楷简体" w:hint="eastAsia"/>
        </w:rPr>
        <w:tab/>
      </w:r>
      <w:r>
        <w:rPr>
          <w:rFonts w:eastAsia="方正宋刻本秀楷简体" w:hint="eastAsia"/>
        </w:rPr>
        <w:tab/>
      </w:r>
      <w:r>
        <w:rPr>
          <w:rFonts w:eastAsia="方正宋刻本秀楷简体" w:hint="eastAsia"/>
        </w:rPr>
        <w:t>不一定有</w:t>
      </w:r>
    </w:p>
    <w:p w14:paraId="701F8DC7" w14:textId="77777777" w:rsidR="00ED6DF6" w:rsidRDefault="00ED6DF6">
      <w:pPr>
        <w:adjustRightInd w:val="0"/>
        <w:snapToGrid w:val="0"/>
        <w:ind w:left="420" w:firstLine="420"/>
        <w:rPr>
          <w:rFonts w:eastAsia="方正宋刻本秀楷简体"/>
          <w:b/>
          <w:bCs/>
        </w:rPr>
      </w:pP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bash.bashrc</w:t>
      </w:r>
      <w:proofErr w:type="spellEnd"/>
    </w:p>
    <w:p w14:paraId="058F080E" w14:textId="77777777" w:rsidR="00ED6DF6" w:rsidRDefault="00ED6DF6">
      <w:pPr>
        <w:adjustRightInd w:val="0"/>
        <w:snapToGrid w:val="0"/>
        <w:ind w:firstLine="420"/>
        <w:rPr>
          <w:rFonts w:eastAsia="方正宋刻本秀楷简体"/>
        </w:rPr>
      </w:pPr>
      <w:r>
        <w:rPr>
          <w:rFonts w:eastAsia="方正宋刻本秀楷简体" w:hint="eastAsia"/>
        </w:rPr>
        <w:t>粗体的三个文件对所有用户有效，</w:t>
      </w:r>
      <w:r>
        <w:rPr>
          <w:rFonts w:eastAsia="方正宋刻本秀楷简体" w:hint="eastAsia"/>
        </w:rPr>
        <w:t>home</w:t>
      </w:r>
      <w:r>
        <w:rPr>
          <w:rFonts w:eastAsia="方正宋刻本秀楷简体" w:hint="eastAsia"/>
        </w:rPr>
        <w:t>文件夹的文件对当前用户有效</w:t>
      </w:r>
    </w:p>
    <w:p w14:paraId="5B34AA5F" w14:textId="77777777" w:rsidR="00ED6DF6" w:rsidRDefault="00ED6DF6">
      <w:pPr>
        <w:adjustRightInd w:val="0"/>
        <w:snapToGrid w:val="0"/>
        <w:rPr>
          <w:rFonts w:eastAsia="方正宋刻本秀楷简体"/>
          <w:b/>
          <w:bCs/>
        </w:rPr>
      </w:pPr>
    </w:p>
    <w:p w14:paraId="0E78DB93" w14:textId="77777777" w:rsidR="00ED6DF6" w:rsidRDefault="00E40C08">
      <w:pPr>
        <w:adjustRightInd w:val="0"/>
        <w:snapToGrid w:val="0"/>
        <w:rPr>
          <w:rFonts w:eastAsia="方正宋刻本秀楷简体"/>
          <w:b/>
          <w:bCs/>
        </w:rPr>
      </w:pPr>
      <w:r>
        <w:rPr>
          <w:noProof/>
        </w:rPr>
        <mc:AlternateContent>
          <mc:Choice Requires="wps">
            <w:drawing>
              <wp:anchor distT="0" distB="0" distL="114300" distR="114300" simplePos="0" relativeHeight="251658247" behindDoc="0" locked="0" layoutInCell="1" allowOverlap="1" wp14:anchorId="156DCB4B" wp14:editId="301CC288">
                <wp:simplePos x="0" y="0"/>
                <wp:positionH relativeFrom="column">
                  <wp:posOffset>3927475</wp:posOffset>
                </wp:positionH>
                <wp:positionV relativeFrom="paragraph">
                  <wp:posOffset>102870</wp:posOffset>
                </wp:positionV>
                <wp:extent cx="292735" cy="635"/>
                <wp:effectExtent l="0" t="76200" r="0" b="75565"/>
                <wp:wrapNone/>
                <wp:docPr id="24" name="直线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2735" cy="635"/>
                        </a:xfrm>
                        <a:prstGeom prst="line">
                          <a:avLst/>
                        </a:prstGeom>
                        <a:noFill/>
                        <a:ln w="9525">
                          <a:solidFill>
                            <a:srgbClr val="0070C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7D0E3C" id="直线 113"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25pt,8.1pt" to="332.3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" strokecolor="#0070c0">
                <v:fill o:detectmouseclick="t"/>
                <v:stroke endarrow="open"/>
                <o:lock v:ext="edit" shapetype="f"/>
              </v:line>
            </w:pict>
          </mc:Fallback>
        </mc:AlternateContent>
      </w:r>
      <w:r>
        <w:rPr>
          <w:noProof/>
        </w:rPr>
        <mc:AlternateContent>
          <mc:Choice Requires="wps">
            <w:drawing>
              <wp:anchor distT="0" distB="0" distL="114300" distR="114300" simplePos="0" relativeHeight="251658246" behindDoc="0" locked="0" layoutInCell="1" allowOverlap="1" wp14:anchorId="5A5F9D6B" wp14:editId="2126ECB0">
                <wp:simplePos x="0" y="0"/>
                <wp:positionH relativeFrom="column">
                  <wp:posOffset>2663825</wp:posOffset>
                </wp:positionH>
                <wp:positionV relativeFrom="paragraph">
                  <wp:posOffset>95885</wp:posOffset>
                </wp:positionV>
                <wp:extent cx="247650" cy="635"/>
                <wp:effectExtent l="0" t="76200" r="0" b="75565"/>
                <wp:wrapNone/>
                <wp:docPr id="23" name="直线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7650" cy="635"/>
                        </a:xfrm>
                        <a:prstGeom prst="line">
                          <a:avLst/>
                        </a:prstGeom>
                        <a:noFill/>
                        <a:ln w="9525">
                          <a:solidFill>
                            <a:srgbClr val="0070C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7F01A7" id="直线 112"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75pt,7.55pt" to="229.2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" strokecolor="#0070c0">
                <v:fill o:detectmouseclick="t"/>
                <v:stroke endarrow="open"/>
                <o:lock v:ext="edit" shapetype="f"/>
              </v:line>
            </w:pict>
          </mc:Fallback>
        </mc:AlternateContent>
      </w:r>
      <w:r>
        <w:rPr>
          <w:noProof/>
        </w:rPr>
        <mc:AlternateContent>
          <mc:Choice Requires="wps">
            <w:drawing>
              <wp:anchor distT="0" distB="0" distL="114300" distR="114300" simplePos="0" relativeHeight="251658245" behindDoc="0" locked="0" layoutInCell="1" allowOverlap="1" wp14:anchorId="6D52D51B" wp14:editId="1DC65D5A">
                <wp:simplePos x="0" y="0"/>
                <wp:positionH relativeFrom="column">
                  <wp:posOffset>1880870</wp:posOffset>
                </wp:positionH>
                <wp:positionV relativeFrom="paragraph">
                  <wp:posOffset>92710</wp:posOffset>
                </wp:positionV>
                <wp:extent cx="220980" cy="635"/>
                <wp:effectExtent l="0" t="76200" r="0" b="75565"/>
                <wp:wrapNone/>
                <wp:docPr id="22" name="直线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0980" cy="635"/>
                        </a:xfrm>
                        <a:prstGeom prst="line">
                          <a:avLst/>
                        </a:prstGeom>
                        <a:noFill/>
                        <a:ln w="9525">
                          <a:solidFill>
                            <a:srgbClr val="0070C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610BEF" id="直线 111"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1pt,7.3pt" to="16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" strokecolor="#0070c0">
                <v:fill o:detectmouseclick="t"/>
                <v:stroke endarrow="open"/>
                <o:lock v:ext="edit" shapetype="f"/>
              </v:line>
            </w:pict>
          </mc:Fallback>
        </mc:AlternateContent>
      </w:r>
      <w:r>
        <w:rPr>
          <w:noProof/>
        </w:rPr>
        <mc:AlternateContent>
          <mc:Choice Requires="wps">
            <w:drawing>
              <wp:anchor distT="0" distB="0" distL="114300" distR="114300" simplePos="0" relativeHeight="251658244" behindDoc="0" locked="0" layoutInCell="1" allowOverlap="1" wp14:anchorId="5DF818F0" wp14:editId="11E1A7D3">
                <wp:simplePos x="0" y="0"/>
                <wp:positionH relativeFrom="column">
                  <wp:posOffset>708660</wp:posOffset>
                </wp:positionH>
                <wp:positionV relativeFrom="paragraph">
                  <wp:posOffset>89535</wp:posOffset>
                </wp:positionV>
                <wp:extent cx="315595" cy="635"/>
                <wp:effectExtent l="0" t="76200" r="0" b="75565"/>
                <wp:wrapNone/>
                <wp:docPr id="21" name="直线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5595" cy="635"/>
                        </a:xfrm>
                        <a:prstGeom prst="line">
                          <a:avLst/>
                        </a:prstGeom>
                        <a:noFill/>
                        <a:ln w="9525">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2E715" id="直线 110"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7.05pt" to="80.6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" strokecolor="#0070c0">
                <v:fill o:detectmouseclick="t"/>
                <v:stroke endarrow="open"/>
                <o:lock v:ext="edit" shapetype="f"/>
              </v:line>
            </w:pict>
          </mc:Fallback>
        </mc:AlternateContent>
      </w:r>
      <w:r w:rsidR="00ED6DF6">
        <w:rPr>
          <w:rFonts w:eastAsia="方正宋刻本秀楷简体" w:hint="eastAsia"/>
          <w:b/>
          <w:bCs/>
        </w:rPr>
        <w:t>/</w:t>
      </w:r>
      <w:proofErr w:type="spellStart"/>
      <w:r w:rsidR="00ED6DF6">
        <w:rPr>
          <w:rFonts w:eastAsia="方正宋刻本秀楷简体" w:hint="eastAsia"/>
          <w:b/>
          <w:bCs/>
        </w:rPr>
        <w:t>etc</w:t>
      </w:r>
      <w:proofErr w:type="spellEnd"/>
      <w:r w:rsidR="00ED6DF6">
        <w:rPr>
          <w:rFonts w:eastAsia="方正宋刻本秀楷简体" w:hint="eastAsia"/>
          <w:b/>
          <w:bCs/>
        </w:rPr>
        <w:t>/profile</w:t>
      </w:r>
      <w:r w:rsidR="00ED6DF6">
        <w:rPr>
          <w:rFonts w:eastAsia="方正宋刻本秀楷简体" w:hint="eastAsia"/>
          <w:b/>
          <w:bCs/>
        </w:rPr>
        <w:tab/>
      </w:r>
      <w:r w:rsidR="00ED6DF6">
        <w:rPr>
          <w:rFonts w:eastAsia="方正宋刻本秀楷简体" w:hint="eastAsia"/>
          <w:b/>
          <w:bCs/>
        </w:rPr>
        <w:tab/>
      </w:r>
      <w:r w:rsidR="00ED6DF6">
        <w:rPr>
          <w:rFonts w:eastAsia="方正宋刻本秀楷简体" w:hint="eastAsia"/>
        </w:rPr>
        <w:t>~/</w:t>
      </w:r>
      <w:proofErr w:type="spellStart"/>
      <w:r w:rsidR="00ED6DF6">
        <w:rPr>
          <w:rFonts w:eastAsia="方正宋刻本秀楷简体" w:hint="eastAsia"/>
        </w:rPr>
        <w:t>bash_profile</w:t>
      </w:r>
      <w:proofErr w:type="spellEnd"/>
      <w:r w:rsidR="00ED6DF6">
        <w:rPr>
          <w:rFonts w:eastAsia="方正宋刻本秀楷简体" w:hint="eastAsia"/>
        </w:rPr>
        <w:tab/>
      </w:r>
      <w:r w:rsidR="00ED6DF6">
        <w:rPr>
          <w:rFonts w:eastAsia="方正宋刻本秀楷简体" w:hint="eastAsia"/>
        </w:rPr>
        <w:tab/>
        <w:t>~/.</w:t>
      </w:r>
      <w:proofErr w:type="spellStart"/>
      <w:r w:rsidR="00ED6DF6">
        <w:rPr>
          <w:rFonts w:eastAsia="方正宋刻本秀楷简体" w:hint="eastAsia"/>
        </w:rPr>
        <w:t>bashrc</w:t>
      </w:r>
      <w:proofErr w:type="spellEnd"/>
      <w:r w:rsidR="00ED6DF6">
        <w:rPr>
          <w:rFonts w:eastAsia="方正宋刻本秀楷简体" w:hint="eastAsia"/>
        </w:rPr>
        <w:tab/>
      </w:r>
      <w:r w:rsidR="00ED6DF6">
        <w:rPr>
          <w:rFonts w:eastAsia="方正宋刻本秀楷简体" w:hint="eastAsia"/>
        </w:rPr>
        <w:tab/>
      </w:r>
      <w:r w:rsidR="00ED6DF6">
        <w:rPr>
          <w:rFonts w:eastAsia="方正宋刻本秀楷简体" w:hint="eastAsia"/>
          <w:b/>
          <w:bCs/>
        </w:rPr>
        <w:t>/</w:t>
      </w:r>
      <w:proofErr w:type="spellStart"/>
      <w:r w:rsidR="00ED6DF6">
        <w:rPr>
          <w:rFonts w:eastAsia="方正宋刻本秀楷简体" w:hint="eastAsia"/>
          <w:b/>
          <w:bCs/>
        </w:rPr>
        <w:t>etc</w:t>
      </w:r>
      <w:proofErr w:type="spellEnd"/>
      <w:r w:rsidR="00ED6DF6">
        <w:rPr>
          <w:rFonts w:eastAsia="方正宋刻本秀楷简体" w:hint="eastAsia"/>
          <w:b/>
          <w:bCs/>
        </w:rPr>
        <w:t>/</w:t>
      </w:r>
      <w:proofErr w:type="spellStart"/>
      <w:r w:rsidR="00ED6DF6">
        <w:rPr>
          <w:rFonts w:eastAsia="方正宋刻本秀楷简体" w:hint="eastAsia"/>
          <w:b/>
          <w:bCs/>
        </w:rPr>
        <w:t>bash.bashrc</w:t>
      </w:r>
      <w:proofErr w:type="spellEnd"/>
      <w:r w:rsidR="00ED6DF6">
        <w:rPr>
          <w:rFonts w:eastAsia="方正宋刻本秀楷简体" w:hint="eastAsia"/>
          <w:b/>
          <w:bCs/>
        </w:rPr>
        <w:tab/>
      </w:r>
      <w:r w:rsidR="00ED6DF6">
        <w:rPr>
          <w:rFonts w:eastAsia="方正宋刻本秀楷简体" w:hint="eastAsia"/>
          <w:b/>
          <w:bCs/>
        </w:rPr>
        <w:tab/>
      </w:r>
      <w:r w:rsidR="00ED6DF6">
        <w:rPr>
          <w:rFonts w:eastAsia="方正宋刻本秀楷简体" w:hint="eastAsia"/>
          <w:b/>
          <w:bCs/>
        </w:rPr>
        <w:t>命令提示符</w:t>
      </w:r>
    </w:p>
    <w:p w14:paraId="4D8C60CE" w14:textId="77777777" w:rsidR="00ED6DF6" w:rsidRDefault="00E40C08">
      <w:pPr>
        <w:adjustRightInd w:val="0"/>
        <w:snapToGrid w:val="0"/>
        <w:rPr>
          <w:rFonts w:eastAsia="方正宋刻本秀楷简体"/>
        </w:rPr>
      </w:pPr>
      <w:r>
        <w:rPr>
          <w:noProof/>
        </w:rPr>
        <mc:AlternateContent>
          <mc:Choice Requires="wps">
            <w:drawing>
              <wp:anchor distT="0" distB="0" distL="114300" distR="114300" simplePos="0" relativeHeight="251658249" behindDoc="0" locked="0" layoutInCell="1" allowOverlap="1" wp14:anchorId="18F00E11" wp14:editId="4C584F6F">
                <wp:simplePos x="0" y="0"/>
                <wp:positionH relativeFrom="column">
                  <wp:posOffset>2117090</wp:posOffset>
                </wp:positionH>
                <wp:positionV relativeFrom="paragraph">
                  <wp:posOffset>34290</wp:posOffset>
                </wp:positionV>
                <wp:extent cx="1728470" cy="217170"/>
                <wp:effectExtent l="12700" t="0" r="0" b="74930"/>
                <wp:wrapNone/>
                <wp:docPr id="20" name="自选图形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1728470" cy="217170"/>
                        </a:xfrm>
                        <a:prstGeom prst="bentConnector3">
                          <a:avLst>
                            <a:gd name="adj1" fmla="val 49963"/>
                          </a:avLst>
                        </a:prstGeom>
                        <a:noFill/>
                        <a:ln w="9525">
                          <a:solidFill>
                            <a:srgbClr val="0070C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C629FE" id="_x0000_t34" coordsize="21600,21600" o:spt="34" o:oned="t" adj="10800" path="m,l@0,0@0,21600,21600,21600e" filled="f">
                <v:stroke joinstyle="miter"/>
                <v:formulas>
                  <v:f eqn="val #0"/>
                </v:formulas>
                <v:path arrowok="t" fillok="f" o:connecttype="none"/>
                <v:handles>
                  <v:h position="#0,center"/>
                </v:handles>
                <o:lock v:ext="edit" shapetype="t"/>
              </v:shapetype>
              <v:shape id="自选图形 115" o:spid="_x0000_s1026" type="#_x0000_t34" style="position:absolute;left:0;text-align:left;margin-left:166.7pt;margin-top:2.7pt;width:136.1pt;height:17.1pt;rotation:180;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" adj="10792" strokecolor="#0070c0">
                <v:fill o:detectmouseclick="t"/>
                <v:stroke endarrow="open"/>
                <o:lock v:ext="edit" shapetype="f"/>
              </v:shape>
            </w:pict>
          </mc:Fallback>
        </mc:AlternateContent>
      </w:r>
      <w:r>
        <w:rPr>
          <w:noProof/>
        </w:rPr>
        <mc:AlternateContent>
          <mc:Choice Requires="wps">
            <w:drawing>
              <wp:anchor distT="0" distB="0" distL="114300" distR="114300" simplePos="0" relativeHeight="251658248" behindDoc="0" locked="0" layoutInCell="1" allowOverlap="1" wp14:anchorId="72EC2412" wp14:editId="6830C311">
                <wp:simplePos x="0" y="0"/>
                <wp:positionH relativeFrom="column">
                  <wp:posOffset>-5080</wp:posOffset>
                </wp:positionH>
                <wp:positionV relativeFrom="paragraph">
                  <wp:posOffset>25400</wp:posOffset>
                </wp:positionV>
                <wp:extent cx="1052195" cy="226695"/>
                <wp:effectExtent l="0" t="0" r="1905" b="78105"/>
                <wp:wrapNone/>
                <wp:docPr id="19" name="自选图形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52195" cy="226695"/>
                        </a:xfrm>
                        <a:prstGeom prst="bentConnector3">
                          <a:avLst>
                            <a:gd name="adj1" fmla="val 59505"/>
                          </a:avLst>
                        </a:prstGeom>
                        <a:noFill/>
                        <a:ln w="9525">
                          <a:solidFill>
                            <a:srgbClr val="0070C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A0F292" id="自选图形 114" o:spid="_x0000_s1026" type="#_x0000_t34" style="position:absolute;left:0;text-align:left;margin-left:-.4pt;margin-top:2pt;width:82.85pt;height:17.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" adj="12853" strokecolor="#0070c0">
                <v:fill o:detectmouseclick="t"/>
                <v:stroke endarrow="open"/>
                <o:lock v:ext="edit" shapetype="f"/>
              </v:shape>
            </w:pict>
          </mc:Fallback>
        </mc:AlternateContent>
      </w:r>
    </w:p>
    <w:p w14:paraId="1D6AA6D7" w14:textId="77777777" w:rsidR="00ED6DF6" w:rsidRDefault="00ED6DF6">
      <w:pPr>
        <w:adjustRightInd w:val="0"/>
        <w:snapToGrid w:val="0"/>
        <w:ind w:left="1260" w:firstLine="420"/>
        <w:rPr>
          <w:rFonts w:eastAsia="方正宋刻本秀楷简体"/>
          <w:b/>
          <w:bCs/>
        </w:rPr>
      </w:pPr>
      <w:r>
        <w:rPr>
          <w:rFonts w:eastAsia="方正宋刻本秀楷简体" w:hint="eastAsia"/>
          <w:b/>
          <w:bCs/>
        </w:rPr>
        <w:t>/etc/profile.d/*.sh</w:t>
      </w:r>
    </w:p>
    <w:p w14:paraId="1F8F3E14" w14:textId="77777777" w:rsidR="00ED6DF6" w:rsidRDefault="00E40C08">
      <w:pPr>
        <w:adjustRightInd w:val="0"/>
        <w:snapToGrid w:val="0"/>
        <w:ind w:firstLine="420"/>
        <w:rPr>
          <w:rFonts w:eastAsia="方正宋刻本秀楷简体"/>
          <w:b/>
          <w:bCs/>
        </w:rPr>
      </w:pPr>
      <w:r>
        <w:rPr>
          <w:noProof/>
        </w:rPr>
        <mc:AlternateContent>
          <mc:Choice Requires="wps">
            <w:drawing>
              <wp:anchor distT="0" distB="0" distL="114300" distR="114300" simplePos="0" relativeHeight="251658250" behindDoc="0" locked="0" layoutInCell="1" allowOverlap="1" wp14:anchorId="31B85F2F" wp14:editId="09285928">
                <wp:simplePos x="0" y="0"/>
                <wp:positionH relativeFrom="column">
                  <wp:posOffset>1523365</wp:posOffset>
                </wp:positionH>
                <wp:positionV relativeFrom="paragraph">
                  <wp:posOffset>8255</wp:posOffset>
                </wp:positionV>
                <wp:extent cx="635" cy="180975"/>
                <wp:effectExtent l="76200" t="0" r="24765" b="22225"/>
                <wp:wrapNone/>
                <wp:docPr id="18" name="直线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80975"/>
                        </a:xfrm>
                        <a:prstGeom prst="line">
                          <a:avLst/>
                        </a:prstGeom>
                        <a:noFill/>
                        <a:ln w="9525">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0B24C" id="直线 116"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5pt,.65pt" to="120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" strokecolor="#0070c0">
                <v:fill o:detectmouseclick="t"/>
                <v:stroke endarrow="open"/>
                <o:lock v:ext="edit" shapetype="f"/>
              </v:line>
            </w:pict>
          </mc:Fallback>
        </mc:AlternateContent>
      </w:r>
    </w:p>
    <w:p w14:paraId="554D530A" w14:textId="77777777" w:rsidR="00ED6DF6" w:rsidRDefault="00E40C08">
      <w:pPr>
        <w:adjustRightInd w:val="0"/>
        <w:snapToGrid w:val="0"/>
        <w:ind w:left="1260" w:firstLine="420"/>
        <w:rPr>
          <w:rFonts w:eastAsia="方正宋刻本秀楷简体"/>
          <w:b/>
          <w:bCs/>
        </w:rPr>
      </w:pPr>
      <w:r>
        <w:rPr>
          <w:noProof/>
        </w:rPr>
        <mc:AlternateContent>
          <mc:Choice Requires="wps">
            <w:drawing>
              <wp:anchor distT="0" distB="0" distL="114300" distR="114300" simplePos="0" relativeHeight="251658251" behindDoc="0" locked="0" layoutInCell="1" allowOverlap="1" wp14:anchorId="6BF10728" wp14:editId="18AC6924">
                <wp:simplePos x="0" y="0"/>
                <wp:positionH relativeFrom="column">
                  <wp:posOffset>1963420</wp:posOffset>
                </wp:positionH>
                <wp:positionV relativeFrom="paragraph">
                  <wp:posOffset>99695</wp:posOffset>
                </wp:positionV>
                <wp:extent cx="172720" cy="635"/>
                <wp:effectExtent l="0" t="76200" r="0" b="75565"/>
                <wp:wrapNone/>
                <wp:docPr id="17" name="直线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2720" cy="635"/>
                        </a:xfrm>
                        <a:prstGeom prst="line">
                          <a:avLst/>
                        </a:prstGeom>
                        <a:noFill/>
                        <a:ln w="9525">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D66AE" id="直线 117"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6pt,7.85pt" to="168.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" strokecolor="#0070c0">
                <v:fill o:detectmouseclick="t"/>
                <v:stroke endarrow="open"/>
                <o:lock v:ext="edit" shapetype="f"/>
              </v:line>
            </w:pict>
          </mc:Fallback>
        </mc:AlternateContent>
      </w:r>
      <w:r w:rsidR="00ED6DF6">
        <w:rPr>
          <w:rFonts w:eastAsia="方正宋刻本秀楷简体" w:hint="eastAsia"/>
          <w:b/>
          <w:bCs/>
        </w:rPr>
        <w:t>/etc/locale.conf</w:t>
      </w:r>
      <w:r w:rsidR="00ED6DF6">
        <w:rPr>
          <w:rFonts w:eastAsia="方正宋刻本秀楷简体" w:hint="eastAsia"/>
          <w:b/>
          <w:bCs/>
        </w:rPr>
        <w:tab/>
        <w:t>/etc/default/locale</w:t>
      </w:r>
    </w:p>
    <w:p w14:paraId="1277954E" w14:textId="77777777" w:rsidR="00ED6DF6" w:rsidRDefault="00ED6DF6">
      <w:pPr>
        <w:adjustRightInd w:val="0"/>
        <w:snapToGrid w:val="0"/>
        <w:rPr>
          <w:rFonts w:eastAsia="方正宋刻本秀楷简体"/>
          <w:b/>
          <w:bCs/>
        </w:rPr>
      </w:pPr>
    </w:p>
    <w:p w14:paraId="10A78FAE" w14:textId="77777777" w:rsidR="00ED6DF6" w:rsidRDefault="00ED6DF6">
      <w:pPr>
        <w:adjustRightInd w:val="0"/>
        <w:snapToGrid w:val="0"/>
        <w:rPr>
          <w:rFonts w:eastAsia="方正宋刻本秀楷简体"/>
          <w:b/>
          <w:bCs/>
        </w:rPr>
      </w:pPr>
      <w:r>
        <w:rPr>
          <w:rFonts w:eastAsia="方正宋刻本秀楷简体" w:hint="eastAsia"/>
          <w:b/>
          <w:bCs/>
        </w:rPr>
        <w:t>/etc/profile</w:t>
      </w:r>
    </w:p>
    <w:p w14:paraId="073FBE7C" w14:textId="77777777" w:rsidR="00ED6DF6" w:rsidRDefault="00ED6DF6">
      <w:pPr>
        <w:adjustRightInd w:val="0"/>
        <w:snapToGrid w:val="0"/>
        <w:ind w:firstLine="420"/>
        <w:rPr>
          <w:rFonts w:eastAsia="方正宋刻本秀楷简体"/>
        </w:rPr>
      </w:pPr>
      <w:r>
        <w:rPr>
          <w:rFonts w:eastAsia="方正宋刻本秀楷简体" w:hint="eastAsia"/>
        </w:rPr>
        <w:t>定义</w:t>
      </w:r>
      <w:r>
        <w:rPr>
          <w:rFonts w:eastAsia="方正宋刻本秀楷简体" w:hint="eastAsia"/>
        </w:rPr>
        <w:t>umask</w:t>
      </w:r>
      <w:r>
        <w:rPr>
          <w:rFonts w:eastAsia="方正宋刻本秀楷简体" w:hint="eastAsia"/>
        </w:rPr>
        <w:t>默认权限</w:t>
      </w:r>
    </w:p>
    <w:p w14:paraId="337B5E55" w14:textId="77777777" w:rsidR="00ED6DF6" w:rsidRDefault="00ED6DF6">
      <w:pPr>
        <w:adjustRightInd w:val="0"/>
        <w:snapToGrid w:val="0"/>
        <w:ind w:firstLine="420"/>
        <w:rPr>
          <w:rFonts w:eastAsia="方正宋刻本秀楷简体"/>
        </w:rPr>
      </w:pPr>
      <w:r>
        <w:rPr>
          <w:rFonts w:eastAsia="方正宋刻本秀楷简体" w:hint="eastAsia"/>
        </w:rPr>
        <w:t>设置</w:t>
      </w:r>
      <w:r>
        <w:rPr>
          <w:rFonts w:eastAsia="方正宋刻本秀楷简体" w:hint="eastAsia"/>
        </w:rPr>
        <w:t>PATH</w:t>
      </w:r>
      <w:r>
        <w:rPr>
          <w:rFonts w:eastAsia="方正宋刻本秀楷简体" w:hint="eastAsia"/>
        </w:rPr>
        <w:t>变量</w:t>
      </w:r>
    </w:p>
    <w:p w14:paraId="1EDEC111" w14:textId="77777777" w:rsidR="00ED6DF6" w:rsidRDefault="00ED6DF6">
      <w:pPr>
        <w:adjustRightInd w:val="0"/>
        <w:snapToGrid w:val="0"/>
        <w:ind w:firstLine="420"/>
        <w:rPr>
          <w:rFonts w:eastAsia="方正宋刻本秀楷简体"/>
        </w:rPr>
      </w:pPr>
      <w:r>
        <w:rPr>
          <w:rFonts w:eastAsia="方正宋刻本秀楷简体" w:hint="eastAsia"/>
        </w:rPr>
        <w:t>调用</w:t>
      </w:r>
      <w:r>
        <w:rPr>
          <w:rFonts w:eastAsia="方正宋刻本秀楷简体" w:hint="eastAsia"/>
        </w:rPr>
        <w:t>/etc/profile.d/*.sh</w:t>
      </w:r>
    </w:p>
    <w:p w14:paraId="62A16903" w14:textId="77777777" w:rsidR="00ED6DF6" w:rsidRDefault="00ED6DF6">
      <w:pPr>
        <w:adjustRightInd w:val="0"/>
        <w:snapToGrid w:val="0"/>
        <w:ind w:firstLine="420"/>
        <w:rPr>
          <w:rFonts w:eastAsia="方正宋刻本秀楷简体"/>
        </w:rPr>
      </w:pPr>
      <w:r>
        <w:rPr>
          <w:rFonts w:eastAsia="方正宋刻本秀楷简体" w:hint="eastAsia"/>
        </w:rPr>
        <w:t>重新配置全局</w:t>
      </w:r>
      <w:r>
        <w:rPr>
          <w:rFonts w:eastAsia="方正宋刻本秀楷简体" w:hint="eastAsia"/>
        </w:rPr>
        <w:t>bash</w:t>
      </w:r>
      <w:r>
        <w:rPr>
          <w:rFonts w:eastAsia="方正宋刻本秀楷简体" w:hint="eastAsia"/>
        </w:rPr>
        <w:t>设置</w:t>
      </w:r>
    </w:p>
    <w:p w14:paraId="65468F00" w14:textId="77777777" w:rsidR="00ED6DF6" w:rsidRDefault="00ED6DF6">
      <w:pPr>
        <w:adjustRightInd w:val="0"/>
        <w:snapToGrid w:val="0"/>
        <w:ind w:firstLine="420"/>
        <w:rPr>
          <w:rFonts w:eastAsia="方正宋刻本秀楷简体"/>
          <w:b/>
          <w:bCs/>
        </w:rPr>
      </w:pPr>
    </w:p>
    <w:p w14:paraId="5EE8D6F4" w14:textId="77777777" w:rsidR="00ED6DF6" w:rsidRDefault="00ED6DF6">
      <w:pPr>
        <w:adjustRightInd w:val="0"/>
        <w:snapToGrid w:val="0"/>
        <w:rPr>
          <w:rFonts w:eastAsia="方正宋刻本秀楷简体"/>
          <w:b/>
          <w:bCs/>
        </w:rPr>
      </w:pPr>
      <w:r>
        <w:rPr>
          <w:rFonts w:eastAsia="方正宋刻本秀楷简体" w:hint="eastAsia"/>
          <w:b/>
          <w:bCs/>
        </w:rPr>
        <w:t>/etc/profile.d/*.sh</w:t>
      </w:r>
      <w:r>
        <w:rPr>
          <w:rFonts w:eastAsia="方正宋刻本秀楷简体" w:hint="eastAsia"/>
          <w:b/>
          <w:bCs/>
        </w:rPr>
        <w:tab/>
      </w:r>
    </w:p>
    <w:p w14:paraId="258B3452" w14:textId="77777777" w:rsidR="00ED6DF6" w:rsidRDefault="00ED6DF6">
      <w:pPr>
        <w:adjustRightInd w:val="0"/>
        <w:snapToGrid w:val="0"/>
        <w:ind w:firstLine="420"/>
        <w:rPr>
          <w:rFonts w:eastAsia="方正宋刻本秀楷简体"/>
        </w:rPr>
      </w:pPr>
      <w:r>
        <w:rPr>
          <w:rFonts w:eastAsia="方正宋刻本秀楷简体" w:hint="eastAsia"/>
          <w:sz w:val="18"/>
          <w:szCs w:val="21"/>
        </w:rPr>
        <w:t>freetype2.sh</w:t>
      </w:r>
      <w:r>
        <w:rPr>
          <w:rFonts w:eastAsia="方正宋刻本秀楷简体" w:hint="eastAsia"/>
        </w:rPr>
        <w:tab/>
      </w:r>
      <w:r>
        <w:rPr>
          <w:rFonts w:eastAsia="方正宋刻本秀楷简体" w:hint="eastAsia"/>
        </w:rPr>
        <w:tab/>
      </w:r>
      <w:r>
        <w:rPr>
          <w:rFonts w:eastAsia="方正宋刻本秀楷简体" w:hint="eastAsia"/>
        </w:rPr>
        <w:tab/>
        <w:t>TrueType</w:t>
      </w:r>
      <w:r>
        <w:rPr>
          <w:rFonts w:eastAsia="方正宋刻本秀楷简体" w:hint="eastAsia"/>
        </w:rPr>
        <w:t>字体解释版本</w:t>
      </w:r>
    </w:p>
    <w:p w14:paraId="6862F3EB" w14:textId="77777777" w:rsidR="00ED6DF6" w:rsidRDefault="00ED6DF6">
      <w:pPr>
        <w:adjustRightInd w:val="0"/>
        <w:snapToGrid w:val="0"/>
        <w:ind w:firstLine="420"/>
        <w:rPr>
          <w:rFonts w:eastAsia="方正宋刻本秀楷简体"/>
        </w:rPr>
      </w:pPr>
      <w:r>
        <w:rPr>
          <w:rFonts w:eastAsia="方正宋刻本秀楷简体" w:hint="eastAsia"/>
          <w:sz w:val="18"/>
          <w:szCs w:val="21"/>
        </w:rPr>
        <w:t>gawk.sh</w:t>
      </w:r>
      <w:proofErr w:type="gramStart"/>
      <w:r>
        <w:rPr>
          <w:rFonts w:eastAsia="方正宋刻本秀楷简体" w:hint="eastAsia"/>
          <w:sz w:val="18"/>
          <w:szCs w:val="21"/>
        </w:rPr>
        <w:t>/.csh</w:t>
      </w:r>
      <w:proofErr w:type="gramEnd"/>
      <w:r>
        <w:rPr>
          <w:rFonts w:eastAsia="方正宋刻本秀楷简体" w:hint="eastAsia"/>
          <w:sz w:val="18"/>
          <w:szCs w:val="21"/>
        </w:rPr>
        <w:tab/>
      </w:r>
      <w:r>
        <w:rPr>
          <w:rFonts w:eastAsia="方正宋刻本秀楷简体" w:hint="eastAsia"/>
        </w:rPr>
        <w:tab/>
      </w:r>
      <w:r>
        <w:rPr>
          <w:rFonts w:eastAsia="方正宋刻本秀楷简体" w:hint="eastAsia"/>
        </w:rPr>
        <w:tab/>
        <w:t>awk</w:t>
      </w:r>
    </w:p>
    <w:p w14:paraId="37347F2C" w14:textId="77777777" w:rsidR="00ED6DF6" w:rsidRDefault="00ED6DF6">
      <w:pPr>
        <w:adjustRightInd w:val="0"/>
        <w:snapToGrid w:val="0"/>
        <w:ind w:firstLine="420"/>
        <w:rPr>
          <w:rFonts w:eastAsia="方正宋刻本秀楷简体"/>
        </w:rPr>
      </w:pPr>
      <w:r>
        <w:rPr>
          <w:rFonts w:eastAsia="方正宋刻本秀楷简体" w:hint="eastAsia"/>
          <w:sz w:val="18"/>
          <w:szCs w:val="21"/>
        </w:rPr>
        <w:t>locale.sh</w:t>
      </w:r>
      <w:r>
        <w:rPr>
          <w:rFonts w:eastAsia="方正宋刻本秀楷简体" w:hint="eastAsia"/>
          <w:sz w:val="18"/>
          <w:szCs w:val="21"/>
        </w:rPr>
        <w:tab/>
      </w:r>
      <w:r>
        <w:rPr>
          <w:rFonts w:eastAsia="方正宋刻本秀楷简体" w:hint="eastAsia"/>
        </w:rPr>
        <w:tab/>
      </w:r>
      <w:r>
        <w:rPr>
          <w:rFonts w:eastAsia="方正宋刻本秀楷简体" w:hint="eastAsia"/>
        </w:rPr>
        <w:tab/>
      </w:r>
      <w:r>
        <w:rPr>
          <w:rFonts w:eastAsia="方正宋刻本秀楷简体" w:hint="eastAsia"/>
        </w:rPr>
        <w:tab/>
        <w:t>1</w:t>
      </w:r>
      <w:r>
        <w:rPr>
          <w:rFonts w:eastAsia="方正宋刻本秀楷简体" w:hint="eastAsia"/>
        </w:rPr>
        <w:t>、在</w:t>
      </w:r>
      <w:r>
        <w:rPr>
          <w:rFonts w:eastAsia="方正宋刻本秀楷简体" w:hint="eastAsia"/>
        </w:rPr>
        <w:t>XDG</w:t>
      </w:r>
      <w:r>
        <w:rPr>
          <w:rFonts w:eastAsia="方正宋刻本秀楷简体" w:hint="eastAsia"/>
        </w:rPr>
        <w:t>路径中加载</w:t>
      </w:r>
      <w:r>
        <w:rPr>
          <w:rFonts w:eastAsia="方正宋刻本秀楷简体" w:hint="eastAsia"/>
        </w:rPr>
        <w:t>/etc/locale.conf</w:t>
      </w:r>
    </w:p>
    <w:p w14:paraId="73FF9E09" w14:textId="77777777" w:rsidR="00ED6DF6" w:rsidRDefault="00ED6DF6">
      <w:pPr>
        <w:adjustRightInd w:val="0"/>
        <w:snapToGrid w:val="0"/>
        <w:ind w:left="2520" w:firstLine="420"/>
        <w:rPr>
          <w:rFonts w:eastAsia="方正宋刻本秀楷简体"/>
          <w:sz w:val="16"/>
          <w:szCs w:val="20"/>
        </w:rPr>
      </w:pPr>
      <w:r>
        <w:rPr>
          <w:rFonts w:eastAsia="方正宋刻本秀楷简体" w:hint="eastAsia"/>
          <w:sz w:val="20"/>
          <w:szCs w:val="22"/>
        </w:rPr>
        <w:t xml:space="preserve">XDG(x desktop group) </w:t>
      </w:r>
      <w:r>
        <w:rPr>
          <w:rFonts w:eastAsia="方正宋刻本秀楷简体" w:hint="eastAsia"/>
          <w:sz w:val="16"/>
          <w:szCs w:val="20"/>
        </w:rPr>
        <w:t>基本目录规范，指定文件格式及所在的文件夹</w:t>
      </w:r>
    </w:p>
    <w:p w14:paraId="305EC46B" w14:textId="77777777" w:rsidR="00ED6DF6" w:rsidRDefault="00E40C08">
      <w:pPr>
        <w:adjustRightInd w:val="0"/>
        <w:snapToGrid w:val="0"/>
        <w:ind w:left="2940" w:firstLine="420"/>
        <w:rPr>
          <w:rFonts w:eastAsia="方正宋刻本秀楷简体"/>
          <w:sz w:val="20"/>
          <w:szCs w:val="22"/>
        </w:rPr>
      </w:pPr>
      <w:r>
        <w:rPr>
          <w:noProof/>
          <w:sz w:val="20"/>
        </w:rPr>
        <mc:AlternateContent>
          <mc:Choice Requires="wpg">
            <w:drawing>
              <wp:anchor distT="0" distB="0" distL="114300" distR="114300" simplePos="0" relativeHeight="251658252" behindDoc="0" locked="0" layoutInCell="1" allowOverlap="1" wp14:anchorId="294A5B3A" wp14:editId="249A8F0C">
                <wp:simplePos x="0" y="0"/>
                <wp:positionH relativeFrom="column">
                  <wp:posOffset>3957320</wp:posOffset>
                </wp:positionH>
                <wp:positionV relativeFrom="paragraph">
                  <wp:posOffset>17780</wp:posOffset>
                </wp:positionV>
                <wp:extent cx="1883410" cy="557530"/>
                <wp:effectExtent l="12700" t="0" r="0" b="26670"/>
                <wp:wrapNone/>
                <wp:docPr id="14" name="组合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3410" cy="557530"/>
                          <a:chOff x="11842" y="471420"/>
                          <a:chExt cx="2966" cy="878"/>
                        </a:xfrm>
                      </wpg:grpSpPr>
                      <wps:wsp>
                        <wps:cNvPr id="15" name="自选图形 118"/>
                        <wps:cNvSpPr>
                          <a:spLocks/>
                        </wps:cNvSpPr>
                        <wps:spPr bwMode="auto">
                          <a:xfrm>
                            <a:off x="11842" y="471420"/>
                            <a:ext cx="129" cy="879"/>
                          </a:xfrm>
                          <a:prstGeom prst="downArrow">
                            <a:avLst>
                              <a:gd name="adj1" fmla="val 50000"/>
                              <a:gd name="adj2" fmla="val 17034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 name="文本框 119"/>
                        <wps:cNvSpPr txBox="1">
                          <a:spLocks/>
                        </wps:cNvSpPr>
                        <wps:spPr bwMode="auto">
                          <a:xfrm>
                            <a:off x="12078" y="471503"/>
                            <a:ext cx="2731" cy="7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AFA87F" w14:textId="77777777" w:rsidR="00ED6DF6" w:rsidRDefault="00ED6DF6">
                              <w:pPr>
                                <w:rPr>
                                  <w:sz w:val="18"/>
                                  <w:szCs w:val="21"/>
                                </w:rPr>
                              </w:pPr>
                              <w:r>
                                <w:rPr>
                                  <w:rFonts w:hint="eastAsia"/>
                                  <w:sz w:val="18"/>
                                  <w:szCs w:val="21"/>
                                </w:rPr>
                                <w:t>依次判断</w:t>
                              </w:r>
                            </w:p>
                            <w:p w14:paraId="56E000E7" w14:textId="77777777" w:rsidR="00ED6DF6" w:rsidRDefault="00ED6DF6">
                              <w:pPr>
                                <w:rPr>
                                  <w:sz w:val="18"/>
                                  <w:szCs w:val="21"/>
                                </w:rPr>
                              </w:pPr>
                              <w:r>
                                <w:rPr>
                                  <w:rFonts w:hint="eastAsia"/>
                                  <w:sz w:val="18"/>
                                  <w:szCs w:val="21"/>
                                </w:rPr>
                                <w:t>上面的配置文件优先级高</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A5B3A" id="组合 120" o:spid="_x0000_s1079" style="position:absolute;left:0;text-align:left;margin-left:311.6pt;margin-top:1.4pt;width:148.3pt;height:43.9pt;z-index:251658252" coordorigin="11842,471420" coordsize="296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118" o:spid="_x0000_s1080" type="#_x0000_t67" style="position:absolute;left:11842;top:471420;width:129;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">
                  <v:path arrowok="t"/>
                </v:shape>
                <v:shape id="文本框 119" o:spid="_x0000_s1081" type="#_x0000_t202" style="position:absolute;left:12078;top:471503;width:2731;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" stroked="f">
                  <v:path arrowok="t"/>
                  <v:textbox>
                    <w:txbxContent>
                      <w:p w14:paraId="7DAFA87F" w14:textId="77777777" w:rsidR="00ED6DF6" w:rsidRDefault="00ED6DF6">
                        <w:pPr>
                          <w:rPr>
                            <w:sz w:val="18"/>
                            <w:szCs w:val="21"/>
                          </w:rPr>
                        </w:pPr>
                        <w:r>
                          <w:rPr>
                            <w:rFonts w:hint="eastAsia"/>
                            <w:sz w:val="18"/>
                            <w:szCs w:val="21"/>
                          </w:rPr>
                          <w:t>依次判断</w:t>
                        </w:r>
                      </w:p>
                      <w:p w14:paraId="56E000E7" w14:textId="77777777" w:rsidR="00ED6DF6" w:rsidRDefault="00ED6DF6">
                        <w:pPr>
                          <w:rPr>
                            <w:sz w:val="18"/>
                            <w:szCs w:val="21"/>
                          </w:rPr>
                        </w:pPr>
                        <w:r>
                          <w:rPr>
                            <w:rFonts w:hint="eastAsia"/>
                            <w:sz w:val="18"/>
                            <w:szCs w:val="21"/>
                          </w:rPr>
                          <w:t>上面的配置文件优先级高</w:t>
                        </w:r>
                      </w:p>
                    </w:txbxContent>
                  </v:textbox>
                </v:shape>
              </v:group>
            </w:pict>
          </mc:Fallback>
        </mc:AlternateContent>
      </w:r>
      <w:r w:rsidR="00ED6DF6">
        <w:rPr>
          <w:rFonts w:eastAsia="方正宋刻本秀楷简体" w:hint="eastAsia"/>
          <w:sz w:val="20"/>
          <w:szCs w:val="22"/>
        </w:rPr>
        <w:t>$LANG</w:t>
      </w:r>
      <w:r w:rsidR="00ED6DF6">
        <w:rPr>
          <w:rFonts w:eastAsia="方正宋刻本秀楷简体" w:hint="eastAsia"/>
          <w:sz w:val="20"/>
          <w:szCs w:val="22"/>
        </w:rPr>
        <w:tab/>
      </w:r>
    </w:p>
    <w:p w14:paraId="3EA20E2B" w14:textId="77777777" w:rsidR="00ED6DF6" w:rsidRDefault="00ED6DF6">
      <w:pPr>
        <w:adjustRightInd w:val="0"/>
        <w:snapToGrid w:val="0"/>
        <w:ind w:left="2940" w:firstLine="420"/>
        <w:rPr>
          <w:rFonts w:eastAsia="方正宋刻本秀楷简体"/>
          <w:sz w:val="20"/>
          <w:szCs w:val="22"/>
        </w:rPr>
      </w:pPr>
      <w:r>
        <w:rPr>
          <w:rFonts w:eastAsia="方正宋刻本秀楷简体" w:hint="eastAsia"/>
          <w:sz w:val="20"/>
          <w:szCs w:val="22"/>
        </w:rPr>
        <w:t>$XDG_CONFIG_HOME/locale.conf</w:t>
      </w:r>
      <w:r>
        <w:rPr>
          <w:rFonts w:eastAsia="方正宋刻本秀楷简体" w:hint="eastAsia"/>
          <w:sz w:val="20"/>
          <w:szCs w:val="22"/>
        </w:rPr>
        <w:tab/>
      </w:r>
    </w:p>
    <w:p w14:paraId="6A066488" w14:textId="77777777" w:rsidR="00ED6DF6" w:rsidRDefault="00ED6DF6">
      <w:pPr>
        <w:adjustRightInd w:val="0"/>
        <w:snapToGrid w:val="0"/>
        <w:ind w:left="2940" w:firstLine="420"/>
        <w:rPr>
          <w:rFonts w:eastAsia="方正宋刻本秀楷简体"/>
          <w:sz w:val="20"/>
          <w:szCs w:val="22"/>
        </w:rPr>
      </w:pPr>
      <w:r>
        <w:rPr>
          <w:rFonts w:eastAsia="方正宋刻本秀楷简体" w:hint="eastAsia"/>
          <w:sz w:val="20"/>
          <w:szCs w:val="22"/>
        </w:rPr>
        <w:t>$HOME/.config/locale.conf</w:t>
      </w:r>
    </w:p>
    <w:p w14:paraId="124B983D" w14:textId="77777777" w:rsidR="00ED6DF6" w:rsidRDefault="00ED6DF6">
      <w:pPr>
        <w:adjustRightInd w:val="0"/>
        <w:snapToGrid w:val="0"/>
        <w:ind w:left="2940" w:firstLine="420"/>
        <w:rPr>
          <w:rFonts w:eastAsia="方正宋刻本秀楷简体"/>
          <w:sz w:val="20"/>
          <w:szCs w:val="22"/>
        </w:rPr>
      </w:pPr>
      <w:r>
        <w:rPr>
          <w:rFonts w:eastAsia="方正宋刻本秀楷简体" w:hint="eastAsia"/>
          <w:sz w:val="20"/>
          <w:szCs w:val="22"/>
        </w:rPr>
        <w:t>/etc/locale.conf</w:t>
      </w:r>
    </w:p>
    <w:p w14:paraId="791C2609"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2</w:t>
      </w:r>
      <w:r>
        <w:rPr>
          <w:rFonts w:eastAsia="方正宋刻本秀楷简体" w:hint="eastAsia"/>
          <w:sz w:val="20"/>
          <w:szCs w:val="22"/>
        </w:rPr>
        <w:t>、如未定义，则</w:t>
      </w:r>
      <w:proofErr w:type="gramStart"/>
      <w:r>
        <w:rPr>
          <w:rFonts w:eastAsia="方正宋刻本秀楷简体" w:hint="eastAsia"/>
          <w:sz w:val="20"/>
          <w:szCs w:val="22"/>
        </w:rPr>
        <w:t>则</w:t>
      </w:r>
      <w:proofErr w:type="gramEnd"/>
      <w:r>
        <w:rPr>
          <w:rFonts w:eastAsia="方正宋刻本秀楷简体" w:hint="eastAsia"/>
          <w:sz w:val="20"/>
          <w:szCs w:val="22"/>
        </w:rPr>
        <w:t>定义默认</w:t>
      </w:r>
      <w:r>
        <w:rPr>
          <w:rFonts w:eastAsia="方正宋刻本秀楷简体" w:hint="eastAsia"/>
          <w:sz w:val="20"/>
          <w:szCs w:val="22"/>
        </w:rPr>
        <w:t>LANG</w:t>
      </w:r>
      <w:r>
        <w:rPr>
          <w:rFonts w:eastAsia="方正宋刻本秀楷简体" w:hint="eastAsia"/>
          <w:sz w:val="20"/>
          <w:szCs w:val="22"/>
        </w:rPr>
        <w:t>语系</w:t>
      </w:r>
    </w:p>
    <w:p w14:paraId="47EC2B38"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3</w:t>
      </w:r>
      <w:r>
        <w:rPr>
          <w:rFonts w:eastAsia="方正宋刻本秀楷简体" w:hint="eastAsia"/>
          <w:sz w:val="20"/>
          <w:szCs w:val="22"/>
        </w:rPr>
        <w:t>、当</w:t>
      </w:r>
      <w:r>
        <w:rPr>
          <w:rFonts w:eastAsia="方正宋刻本秀楷简体" w:hint="eastAsia"/>
          <w:sz w:val="20"/>
          <w:szCs w:val="22"/>
        </w:rPr>
        <w:t>locale(7)</w:t>
      </w:r>
      <w:r>
        <w:rPr>
          <w:rFonts w:eastAsia="方正宋刻本秀楷简体" w:hint="eastAsia"/>
          <w:sz w:val="20"/>
          <w:szCs w:val="22"/>
        </w:rPr>
        <w:t>变量存在时声明所有</w:t>
      </w:r>
      <w:r>
        <w:rPr>
          <w:rFonts w:eastAsia="方正宋刻本秀楷简体" w:hint="eastAsia"/>
          <w:sz w:val="20"/>
          <w:szCs w:val="22"/>
        </w:rPr>
        <w:t>locale(7)</w:t>
      </w:r>
      <w:r>
        <w:rPr>
          <w:rFonts w:eastAsia="方正宋刻本秀楷简体" w:hint="eastAsia"/>
          <w:sz w:val="20"/>
          <w:szCs w:val="22"/>
        </w:rPr>
        <w:t>变量</w:t>
      </w:r>
    </w:p>
    <w:p w14:paraId="4A42D83D"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LANG</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LC_TIME</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LC_PAPER</w:t>
      </w:r>
      <w:r>
        <w:rPr>
          <w:rFonts w:eastAsia="方正宋刻本秀楷简体" w:hint="eastAsia"/>
          <w:sz w:val="18"/>
          <w:szCs w:val="21"/>
        </w:rPr>
        <w:tab/>
      </w:r>
      <w:r>
        <w:rPr>
          <w:rFonts w:eastAsia="方正宋刻本秀楷简体" w:hint="eastAsia"/>
          <w:sz w:val="18"/>
          <w:szCs w:val="21"/>
        </w:rPr>
        <w:tab/>
        <w:t>LC_MEASUREMENT</w:t>
      </w:r>
    </w:p>
    <w:p w14:paraId="016E6E49"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LANGUAGE</w:t>
      </w:r>
      <w:r>
        <w:rPr>
          <w:rFonts w:eastAsia="方正宋刻本秀楷简体" w:hint="eastAsia"/>
          <w:sz w:val="18"/>
          <w:szCs w:val="21"/>
        </w:rPr>
        <w:tab/>
      </w:r>
      <w:r>
        <w:rPr>
          <w:rFonts w:eastAsia="方正宋刻本秀楷简体" w:hint="eastAsia"/>
          <w:sz w:val="18"/>
          <w:szCs w:val="21"/>
        </w:rPr>
        <w:tab/>
        <w:t>LC_COLLATE</w:t>
      </w:r>
      <w:r>
        <w:rPr>
          <w:rFonts w:eastAsia="方正宋刻本秀楷简体" w:hint="eastAsia"/>
          <w:sz w:val="18"/>
          <w:szCs w:val="21"/>
        </w:rPr>
        <w:tab/>
      </w:r>
      <w:r>
        <w:rPr>
          <w:rFonts w:eastAsia="方正宋刻本秀楷简体" w:hint="eastAsia"/>
          <w:sz w:val="18"/>
          <w:szCs w:val="21"/>
        </w:rPr>
        <w:tab/>
        <w:t>LC_NAME</w:t>
      </w:r>
      <w:r>
        <w:rPr>
          <w:rFonts w:eastAsia="方正宋刻本秀楷简体" w:hint="eastAsia"/>
          <w:sz w:val="18"/>
          <w:szCs w:val="21"/>
        </w:rPr>
        <w:tab/>
      </w:r>
      <w:r>
        <w:rPr>
          <w:rFonts w:eastAsia="方正宋刻本秀楷简体" w:hint="eastAsia"/>
          <w:sz w:val="18"/>
          <w:szCs w:val="21"/>
        </w:rPr>
        <w:tab/>
        <w:t>LC_IDENTIFICATION</w:t>
      </w:r>
    </w:p>
    <w:p w14:paraId="04899CFF"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LC_CTYPE</w:t>
      </w:r>
      <w:r>
        <w:rPr>
          <w:rFonts w:eastAsia="方正宋刻本秀楷简体" w:hint="eastAsia"/>
          <w:sz w:val="18"/>
          <w:szCs w:val="21"/>
        </w:rPr>
        <w:tab/>
      </w:r>
      <w:r>
        <w:rPr>
          <w:rFonts w:eastAsia="方正宋刻本秀楷简体" w:hint="eastAsia"/>
          <w:sz w:val="18"/>
          <w:szCs w:val="21"/>
        </w:rPr>
        <w:tab/>
        <w:t>LC_MONETARY</w:t>
      </w:r>
      <w:r>
        <w:rPr>
          <w:rFonts w:eastAsia="方正宋刻本秀楷简体" w:hint="eastAsia"/>
          <w:sz w:val="18"/>
          <w:szCs w:val="21"/>
        </w:rPr>
        <w:tab/>
      </w:r>
      <w:r>
        <w:rPr>
          <w:rFonts w:eastAsia="方正宋刻本秀楷简体" w:hint="eastAsia"/>
          <w:sz w:val="18"/>
          <w:szCs w:val="21"/>
        </w:rPr>
        <w:tab/>
        <w:t>LC_ADDRESS</w:t>
      </w:r>
      <w:r>
        <w:rPr>
          <w:rFonts w:eastAsia="方正宋刻本秀楷简体" w:hint="eastAsia"/>
          <w:sz w:val="18"/>
          <w:szCs w:val="21"/>
        </w:rPr>
        <w:tab/>
        <w:t>LC_ALL</w:t>
      </w:r>
    </w:p>
    <w:p w14:paraId="2E589823"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LC_NUMERIC</w:t>
      </w:r>
      <w:r>
        <w:rPr>
          <w:rFonts w:eastAsia="方正宋刻本秀楷简体" w:hint="eastAsia"/>
          <w:sz w:val="18"/>
          <w:szCs w:val="21"/>
        </w:rPr>
        <w:tab/>
        <w:t>LC_MESSAGE</w:t>
      </w:r>
      <w:r>
        <w:rPr>
          <w:rFonts w:eastAsia="方正宋刻本秀楷简体" w:hint="eastAsia"/>
          <w:sz w:val="18"/>
          <w:szCs w:val="21"/>
        </w:rPr>
        <w:tab/>
      </w:r>
      <w:r>
        <w:rPr>
          <w:rFonts w:eastAsia="方正宋刻本秀楷简体" w:hint="eastAsia"/>
          <w:sz w:val="18"/>
          <w:szCs w:val="21"/>
        </w:rPr>
        <w:tab/>
        <w:t>LC-TELEPHONE</w:t>
      </w:r>
    </w:p>
    <w:p w14:paraId="17D15037" w14:textId="77777777" w:rsidR="00ED6DF6" w:rsidRDefault="00ED6DF6">
      <w:pPr>
        <w:adjustRightInd w:val="0"/>
        <w:snapToGrid w:val="0"/>
        <w:ind w:firstLine="420"/>
        <w:rPr>
          <w:rFonts w:eastAsia="方正宋刻本秀楷简体"/>
          <w:sz w:val="13"/>
          <w:szCs w:val="16"/>
        </w:rPr>
      </w:pPr>
      <w:r>
        <w:rPr>
          <w:rFonts w:eastAsia="方正宋刻本秀楷简体" w:hint="eastAsia"/>
          <w:sz w:val="18"/>
          <w:szCs w:val="21"/>
        </w:rPr>
        <w:t>snapd.sh</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roofErr w:type="spellStart"/>
      <w:r>
        <w:rPr>
          <w:rFonts w:eastAsia="方正宋刻本秀楷简体" w:hint="eastAsia"/>
          <w:sz w:val="13"/>
          <w:szCs w:val="16"/>
        </w:rPr>
        <w:t>snapcraft</w:t>
      </w:r>
      <w:proofErr w:type="spellEnd"/>
      <w:r>
        <w:rPr>
          <w:rFonts w:eastAsia="方正宋刻本秀楷简体" w:hint="eastAsia"/>
          <w:sz w:val="13"/>
          <w:szCs w:val="16"/>
        </w:rPr>
        <w:t>全新的软件环境，软件类似被封装到</w:t>
      </w:r>
      <w:r>
        <w:rPr>
          <w:rFonts w:eastAsia="方正宋刻本秀楷简体" w:hint="eastAsia"/>
          <w:sz w:val="13"/>
          <w:szCs w:val="16"/>
        </w:rPr>
        <w:t>Docker</w:t>
      </w:r>
      <w:r>
        <w:rPr>
          <w:rFonts w:eastAsia="方正宋刻本秀楷简体" w:hint="eastAsia"/>
          <w:sz w:val="13"/>
          <w:szCs w:val="16"/>
        </w:rPr>
        <w:t>容器中，由后台服务</w:t>
      </w:r>
      <w:proofErr w:type="spellStart"/>
      <w:r>
        <w:rPr>
          <w:rFonts w:eastAsia="方正宋刻本秀楷简体" w:hint="eastAsia"/>
          <w:sz w:val="13"/>
          <w:szCs w:val="16"/>
        </w:rPr>
        <w:t>snapd</w:t>
      </w:r>
      <w:proofErr w:type="spellEnd"/>
      <w:r>
        <w:rPr>
          <w:rFonts w:eastAsia="方正宋刻本秀楷简体" w:hint="eastAsia"/>
          <w:sz w:val="13"/>
          <w:szCs w:val="16"/>
        </w:rPr>
        <w:t>提供支持</w:t>
      </w:r>
    </w:p>
    <w:p w14:paraId="53FF0BD5"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home-locale-bin.sh</w:t>
      </w:r>
      <w:r>
        <w:rPr>
          <w:rFonts w:eastAsia="方正宋刻本秀楷简体" w:hint="eastAsia"/>
          <w:sz w:val="18"/>
          <w:szCs w:val="21"/>
        </w:rPr>
        <w:tab/>
      </w:r>
      <w:r>
        <w:rPr>
          <w:rFonts w:eastAsia="方正宋刻本秀楷简体" w:hint="eastAsia"/>
          <w:sz w:val="18"/>
          <w:szCs w:val="21"/>
        </w:rPr>
        <w:tab/>
        <w:t>export PATH</w:t>
      </w:r>
      <w:proofErr w:type="gramStart"/>
      <w:r>
        <w:rPr>
          <w:rFonts w:eastAsia="方正宋刻本秀楷简体" w:hint="eastAsia"/>
          <w:sz w:val="18"/>
          <w:szCs w:val="21"/>
        </w:rPr>
        <w:t>=</w:t>
      </w:r>
      <w:r>
        <w:rPr>
          <w:rFonts w:eastAsia="方正宋刻本秀楷简体"/>
          <w:sz w:val="18"/>
          <w:szCs w:val="21"/>
        </w:rPr>
        <w:t>”</w:t>
      </w:r>
      <w:r>
        <w:rPr>
          <w:rFonts w:eastAsia="方正宋刻本秀楷简体" w:hint="eastAsia"/>
          <w:sz w:val="18"/>
          <w:szCs w:val="21"/>
        </w:rPr>
        <w:t>$</w:t>
      </w:r>
      <w:proofErr w:type="gramEnd"/>
      <w:r>
        <w:rPr>
          <w:rFonts w:eastAsia="方正宋刻本秀楷简体" w:hint="eastAsia"/>
          <w:sz w:val="18"/>
          <w:szCs w:val="21"/>
        </w:rPr>
        <w:t>HOME/.locale/bin:$PATH</w:t>
      </w:r>
      <w:r>
        <w:rPr>
          <w:rFonts w:eastAsia="方正宋刻本秀楷简体"/>
          <w:sz w:val="18"/>
          <w:szCs w:val="21"/>
        </w:rPr>
        <w:t>”</w:t>
      </w:r>
    </w:p>
    <w:p w14:paraId="7A75D543"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vte.sh/.</w:t>
      </w:r>
      <w:proofErr w:type="spellStart"/>
      <w:r>
        <w:rPr>
          <w:rFonts w:eastAsia="方正宋刻本秀楷简体" w:hint="eastAsia"/>
          <w:sz w:val="18"/>
          <w:szCs w:val="21"/>
        </w:rPr>
        <w:t>csh</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roofErr w:type="spellStart"/>
      <w:r>
        <w:rPr>
          <w:rFonts w:eastAsia="方正宋刻本秀楷简体" w:hint="eastAsia"/>
          <w:sz w:val="18"/>
          <w:szCs w:val="21"/>
        </w:rPr>
        <w:t>Vitual</w:t>
      </w:r>
      <w:proofErr w:type="spellEnd"/>
      <w:r>
        <w:rPr>
          <w:rFonts w:eastAsia="方正宋刻本秀楷简体" w:hint="eastAsia"/>
          <w:sz w:val="18"/>
          <w:szCs w:val="21"/>
        </w:rPr>
        <w:t xml:space="preserve"> Terminal Emulator</w:t>
      </w:r>
      <w:r>
        <w:rPr>
          <w:rFonts w:eastAsia="方正宋刻本秀楷简体" w:hint="eastAsia"/>
          <w:sz w:val="18"/>
          <w:szCs w:val="21"/>
        </w:rPr>
        <w:t>，终端设置</w:t>
      </w:r>
    </w:p>
    <w:p w14:paraId="15835CA2"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$HOME</w:t>
      </w:r>
      <w:r>
        <w:rPr>
          <w:rFonts w:eastAsia="方正宋刻本秀楷简体" w:hint="eastAsia"/>
          <w:sz w:val="18"/>
          <w:szCs w:val="21"/>
        </w:rPr>
        <w:tab/>
        <w:t>$USER  $HOSTNAME</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提示符</w:t>
      </w:r>
    </w:p>
    <w:p w14:paraId="6B857EE7"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perlbin.sh/.</w:t>
      </w:r>
      <w:proofErr w:type="spellStart"/>
      <w:r>
        <w:rPr>
          <w:rFonts w:eastAsia="方正宋刻本秀楷简体" w:hint="eastAsia"/>
          <w:sz w:val="18"/>
          <w:szCs w:val="21"/>
        </w:rPr>
        <w:t>csh</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roofErr w:type="spellStart"/>
      <w:r>
        <w:rPr>
          <w:rFonts w:eastAsia="方正宋刻本秀楷简体" w:hint="eastAsia"/>
          <w:sz w:val="18"/>
          <w:szCs w:val="21"/>
        </w:rPr>
        <w:t>perl</w:t>
      </w:r>
      <w:proofErr w:type="spellEnd"/>
      <w:r>
        <w:rPr>
          <w:rFonts w:eastAsia="方正宋刻本秀楷简体" w:hint="eastAsia"/>
          <w:sz w:val="18"/>
          <w:szCs w:val="21"/>
        </w:rPr>
        <w:t>路径</w:t>
      </w:r>
    </w:p>
    <w:p w14:paraId="7B624BC4"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gpm.sh</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roofErr w:type="spellStart"/>
      <w:r>
        <w:rPr>
          <w:rFonts w:eastAsia="方正宋刻本秀楷简体" w:hint="eastAsia"/>
          <w:sz w:val="18"/>
          <w:szCs w:val="21"/>
        </w:rPr>
        <w:t>genaral</w:t>
      </w:r>
      <w:proofErr w:type="spellEnd"/>
      <w:r>
        <w:rPr>
          <w:rFonts w:eastAsia="方正宋刻本秀楷简体" w:hint="eastAsia"/>
          <w:sz w:val="18"/>
          <w:szCs w:val="21"/>
        </w:rPr>
        <w:t xml:space="preserve"> purpose mouse </w:t>
      </w:r>
      <w:r>
        <w:rPr>
          <w:rFonts w:eastAsia="方正宋刻本秀楷简体" w:hint="eastAsia"/>
          <w:sz w:val="18"/>
          <w:szCs w:val="21"/>
        </w:rPr>
        <w:t>通用鼠标</w:t>
      </w:r>
    </w:p>
    <w:p w14:paraId="0501951E"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jre.sh/.</w:t>
      </w:r>
      <w:proofErr w:type="spellStart"/>
      <w:r>
        <w:rPr>
          <w:rFonts w:eastAsia="方正宋刻本秀楷简体" w:hint="eastAsia"/>
          <w:sz w:val="18"/>
          <w:szCs w:val="21"/>
        </w:rPr>
        <w:t>csh</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 xml:space="preserve">java </w:t>
      </w:r>
      <w:r>
        <w:rPr>
          <w:rFonts w:eastAsia="方正宋刻本秀楷简体" w:hint="eastAsia"/>
          <w:sz w:val="18"/>
          <w:szCs w:val="21"/>
        </w:rPr>
        <w:t>指向</w:t>
      </w:r>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jvm</w:t>
      </w:r>
      <w:proofErr w:type="spellEnd"/>
      <w:r>
        <w:rPr>
          <w:rFonts w:eastAsia="方正宋刻本秀楷简体" w:hint="eastAsia"/>
          <w:sz w:val="18"/>
          <w:szCs w:val="21"/>
        </w:rPr>
        <w:t>/default/bin</w:t>
      </w:r>
      <w:r>
        <w:rPr>
          <w:rFonts w:eastAsia="方正宋刻本秀楷简体" w:hint="eastAsia"/>
          <w:sz w:val="18"/>
          <w:szCs w:val="21"/>
        </w:rPr>
        <w:t>由</w:t>
      </w:r>
      <w:proofErr w:type="spellStart"/>
      <w:r>
        <w:rPr>
          <w:rFonts w:eastAsia="方正宋刻本秀楷简体" w:hint="eastAsia"/>
          <w:sz w:val="18"/>
          <w:szCs w:val="21"/>
        </w:rPr>
        <w:t>archlinux</w:t>
      </w:r>
      <w:proofErr w:type="spellEnd"/>
      <w:r>
        <w:rPr>
          <w:rFonts w:eastAsia="方正宋刻本秀楷简体" w:hint="eastAsia"/>
          <w:sz w:val="18"/>
          <w:szCs w:val="21"/>
        </w:rPr>
        <w:t>-java</w:t>
      </w:r>
      <w:r>
        <w:rPr>
          <w:rFonts w:eastAsia="方正宋刻本秀楷简体" w:hint="eastAsia"/>
          <w:sz w:val="18"/>
          <w:szCs w:val="21"/>
        </w:rPr>
        <w:t>助手脚本设置的连接位置</w:t>
      </w:r>
    </w:p>
    <w:p w14:paraId="28C25D91" w14:textId="77777777" w:rsidR="00ED6DF6" w:rsidRDefault="00ED6DF6">
      <w:pPr>
        <w:adjustRightInd w:val="0"/>
        <w:snapToGrid w:val="0"/>
        <w:ind w:firstLine="420"/>
        <w:rPr>
          <w:rFonts w:eastAsia="方正宋刻本秀楷简体"/>
          <w:sz w:val="18"/>
          <w:szCs w:val="21"/>
        </w:rPr>
      </w:pPr>
    </w:p>
    <w:p w14:paraId="438C49F5" w14:textId="77777777" w:rsidR="00ED6DF6" w:rsidRDefault="00ED6DF6">
      <w:pPr>
        <w:adjustRightInd w:val="0"/>
        <w:snapToGrid w:val="0"/>
        <w:rPr>
          <w:rFonts w:eastAsia="方正宋刻本秀楷简体"/>
          <w:sz w:val="18"/>
          <w:szCs w:val="21"/>
        </w:rPr>
      </w:pPr>
    </w:p>
    <w:p w14:paraId="77FE2460" w14:textId="77777777" w:rsidR="00ED6DF6" w:rsidRDefault="00ED6DF6">
      <w:pPr>
        <w:adjustRightInd w:val="0"/>
        <w:snapToGrid w:val="0"/>
        <w:rPr>
          <w:rFonts w:eastAsia="方正宋刻本秀楷简体"/>
        </w:rPr>
      </w:pPr>
      <w:r>
        <w:rPr>
          <w:rFonts w:eastAsia="方正宋刻本秀楷简体" w:hint="eastAsia"/>
        </w:rPr>
        <w:t>~/bash_profile</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proofErr w:type="gramStart"/>
      <w:r>
        <w:rPr>
          <w:rFonts w:eastAsia="方正宋刻本秀楷简体" w:hint="eastAsia"/>
        </w:rPr>
        <w:t>f  ~</w:t>
      </w:r>
      <w:proofErr w:type="gramEnd"/>
      <w:r>
        <w:rPr>
          <w:rFonts w:eastAsia="方正宋刻本秀楷简体" w:hint="eastAsia"/>
        </w:rPr>
        <w:t>/.</w:t>
      </w:r>
      <w:proofErr w:type="spellStart"/>
      <w:r>
        <w:rPr>
          <w:rFonts w:eastAsia="方正宋刻本秀楷简体" w:hint="eastAsia"/>
        </w:rPr>
        <w:t>bashrc</w:t>
      </w:r>
      <w:proofErr w:type="spellEnd"/>
      <w:r>
        <w:rPr>
          <w:rFonts w:eastAsia="方正宋刻本秀楷简体" w:hint="eastAsia"/>
        </w:rPr>
        <w:t xml:space="preserve">  ]] &amp;&amp; . ~/.</w:t>
      </w:r>
      <w:proofErr w:type="spellStart"/>
      <w:r>
        <w:rPr>
          <w:rFonts w:eastAsia="方正宋刻本秀楷简体" w:hint="eastAsia"/>
        </w:rPr>
        <w:t>bashrc</w:t>
      </w:r>
      <w:proofErr w:type="spellEnd"/>
      <w:r>
        <w:rPr>
          <w:rFonts w:eastAsia="方正宋刻本秀楷简体" w:hint="eastAsia"/>
        </w:rPr>
        <w:tab/>
      </w:r>
      <w:r>
        <w:rPr>
          <w:rFonts w:eastAsia="方正宋刻本秀楷简体" w:hint="eastAsia"/>
        </w:rPr>
        <w:tab/>
      </w:r>
      <w:r>
        <w:rPr>
          <w:rFonts w:eastAsia="方正宋刻本秀楷简体" w:hint="eastAsia"/>
        </w:rPr>
        <w:t>调用</w:t>
      </w:r>
      <w:r>
        <w:rPr>
          <w:rFonts w:eastAsia="方正宋刻本秀楷简体" w:hint="eastAsia"/>
        </w:rPr>
        <w:t>~/.</w:t>
      </w:r>
      <w:proofErr w:type="spellStart"/>
      <w:r>
        <w:rPr>
          <w:rFonts w:eastAsia="方正宋刻本秀楷简体" w:hint="eastAsia"/>
        </w:rPr>
        <w:t>bashrc</w:t>
      </w:r>
      <w:proofErr w:type="spellEnd"/>
    </w:p>
    <w:p w14:paraId="6BC6780D" w14:textId="77777777" w:rsidR="00ED6DF6" w:rsidRDefault="00ED6DF6">
      <w:pPr>
        <w:adjustRightInd w:val="0"/>
        <w:snapToGrid w:val="0"/>
        <w:rPr>
          <w:rFonts w:eastAsia="方正宋刻本秀楷简体"/>
        </w:rPr>
      </w:pPr>
    </w:p>
    <w:p w14:paraId="37F86A42" w14:textId="77777777" w:rsidR="00ED6DF6" w:rsidRDefault="00ED6DF6">
      <w:pPr>
        <w:adjustRightInd w:val="0"/>
        <w:snapToGrid w:val="0"/>
        <w:rPr>
          <w:rFonts w:eastAsia="方正宋刻本秀楷简体"/>
        </w:rPr>
      </w:pPr>
      <w:r>
        <w:rPr>
          <w:rFonts w:eastAsia="方正宋刻本秀楷简体" w:hint="eastAsia"/>
        </w:rPr>
        <w:t>~/.</w:t>
      </w:r>
      <w:proofErr w:type="spellStart"/>
      <w:r>
        <w:rPr>
          <w:rFonts w:eastAsia="方正宋刻本秀楷简体" w:hint="eastAsia"/>
        </w:rPr>
        <w:t>bashrc</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定义用户及</w:t>
      </w:r>
      <w:r>
        <w:rPr>
          <w:rFonts w:eastAsia="方正宋刻本秀楷简体" w:hint="eastAsia"/>
        </w:rPr>
        <w:t>root</w:t>
      </w:r>
      <w:r>
        <w:rPr>
          <w:rFonts w:eastAsia="方正宋刻本秀楷简体" w:hint="eastAsia"/>
        </w:rPr>
        <w:t>终端</w:t>
      </w:r>
      <w:r>
        <w:rPr>
          <w:rFonts w:eastAsia="方正宋刻本秀楷简体" w:hint="eastAsia"/>
        </w:rPr>
        <w:t>PS1</w:t>
      </w:r>
      <w:r>
        <w:rPr>
          <w:rFonts w:eastAsia="方正宋刻本秀楷简体" w:hint="eastAsia"/>
        </w:rPr>
        <w:t>及</w:t>
      </w:r>
      <w:r>
        <w:rPr>
          <w:rFonts w:eastAsia="方正宋刻本秀楷简体" w:hint="eastAsia"/>
        </w:rPr>
        <w:t>PS1</w:t>
      </w:r>
      <w:r>
        <w:rPr>
          <w:rFonts w:eastAsia="方正宋刻本秀楷简体" w:hint="eastAsia"/>
        </w:rPr>
        <w:t>、</w:t>
      </w:r>
      <w:r>
        <w:rPr>
          <w:rFonts w:eastAsia="方正宋刻本秀楷简体" w:hint="eastAsia"/>
        </w:rPr>
        <w:t>ls</w:t>
      </w:r>
      <w:r>
        <w:rPr>
          <w:rFonts w:eastAsia="方正宋刻本秀楷简体" w:hint="eastAsia"/>
        </w:rPr>
        <w:t>、</w:t>
      </w:r>
      <w:r>
        <w:rPr>
          <w:rFonts w:eastAsia="方正宋刻本秀楷简体" w:hint="eastAsia"/>
        </w:rPr>
        <w:t>grep</w:t>
      </w:r>
      <w:r>
        <w:rPr>
          <w:rFonts w:eastAsia="方正宋刻本秀楷简体" w:hint="eastAsia"/>
        </w:rPr>
        <w:t>等命令颜色</w:t>
      </w:r>
    </w:p>
    <w:p w14:paraId="5011303B" w14:textId="77777777" w:rsidR="00ED6DF6" w:rsidRDefault="00ED6DF6">
      <w:pPr>
        <w:adjustRightInd w:val="0"/>
        <w:snapToGrid w:val="0"/>
        <w:ind w:left="2100" w:firstLine="420"/>
        <w:rPr>
          <w:rFonts w:eastAsia="方正宋刻本秀楷简体"/>
        </w:rPr>
      </w:pPr>
      <w:r>
        <w:rPr>
          <w:rFonts w:eastAsia="方正宋刻本秀楷简体" w:hint="eastAsia"/>
        </w:rPr>
        <w:t>改变终端标题、字符：</w:t>
      </w:r>
      <w:r>
        <w:rPr>
          <w:rFonts w:eastAsia="方正宋刻本秀楷简体" w:hint="eastAsia"/>
        </w:rPr>
        <w:t>user@hostname:</w:t>
      </w:r>
      <w:r>
        <w:rPr>
          <w:rFonts w:eastAsia="方正宋刻本秀楷简体" w:hint="eastAsia"/>
        </w:rPr>
        <w:t>路径</w:t>
      </w:r>
    </w:p>
    <w:p w14:paraId="3E74217F" w14:textId="77777777" w:rsidR="00ED6DF6" w:rsidRDefault="00ED6DF6">
      <w:pPr>
        <w:adjustRightInd w:val="0"/>
        <w:snapToGrid w:val="0"/>
        <w:ind w:left="2100" w:firstLine="420"/>
        <w:rPr>
          <w:rFonts w:eastAsia="方正宋刻本秀楷简体"/>
        </w:rPr>
      </w:pPr>
      <w:r>
        <w:rPr>
          <w:rFonts w:eastAsia="方正宋刻本秀楷简体" w:hint="eastAsia"/>
        </w:rPr>
        <w:t>定义别名</w:t>
      </w:r>
      <w:r>
        <w:rPr>
          <w:rFonts w:eastAsia="方正宋刻本秀楷简体" w:hint="eastAsia"/>
        </w:rPr>
        <w:t>alias</w:t>
      </w:r>
    </w:p>
    <w:p w14:paraId="0835EBB8" w14:textId="77777777" w:rsidR="00ED6DF6" w:rsidRDefault="00ED6DF6">
      <w:pPr>
        <w:adjustRightInd w:val="0"/>
        <w:snapToGrid w:val="0"/>
        <w:ind w:left="2100" w:firstLine="420"/>
        <w:rPr>
          <w:rFonts w:eastAsia="方正宋刻本秀楷简体"/>
        </w:rPr>
      </w:pPr>
      <w:r>
        <w:rPr>
          <w:rFonts w:eastAsia="方正宋刻本秀楷简体" w:hint="eastAsia"/>
        </w:rPr>
        <w:t xml:space="preserve">complete </w:t>
      </w:r>
      <w:r>
        <w:rPr>
          <w:rFonts w:eastAsia="方正宋刻本秀楷简体" w:hint="eastAsia"/>
        </w:rPr>
        <w:t>命令补全</w:t>
      </w:r>
    </w:p>
    <w:p w14:paraId="17A09882" w14:textId="77777777" w:rsidR="00ED6DF6" w:rsidRDefault="00ED6DF6">
      <w:pPr>
        <w:adjustRightInd w:val="0"/>
        <w:snapToGrid w:val="0"/>
        <w:ind w:left="2100" w:firstLine="420"/>
        <w:rPr>
          <w:rFonts w:eastAsia="方正宋刻本秀楷简体"/>
        </w:rPr>
      </w:pPr>
      <w:proofErr w:type="spellStart"/>
      <w:r>
        <w:rPr>
          <w:rFonts w:eastAsia="方正宋刻本秀楷简体" w:hint="eastAsia"/>
        </w:rPr>
        <w:lastRenderedPageBreak/>
        <w:t>shopt</w:t>
      </w:r>
      <w:proofErr w:type="spellEnd"/>
      <w:r>
        <w:rPr>
          <w:rFonts w:eastAsia="方正宋刻本秀楷简体" w:hint="eastAsia"/>
        </w:rPr>
        <w:t>显示和设置</w:t>
      </w:r>
      <w:r>
        <w:rPr>
          <w:rFonts w:eastAsia="方正宋刻本秀楷简体" w:hint="eastAsia"/>
        </w:rPr>
        <w:t>shell</w:t>
      </w:r>
      <w:r>
        <w:rPr>
          <w:rFonts w:eastAsia="方正宋刻本秀楷简体" w:hint="eastAsia"/>
        </w:rPr>
        <w:t>的行为选项</w:t>
      </w:r>
    </w:p>
    <w:p w14:paraId="07078294" w14:textId="77777777" w:rsidR="00ED6DF6" w:rsidRDefault="00ED6DF6">
      <w:pPr>
        <w:adjustRightInd w:val="0"/>
        <w:snapToGrid w:val="0"/>
        <w:ind w:left="2520" w:firstLine="420"/>
        <w:rPr>
          <w:rFonts w:eastAsia="方正宋刻本秀楷简体"/>
          <w:sz w:val="18"/>
          <w:szCs w:val="21"/>
        </w:rPr>
      </w:pPr>
      <w:r>
        <w:rPr>
          <w:rFonts w:eastAsia="方正宋刻本秀楷简体" w:hint="eastAsia"/>
          <w:sz w:val="18"/>
          <w:szCs w:val="21"/>
        </w:rPr>
        <w:t>-s</w:t>
      </w:r>
      <w:r>
        <w:rPr>
          <w:rFonts w:eastAsia="方正宋刻本秀楷简体" w:hint="eastAsia"/>
          <w:sz w:val="18"/>
          <w:szCs w:val="21"/>
        </w:rPr>
        <w:tab/>
      </w:r>
      <w:r>
        <w:rPr>
          <w:rFonts w:eastAsia="方正宋刻本秀楷简体" w:hint="eastAsia"/>
          <w:sz w:val="18"/>
          <w:szCs w:val="21"/>
        </w:rPr>
        <w:t>激活指定的</w:t>
      </w:r>
      <w:r>
        <w:rPr>
          <w:rFonts w:eastAsia="方正宋刻本秀楷简体" w:hint="eastAsia"/>
          <w:sz w:val="18"/>
          <w:szCs w:val="21"/>
        </w:rPr>
        <w:t>shell</w:t>
      </w:r>
      <w:r>
        <w:rPr>
          <w:rFonts w:eastAsia="方正宋刻本秀楷简体" w:hint="eastAsia"/>
          <w:sz w:val="18"/>
          <w:szCs w:val="21"/>
        </w:rPr>
        <w:t>行为</w:t>
      </w:r>
      <w:r>
        <w:rPr>
          <w:rFonts w:eastAsia="方正宋刻本秀楷简体" w:hint="eastAsia"/>
          <w:sz w:val="18"/>
          <w:szCs w:val="21"/>
        </w:rPr>
        <w:tab/>
      </w:r>
    </w:p>
    <w:p w14:paraId="462928F4" w14:textId="77777777" w:rsidR="00ED6DF6" w:rsidRDefault="00ED6DF6">
      <w:pPr>
        <w:adjustRightInd w:val="0"/>
        <w:snapToGrid w:val="0"/>
        <w:ind w:left="2520" w:firstLine="420"/>
        <w:rPr>
          <w:rFonts w:eastAsia="方正宋刻本秀楷简体"/>
          <w:sz w:val="18"/>
          <w:szCs w:val="21"/>
        </w:rPr>
      </w:pPr>
      <w:r>
        <w:rPr>
          <w:rFonts w:eastAsia="方正宋刻本秀楷简体" w:hint="eastAsia"/>
          <w:sz w:val="18"/>
          <w:szCs w:val="21"/>
        </w:rPr>
        <w:t>-u</w:t>
      </w:r>
      <w:r>
        <w:rPr>
          <w:rFonts w:eastAsia="方正宋刻本秀楷简体" w:hint="eastAsia"/>
          <w:sz w:val="18"/>
          <w:szCs w:val="21"/>
        </w:rPr>
        <w:tab/>
      </w:r>
      <w:r>
        <w:rPr>
          <w:rFonts w:eastAsia="方正宋刻本秀楷简体" w:hint="eastAsia"/>
          <w:sz w:val="18"/>
          <w:szCs w:val="21"/>
        </w:rPr>
        <w:t>关闭指定的</w:t>
      </w:r>
      <w:r>
        <w:rPr>
          <w:rFonts w:eastAsia="方正宋刻本秀楷简体" w:hint="eastAsia"/>
          <w:sz w:val="18"/>
          <w:szCs w:val="21"/>
        </w:rPr>
        <w:t>shell</w:t>
      </w:r>
      <w:r>
        <w:rPr>
          <w:rFonts w:eastAsia="方正宋刻本秀楷简体" w:hint="eastAsia"/>
          <w:sz w:val="18"/>
          <w:szCs w:val="21"/>
        </w:rPr>
        <w:t>行为</w:t>
      </w:r>
    </w:p>
    <w:p w14:paraId="3414F388" w14:textId="77777777" w:rsidR="00ED6DF6" w:rsidRDefault="00ED6DF6">
      <w:pPr>
        <w:adjustRightInd w:val="0"/>
        <w:snapToGrid w:val="0"/>
        <w:ind w:firstLineChars="1500" w:firstLine="2700"/>
        <w:rPr>
          <w:rFonts w:eastAsia="方正宋刻本秀楷简体"/>
          <w:sz w:val="18"/>
          <w:szCs w:val="21"/>
        </w:rPr>
      </w:pPr>
      <w:proofErr w:type="spellStart"/>
      <w:proofErr w:type="gramStart"/>
      <w:r>
        <w:rPr>
          <w:rFonts w:eastAsia="方正宋刻本秀楷简体" w:hint="eastAsia"/>
          <w:sz w:val="18"/>
          <w:szCs w:val="21"/>
        </w:rPr>
        <w:t>eg.histappend</w:t>
      </w:r>
      <w:proofErr w:type="spellEnd"/>
      <w:proofErr w:type="gramEnd"/>
    </w:p>
    <w:p w14:paraId="22CF688C" w14:textId="77777777" w:rsidR="00ED6DF6" w:rsidRDefault="00ED6DF6">
      <w:pPr>
        <w:adjustRightInd w:val="0"/>
        <w:snapToGrid w:val="0"/>
        <w:ind w:left="2520" w:firstLine="420"/>
        <w:rPr>
          <w:rFonts w:eastAsia="方正宋刻本秀楷简体"/>
          <w:sz w:val="18"/>
          <w:szCs w:val="21"/>
        </w:rPr>
      </w:pPr>
      <w:proofErr w:type="spellStart"/>
      <w:r>
        <w:rPr>
          <w:rFonts w:eastAsia="方正宋刻本秀楷简体" w:hint="eastAsia"/>
          <w:sz w:val="18"/>
          <w:szCs w:val="21"/>
        </w:rPr>
        <w:t>expand_aliasescdspell</w:t>
      </w:r>
      <w:proofErr w:type="spellEnd"/>
    </w:p>
    <w:p w14:paraId="09EA88EC" w14:textId="77777777" w:rsidR="00ED6DF6" w:rsidRDefault="00ED6DF6">
      <w:pPr>
        <w:adjustRightInd w:val="0"/>
        <w:snapToGrid w:val="0"/>
        <w:ind w:left="2520" w:firstLine="420"/>
        <w:rPr>
          <w:rFonts w:eastAsia="方正宋刻本秀楷简体"/>
          <w:sz w:val="18"/>
          <w:szCs w:val="21"/>
        </w:rPr>
      </w:pPr>
      <w:proofErr w:type="spellStart"/>
      <w:r>
        <w:rPr>
          <w:rFonts w:eastAsia="方正宋刻本秀楷简体" w:hint="eastAsia"/>
          <w:sz w:val="18"/>
          <w:szCs w:val="21"/>
        </w:rPr>
        <w:t>cdspell</w:t>
      </w:r>
      <w:proofErr w:type="spellEnd"/>
    </w:p>
    <w:p w14:paraId="059372D8" w14:textId="77777777" w:rsidR="00ED6DF6" w:rsidRDefault="00ED6DF6">
      <w:pPr>
        <w:adjustRightInd w:val="0"/>
        <w:snapToGrid w:val="0"/>
        <w:ind w:left="2520" w:firstLine="420"/>
        <w:rPr>
          <w:rFonts w:eastAsia="方正宋刻本秀楷简体"/>
          <w:sz w:val="18"/>
          <w:szCs w:val="21"/>
        </w:rPr>
      </w:pPr>
    </w:p>
    <w:p w14:paraId="04A98949"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QT_SELECT</w:t>
      </w:r>
    </w:p>
    <w:p w14:paraId="77046D90" w14:textId="77777777" w:rsidR="00ED6DF6" w:rsidRDefault="00ED6DF6">
      <w:pPr>
        <w:adjustRightInd w:val="0"/>
        <w:snapToGrid w:val="0"/>
        <w:ind w:left="2100" w:firstLine="420"/>
        <w:rPr>
          <w:rFonts w:eastAsia="方正宋刻本秀楷简体"/>
          <w:b/>
          <w:bCs/>
          <w:color w:val="FF0000"/>
          <w:sz w:val="18"/>
          <w:szCs w:val="21"/>
        </w:rPr>
      </w:pPr>
      <w:r>
        <w:rPr>
          <w:rFonts w:eastAsia="方正宋刻本秀楷简体" w:hint="eastAsia"/>
          <w:b/>
          <w:bCs/>
          <w:color w:val="FF0000"/>
          <w:sz w:val="18"/>
          <w:szCs w:val="21"/>
        </w:rPr>
        <w:t>ex</w:t>
      </w:r>
      <w:r>
        <w:rPr>
          <w:rFonts w:eastAsia="方正宋刻本秀楷简体" w:hint="eastAsia"/>
          <w:b/>
          <w:bCs/>
          <w:color w:val="FF0000"/>
          <w:sz w:val="18"/>
          <w:szCs w:val="21"/>
        </w:rPr>
        <w:t>解包（支持常用包如</w:t>
      </w:r>
      <w:r>
        <w:rPr>
          <w:rFonts w:eastAsia="方正宋刻本秀楷简体" w:hint="eastAsia"/>
          <w:b/>
          <w:bCs/>
          <w:color w:val="FF0000"/>
          <w:sz w:val="18"/>
          <w:szCs w:val="21"/>
        </w:rPr>
        <w:t xml:space="preserve">tar.gztar.bz </w:t>
      </w:r>
      <w:proofErr w:type="spellStart"/>
      <w:r>
        <w:rPr>
          <w:rFonts w:eastAsia="方正宋刻本秀楷简体" w:hint="eastAsia"/>
          <w:b/>
          <w:bCs/>
          <w:color w:val="FF0000"/>
          <w:sz w:val="18"/>
          <w:szCs w:val="21"/>
        </w:rPr>
        <w:t>gz</w:t>
      </w:r>
      <w:proofErr w:type="spellEnd"/>
      <w:r>
        <w:rPr>
          <w:rFonts w:eastAsia="方正宋刻本秀楷简体" w:hint="eastAsia"/>
          <w:b/>
          <w:bCs/>
          <w:color w:val="FF0000"/>
          <w:sz w:val="18"/>
          <w:szCs w:val="21"/>
        </w:rPr>
        <w:t xml:space="preserve"> bz2 tar zip z 7z </w:t>
      </w:r>
      <w:proofErr w:type="spellStart"/>
      <w:r>
        <w:rPr>
          <w:rFonts w:eastAsia="方正宋刻本秀楷简体" w:hint="eastAsia"/>
          <w:b/>
          <w:bCs/>
          <w:color w:val="FF0000"/>
          <w:sz w:val="18"/>
          <w:szCs w:val="21"/>
        </w:rPr>
        <w:t>rar</w:t>
      </w:r>
      <w:proofErr w:type="spellEnd"/>
      <w:r>
        <w:rPr>
          <w:rFonts w:eastAsia="方正宋刻本秀楷简体" w:hint="eastAsia"/>
          <w:b/>
          <w:bCs/>
          <w:color w:val="FF0000"/>
          <w:sz w:val="18"/>
          <w:szCs w:val="21"/>
        </w:rPr>
        <w:t xml:space="preserve"> </w:t>
      </w:r>
      <w:proofErr w:type="spellStart"/>
      <w:r>
        <w:rPr>
          <w:rFonts w:eastAsia="方正宋刻本秀楷简体" w:hint="eastAsia"/>
          <w:b/>
          <w:bCs/>
          <w:color w:val="FF0000"/>
          <w:sz w:val="18"/>
          <w:szCs w:val="21"/>
        </w:rPr>
        <w:t>tgz</w:t>
      </w:r>
      <w:proofErr w:type="spellEnd"/>
      <w:r>
        <w:rPr>
          <w:rFonts w:eastAsia="方正宋刻本秀楷简体" w:hint="eastAsia"/>
          <w:b/>
          <w:bCs/>
          <w:color w:val="FF0000"/>
          <w:sz w:val="18"/>
          <w:szCs w:val="21"/>
        </w:rPr>
        <w:t xml:space="preserve"> tzb2</w:t>
      </w:r>
      <w:r>
        <w:rPr>
          <w:rFonts w:eastAsia="方正宋刻本秀楷简体" w:hint="eastAsia"/>
          <w:b/>
          <w:bCs/>
          <w:color w:val="FF0000"/>
          <w:sz w:val="18"/>
          <w:szCs w:val="21"/>
        </w:rPr>
        <w:t>等</w:t>
      </w:r>
    </w:p>
    <w:p w14:paraId="7FEC286B" w14:textId="77777777" w:rsidR="00ED6DF6" w:rsidRDefault="00ED6DF6">
      <w:pPr>
        <w:adjustRightInd w:val="0"/>
        <w:snapToGrid w:val="0"/>
        <w:ind w:left="2520" w:firstLine="420"/>
        <w:rPr>
          <w:rFonts w:eastAsia="方正宋刻本秀楷简体"/>
          <w:b/>
          <w:bCs/>
          <w:sz w:val="18"/>
          <w:szCs w:val="21"/>
        </w:rPr>
      </w:pPr>
      <w:r>
        <w:rPr>
          <w:rFonts w:eastAsia="方正宋刻本秀楷简体" w:hint="eastAsia"/>
          <w:b/>
          <w:bCs/>
          <w:sz w:val="18"/>
          <w:szCs w:val="21"/>
        </w:rPr>
        <w:t xml:space="preserve">ex test.tar.gz  </w:t>
      </w:r>
      <w:r>
        <w:rPr>
          <w:rFonts w:eastAsia="方正宋刻本秀楷简体" w:hint="eastAsia"/>
          <w:b/>
          <w:bCs/>
          <w:sz w:val="18"/>
          <w:szCs w:val="21"/>
        </w:rPr>
        <w:t>相当于</w:t>
      </w:r>
      <w:r>
        <w:rPr>
          <w:rFonts w:eastAsia="方正宋刻本秀楷简体" w:hint="eastAsia"/>
          <w:b/>
          <w:bCs/>
          <w:sz w:val="18"/>
          <w:szCs w:val="21"/>
        </w:rPr>
        <w:t xml:space="preserve"> tar  -</w:t>
      </w:r>
      <w:proofErr w:type="spellStart"/>
      <w:r>
        <w:rPr>
          <w:rFonts w:eastAsia="方正宋刻本秀楷简体" w:hint="eastAsia"/>
          <w:b/>
          <w:bCs/>
          <w:sz w:val="18"/>
          <w:szCs w:val="21"/>
        </w:rPr>
        <w:t>zxvf</w:t>
      </w:r>
      <w:proofErr w:type="spellEnd"/>
      <w:r>
        <w:rPr>
          <w:rFonts w:eastAsia="方正宋刻本秀楷简体" w:hint="eastAsia"/>
          <w:b/>
          <w:bCs/>
          <w:sz w:val="18"/>
          <w:szCs w:val="21"/>
        </w:rPr>
        <w:t xml:space="preserve">  test.tar.gz </w:t>
      </w:r>
    </w:p>
    <w:p w14:paraId="21D77B7F" w14:textId="77777777" w:rsidR="00ED6DF6" w:rsidRDefault="00ED6DF6">
      <w:pPr>
        <w:adjustRightInd w:val="0"/>
        <w:snapToGrid w:val="0"/>
        <w:ind w:left="2520" w:firstLine="420"/>
        <w:rPr>
          <w:rFonts w:eastAsia="方正宋刻本秀楷简体"/>
          <w:b/>
          <w:bCs/>
          <w:sz w:val="18"/>
          <w:szCs w:val="21"/>
        </w:rPr>
      </w:pPr>
      <w:r>
        <w:rPr>
          <w:rFonts w:eastAsia="方正宋刻本秀楷简体" w:hint="eastAsia"/>
          <w:b/>
          <w:bCs/>
          <w:sz w:val="18"/>
          <w:szCs w:val="21"/>
        </w:rPr>
        <w:t>可自己再定义一个打包的函数命令</w:t>
      </w:r>
    </w:p>
    <w:p w14:paraId="62A97CE5" w14:textId="77777777" w:rsidR="00ED6DF6" w:rsidRDefault="00ED6DF6">
      <w:pPr>
        <w:adjustRightInd w:val="0"/>
        <w:snapToGrid w:val="0"/>
        <w:ind w:left="2520" w:firstLine="420"/>
        <w:rPr>
          <w:rFonts w:eastAsia="方正宋刻本秀楷简体"/>
          <w:b/>
          <w:bCs/>
          <w:sz w:val="18"/>
          <w:szCs w:val="21"/>
        </w:rPr>
      </w:pPr>
    </w:p>
    <w:p w14:paraId="1B293B27" w14:textId="77777777" w:rsidR="00ED6DF6" w:rsidRDefault="00ED6DF6">
      <w:pPr>
        <w:adjustRightInd w:val="0"/>
        <w:snapToGrid w:val="0"/>
        <w:rPr>
          <w:rFonts w:eastAsia="方正宋刻本秀楷简体"/>
          <w:sz w:val="18"/>
          <w:szCs w:val="21"/>
        </w:rPr>
      </w:pP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bash.bashrc</w:t>
      </w:r>
      <w:proofErr w:type="spellEnd"/>
      <w:r>
        <w:rPr>
          <w:rFonts w:eastAsia="方正宋刻本秀楷简体" w:hint="eastAsia"/>
          <w:b/>
          <w:bCs/>
        </w:rPr>
        <w:tab/>
      </w:r>
      <w:r>
        <w:rPr>
          <w:rFonts w:eastAsia="方正宋刻本秀楷简体" w:hint="eastAsia"/>
          <w:b/>
          <w:bCs/>
        </w:rPr>
        <w:tab/>
      </w:r>
      <w:r>
        <w:rPr>
          <w:rFonts w:eastAsia="方正宋刻本秀楷简体" w:hint="eastAsia"/>
          <w:b/>
          <w:bCs/>
        </w:rPr>
        <w:tab/>
      </w:r>
      <w:r>
        <w:rPr>
          <w:rFonts w:eastAsia="方正宋刻本秀楷简体" w:hint="eastAsia"/>
          <w:sz w:val="18"/>
          <w:szCs w:val="21"/>
        </w:rPr>
        <w:t>PS1</w:t>
      </w:r>
      <w:r>
        <w:rPr>
          <w:rFonts w:eastAsia="方正宋刻本秀楷简体" w:hint="eastAsia"/>
          <w:sz w:val="18"/>
          <w:szCs w:val="21"/>
        </w:rPr>
        <w:t>变量，用户提示符</w:t>
      </w:r>
    </w:p>
    <w:p w14:paraId="17CF1878" w14:textId="77777777" w:rsidR="00ED6DF6" w:rsidRDefault="00ED6DF6">
      <w:pPr>
        <w:adjustRightInd w:val="0"/>
        <w:snapToGrid w:val="0"/>
        <w:rPr>
          <w:rFonts w:eastAsia="方正宋刻本秀楷简体"/>
          <w:sz w:val="18"/>
          <w:szCs w:val="21"/>
        </w:rPr>
      </w:pPr>
    </w:p>
    <w:p w14:paraId="7EEA6A23" w14:textId="77777777" w:rsidR="00ED6DF6" w:rsidRDefault="00ED6DF6">
      <w:pPr>
        <w:numPr>
          <w:ilvl w:val="0"/>
          <w:numId w:val="6"/>
        </w:numPr>
        <w:adjustRightInd w:val="0"/>
        <w:snapToGrid w:val="0"/>
        <w:ind w:firstLine="420"/>
        <w:rPr>
          <w:rFonts w:eastAsia="方正宋刻本秀楷简体"/>
          <w:sz w:val="18"/>
          <w:szCs w:val="21"/>
        </w:rPr>
      </w:pPr>
      <w:r>
        <w:rPr>
          <w:rFonts w:eastAsia="方正宋刻本秀楷简体" w:hint="eastAsia"/>
          <w:sz w:val="18"/>
          <w:szCs w:val="21"/>
        </w:rPr>
        <w:t>注销时生效</w:t>
      </w:r>
      <w:r>
        <w:rPr>
          <w:rFonts w:eastAsia="方正宋刻本秀楷简体" w:hint="eastAsia"/>
          <w:sz w:val="18"/>
          <w:szCs w:val="21"/>
        </w:rPr>
        <w:tab/>
      </w:r>
      <w:r>
        <w:rPr>
          <w:rFonts w:eastAsia="方正宋刻本秀楷简体" w:hint="eastAsia"/>
          <w:sz w:val="18"/>
          <w:szCs w:val="21"/>
        </w:rPr>
        <w:tab/>
      </w:r>
    </w:p>
    <w:p w14:paraId="01F6C9EA" w14:textId="77777777" w:rsidR="00ED6DF6" w:rsidRDefault="00ED6DF6">
      <w:pPr>
        <w:adjustRightInd w:val="0"/>
        <w:snapToGrid w:val="0"/>
        <w:rPr>
          <w:rFonts w:eastAsia="方正宋刻本秀楷简体"/>
          <w:sz w:val="18"/>
          <w:szCs w:val="21"/>
        </w:rPr>
      </w:pPr>
      <w:r>
        <w:rPr>
          <w:rFonts w:eastAsia="方正宋刻本秀楷简体" w:hint="eastAsia"/>
          <w:sz w:val="18"/>
          <w:szCs w:val="21"/>
        </w:rPr>
        <w:t>/etc/bash.bash_logout</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无内容，退出时执行的一些操作，比如清除垃圾文件，备份数据可写里面</w:t>
      </w:r>
    </w:p>
    <w:p w14:paraId="73ACB999" w14:textId="77777777" w:rsidR="00ED6DF6" w:rsidRDefault="00ED6DF6">
      <w:pPr>
        <w:adjustRightInd w:val="0"/>
        <w:snapToGrid w:val="0"/>
        <w:rPr>
          <w:rFonts w:eastAsia="方正宋刻本秀楷简体"/>
          <w:sz w:val="18"/>
          <w:szCs w:val="21"/>
        </w:rPr>
      </w:pPr>
      <w:r>
        <w:rPr>
          <w:rFonts w:eastAsia="方正宋刻本秀楷简体" w:hint="eastAsia"/>
          <w:sz w:val="18"/>
          <w:szCs w:val="21"/>
        </w:rPr>
        <w:t>~/.bash_logout</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同上</w:t>
      </w:r>
    </w:p>
    <w:p w14:paraId="44590723" w14:textId="77777777" w:rsidR="00ED6DF6" w:rsidRDefault="00ED6DF6">
      <w:pPr>
        <w:adjustRightInd w:val="0"/>
        <w:snapToGrid w:val="0"/>
        <w:rPr>
          <w:rFonts w:eastAsia="方正宋刻本秀楷简体"/>
          <w:sz w:val="18"/>
          <w:szCs w:val="21"/>
        </w:rPr>
      </w:pPr>
    </w:p>
    <w:p w14:paraId="2673B17E" w14:textId="77777777" w:rsidR="00ED6DF6" w:rsidRDefault="00ED6DF6">
      <w:pPr>
        <w:numPr>
          <w:ilvl w:val="0"/>
          <w:numId w:val="6"/>
        </w:numPr>
        <w:adjustRightInd w:val="0"/>
        <w:snapToGrid w:val="0"/>
        <w:ind w:firstLine="420"/>
        <w:rPr>
          <w:rFonts w:eastAsia="方正宋刻本秀楷简体"/>
          <w:sz w:val="18"/>
          <w:szCs w:val="21"/>
        </w:rPr>
      </w:pPr>
      <w:r>
        <w:rPr>
          <w:rFonts w:eastAsia="方正宋刻本秀楷简体" w:hint="eastAsia"/>
          <w:sz w:val="18"/>
          <w:szCs w:val="21"/>
        </w:rPr>
        <w:t>配置文件小总结</w:t>
      </w:r>
    </w:p>
    <w:p w14:paraId="3F6CF834" w14:textId="77777777" w:rsidR="00ED6DF6" w:rsidRDefault="00ED6DF6">
      <w:pPr>
        <w:adjustRightInd w:val="0"/>
        <w:snapToGrid w:val="0"/>
        <w:ind w:firstLine="420"/>
        <w:rPr>
          <w:rFonts w:eastAsia="方正宋刻本秀楷简体"/>
          <w:sz w:val="18"/>
          <w:szCs w:val="21"/>
        </w:rPr>
        <w:sectPr w:rsidR="00ED6DF6">
          <w:type w:val="continuous"/>
          <w:pgSz w:w="11906" w:h="16838"/>
          <w:pgMar w:top="1440" w:right="1800" w:bottom="1440" w:left="1800" w:header="851" w:footer="992" w:gutter="0"/>
          <w:cols w:space="720"/>
          <w:docGrid w:type="lines" w:linePitch="312"/>
        </w:sectPr>
      </w:pPr>
    </w:p>
    <w:p w14:paraId="527ABD07" w14:textId="77777777" w:rsidR="00ED6DF6" w:rsidRDefault="00ED6DF6">
      <w:pPr>
        <w:adjustRightInd w:val="0"/>
        <w:snapToGrid w:val="0"/>
        <w:ind w:firstLine="420"/>
        <w:rPr>
          <w:rFonts w:eastAsia="方正宋刻本秀楷简体"/>
          <w:b/>
          <w:bCs/>
        </w:rPr>
      </w:pPr>
      <w:r>
        <w:rPr>
          <w:rFonts w:eastAsia="方正宋刻本秀楷简体" w:hint="eastAsia"/>
          <w:b/>
          <w:bCs/>
        </w:rPr>
        <w:t>/etc</w:t>
      </w:r>
      <w:r>
        <w:rPr>
          <w:rFonts w:eastAsia="方正宋刻本秀楷简体" w:hint="eastAsia"/>
          <w:b/>
          <w:bCs/>
        </w:rPr>
        <w:t>目录下</w:t>
      </w:r>
      <w:r>
        <w:rPr>
          <w:rFonts w:eastAsia="方正宋刻本秀楷简体" w:hint="eastAsia"/>
          <w:b/>
          <w:bCs/>
        </w:rPr>
        <w:tab/>
      </w:r>
    </w:p>
    <w:p w14:paraId="49B2A316"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profile</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
    <w:p w14:paraId="65277242" w14:textId="77777777" w:rsidR="00ED6DF6" w:rsidRDefault="00ED6DF6">
      <w:pPr>
        <w:adjustRightInd w:val="0"/>
        <w:snapToGrid w:val="0"/>
        <w:ind w:firstLine="420"/>
        <w:rPr>
          <w:rFonts w:eastAsia="方正宋刻本秀楷简体"/>
        </w:rPr>
      </w:pPr>
      <w:r>
        <w:rPr>
          <w:rFonts w:eastAsia="方正宋刻本秀楷简体" w:hint="eastAsia"/>
          <w:sz w:val="18"/>
          <w:szCs w:val="21"/>
        </w:rPr>
        <w:t>profile.d/*.sh</w:t>
      </w:r>
      <w:r>
        <w:rPr>
          <w:rFonts w:eastAsia="方正宋刻本秀楷简体" w:hint="eastAsia"/>
          <w:sz w:val="18"/>
          <w:szCs w:val="21"/>
        </w:rPr>
        <w:tab/>
      </w:r>
      <w:r>
        <w:rPr>
          <w:rFonts w:eastAsia="方正宋刻本秀楷简体" w:hint="eastAsia"/>
        </w:rPr>
        <w:tab/>
      </w:r>
    </w:p>
    <w:p w14:paraId="35574411" w14:textId="77777777" w:rsidR="00ED6DF6" w:rsidRDefault="00ED6DF6">
      <w:pPr>
        <w:adjustRightInd w:val="0"/>
        <w:snapToGrid w:val="0"/>
        <w:ind w:firstLine="420"/>
        <w:rPr>
          <w:rFonts w:eastAsia="方正宋刻本秀楷简体"/>
        </w:rPr>
      </w:pPr>
      <w:proofErr w:type="spellStart"/>
      <w:proofErr w:type="gramStart"/>
      <w:r>
        <w:rPr>
          <w:rFonts w:eastAsia="方正宋刻本秀楷简体" w:hint="eastAsia"/>
        </w:rPr>
        <w:t>bash.bashrc</w:t>
      </w:r>
      <w:proofErr w:type="spellEnd"/>
      <w:proofErr w:type="gramEnd"/>
    </w:p>
    <w:p w14:paraId="6FDAFDD7" w14:textId="77777777" w:rsidR="00ED6DF6" w:rsidRDefault="00ED6DF6">
      <w:pPr>
        <w:adjustRightInd w:val="0"/>
        <w:snapToGrid w:val="0"/>
        <w:ind w:firstLine="420"/>
        <w:rPr>
          <w:rFonts w:eastAsia="方正宋刻本秀楷简体"/>
        </w:rPr>
      </w:pPr>
      <w:r>
        <w:rPr>
          <w:rFonts w:eastAsia="方正宋刻本秀楷简体" w:hint="eastAsia"/>
        </w:rPr>
        <w:t>bash.bash_logout</w:t>
      </w:r>
      <w:r>
        <w:rPr>
          <w:rFonts w:eastAsia="方正宋刻本秀楷简体" w:hint="eastAsia"/>
        </w:rPr>
        <w:tab/>
      </w:r>
      <w:r>
        <w:rPr>
          <w:rFonts w:eastAsia="方正宋刻本秀楷简体" w:hint="eastAsia"/>
        </w:rPr>
        <w:tab/>
      </w:r>
    </w:p>
    <w:p w14:paraId="3F490DC0"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bash_</w:t>
      </w:r>
      <w:proofErr w:type="gramStart"/>
      <w:r>
        <w:rPr>
          <w:rFonts w:eastAsia="方正宋刻本秀楷简体" w:hint="eastAsia"/>
          <w:sz w:val="18"/>
          <w:szCs w:val="21"/>
        </w:rPr>
        <w:t>completion.d</w:t>
      </w:r>
      <w:proofErr w:type="gramEnd"/>
      <w:r>
        <w:rPr>
          <w:rFonts w:eastAsia="方正宋刻本秀楷简体" w:hint="eastAsia"/>
          <w:sz w:val="18"/>
          <w:szCs w:val="21"/>
        </w:rPr>
        <w:t>/*</w:t>
      </w:r>
    </w:p>
    <w:p w14:paraId="70A16746" w14:textId="77777777" w:rsidR="00ED6DF6" w:rsidRDefault="00ED6DF6">
      <w:pPr>
        <w:adjustRightInd w:val="0"/>
        <w:snapToGrid w:val="0"/>
        <w:ind w:firstLine="420"/>
        <w:rPr>
          <w:rFonts w:eastAsia="方正宋刻本秀楷简体"/>
          <w:sz w:val="18"/>
          <w:szCs w:val="21"/>
        </w:rPr>
      </w:pPr>
    </w:p>
    <w:p w14:paraId="7B03D12D" w14:textId="77777777" w:rsidR="00ED6DF6" w:rsidRDefault="00ED6DF6">
      <w:pPr>
        <w:adjustRightInd w:val="0"/>
        <w:snapToGrid w:val="0"/>
        <w:ind w:firstLine="420"/>
        <w:rPr>
          <w:rFonts w:eastAsia="方正宋刻本秀楷简体"/>
          <w:b/>
          <w:bCs/>
        </w:rPr>
      </w:pPr>
      <w:r>
        <w:rPr>
          <w:rFonts w:eastAsia="方正宋刻本秀楷简体" w:hint="eastAsia"/>
          <w:b/>
          <w:bCs/>
        </w:rPr>
        <w:t>用户目录下</w:t>
      </w:r>
    </w:p>
    <w:p w14:paraId="5C7CA927" w14:textId="77777777" w:rsidR="00ED6DF6" w:rsidRDefault="00ED6DF6">
      <w:pPr>
        <w:adjustRightInd w:val="0"/>
        <w:snapToGrid w:val="0"/>
        <w:ind w:firstLine="420"/>
        <w:rPr>
          <w:rFonts w:eastAsia="方正宋刻本秀楷简体"/>
          <w:sz w:val="18"/>
          <w:szCs w:val="21"/>
        </w:rPr>
      </w:pPr>
      <w:proofErr w:type="gramStart"/>
      <w:r>
        <w:rPr>
          <w:rFonts w:eastAsia="方正宋刻本秀楷简体" w:hint="eastAsia"/>
          <w:sz w:val="18"/>
          <w:szCs w:val="21"/>
        </w:rPr>
        <w:t>.</w:t>
      </w:r>
      <w:proofErr w:type="spellStart"/>
      <w:r>
        <w:rPr>
          <w:rFonts w:eastAsia="方正宋刻本秀楷简体" w:hint="eastAsia"/>
          <w:sz w:val="18"/>
          <w:szCs w:val="21"/>
        </w:rPr>
        <w:t>bashrc</w:t>
      </w:r>
      <w:proofErr w:type="spellEnd"/>
      <w:proofErr w:type="gramEnd"/>
    </w:p>
    <w:p w14:paraId="3572161C"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.bash_profile</w:t>
      </w:r>
    </w:p>
    <w:p w14:paraId="74C6FAF3"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.bash_logout</w:t>
      </w:r>
    </w:p>
    <w:p w14:paraId="109620C2"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.bash_history</w:t>
      </w:r>
      <w:r>
        <w:rPr>
          <w:rFonts w:eastAsia="方正宋刻本秀楷简体" w:hint="eastAsia"/>
          <w:sz w:val="18"/>
          <w:szCs w:val="21"/>
        </w:rPr>
        <w:tab/>
      </w:r>
      <w:r>
        <w:rPr>
          <w:rFonts w:eastAsia="方正宋刻本秀楷简体" w:hint="eastAsia"/>
          <w:sz w:val="18"/>
          <w:szCs w:val="21"/>
        </w:rPr>
        <w:t>历史命令保存文件</w:t>
      </w:r>
    </w:p>
    <w:p w14:paraId="6A737C47" w14:textId="77777777" w:rsidR="00ED6DF6" w:rsidRDefault="00ED6DF6">
      <w:pPr>
        <w:adjustRightInd w:val="0"/>
        <w:snapToGrid w:val="0"/>
        <w:ind w:left="420"/>
        <w:rPr>
          <w:rFonts w:eastAsia="方正宋刻本秀楷简体"/>
          <w:sz w:val="18"/>
          <w:szCs w:val="21"/>
        </w:rPr>
      </w:pPr>
    </w:p>
    <w:p w14:paraId="6B73ACC5" w14:textId="77777777" w:rsidR="00ED6DF6" w:rsidRDefault="00ED6DF6">
      <w:pPr>
        <w:adjustRightInd w:val="0"/>
        <w:snapToGrid w:val="0"/>
        <w:ind w:left="420"/>
        <w:rPr>
          <w:rFonts w:eastAsia="方正宋刻本秀楷简体"/>
          <w:sz w:val="18"/>
          <w:szCs w:val="21"/>
        </w:rPr>
      </w:pPr>
    </w:p>
    <w:p w14:paraId="4FB800DE" w14:textId="77777777" w:rsidR="00ED6DF6" w:rsidRDefault="00ED6DF6">
      <w:pPr>
        <w:adjustRightInd w:val="0"/>
        <w:snapToGrid w:val="0"/>
        <w:ind w:left="420"/>
        <w:rPr>
          <w:rFonts w:eastAsia="方正宋刻本秀楷简体"/>
          <w:sz w:val="18"/>
          <w:szCs w:val="21"/>
        </w:rPr>
        <w:sectPr w:rsidR="00ED6DF6">
          <w:type w:val="continuous"/>
          <w:pgSz w:w="11906" w:h="16838"/>
          <w:pgMar w:top="1440" w:right="1800" w:bottom="1440" w:left="1800" w:header="851" w:footer="992" w:gutter="0"/>
          <w:cols w:num="2" w:space="425" w:equalWidth="0">
            <w:col w:w="3940" w:space="425"/>
            <w:col w:w="3940"/>
          </w:cols>
          <w:docGrid w:type="lines" w:linePitch="312"/>
        </w:sectPr>
      </w:pPr>
    </w:p>
    <w:p w14:paraId="610635DD" w14:textId="77777777" w:rsidR="00ED6DF6" w:rsidRDefault="00ED6DF6">
      <w:pPr>
        <w:adjustRightInd w:val="0"/>
        <w:snapToGrid w:val="0"/>
        <w:ind w:left="420"/>
        <w:rPr>
          <w:rFonts w:eastAsia="方正宋刻本秀楷简体"/>
          <w:sz w:val="18"/>
          <w:szCs w:val="21"/>
        </w:rPr>
      </w:pPr>
    </w:p>
    <w:p w14:paraId="464D4ABB" w14:textId="77777777" w:rsidR="00ED6DF6" w:rsidRDefault="00ED6DF6">
      <w:pPr>
        <w:adjustRightInd w:val="0"/>
        <w:snapToGrid w:val="0"/>
        <w:rPr>
          <w:rFonts w:eastAsia="方正宋刻本秀楷简体"/>
          <w:sz w:val="18"/>
          <w:szCs w:val="21"/>
        </w:rPr>
      </w:pPr>
    </w:p>
    <w:p w14:paraId="1E38D3E8"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shell</w:t>
      </w:r>
      <w:r>
        <w:rPr>
          <w:rFonts w:eastAsia="方正宋刻本秀楷简体" w:hint="eastAsia"/>
          <w:b/>
          <w:bCs/>
          <w:sz w:val="28"/>
          <w:szCs w:val="36"/>
        </w:rPr>
        <w:t>登录信息</w:t>
      </w:r>
    </w:p>
    <w:p w14:paraId="05263B4F" w14:textId="77777777" w:rsidR="00ED6DF6" w:rsidRDefault="00ED6DF6">
      <w:pPr>
        <w:numPr>
          <w:ilvl w:val="0"/>
          <w:numId w:val="7"/>
        </w:numPr>
        <w:adjustRightInd w:val="0"/>
        <w:snapToGrid w:val="0"/>
        <w:rPr>
          <w:rFonts w:eastAsia="方正宋刻本秀楷简体"/>
          <w:sz w:val="18"/>
          <w:szCs w:val="21"/>
        </w:rPr>
      </w:pPr>
      <w:r>
        <w:rPr>
          <w:rFonts w:eastAsia="方正宋刻本秀楷简体" w:hint="eastAsia"/>
          <w:b/>
          <w:bCs/>
          <w:sz w:val="24"/>
          <w:szCs w:val="32"/>
        </w:rPr>
        <w:t>/etc/issue</w:t>
      </w:r>
      <w:r>
        <w:rPr>
          <w:rFonts w:eastAsia="方正宋刻本秀楷简体" w:hint="eastAsia"/>
          <w:sz w:val="18"/>
          <w:szCs w:val="21"/>
        </w:rPr>
        <w:tab/>
        <w:t>tty</w:t>
      </w:r>
      <w:r>
        <w:rPr>
          <w:rFonts w:eastAsia="方正宋刻本秀楷简体" w:hint="eastAsia"/>
          <w:sz w:val="18"/>
          <w:szCs w:val="21"/>
        </w:rPr>
        <w:t>终端登录前的欢迎界面</w:t>
      </w:r>
    </w:p>
    <w:p w14:paraId="26BDF8E1"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aria</w:t>
      </w:r>
      <w:r>
        <w:rPr>
          <w:rFonts w:eastAsia="方正宋刻本秀楷简体"/>
          <w:sz w:val="18"/>
          <w:szCs w:val="21"/>
        </w:rPr>
        <w:t>’</w:t>
      </w:r>
      <w:r>
        <w:rPr>
          <w:rFonts w:eastAsia="方正宋刻本秀楷简体" w:hint="eastAsia"/>
          <w:sz w:val="18"/>
          <w:szCs w:val="21"/>
        </w:rPr>
        <w:t>s linux</w:t>
      </w:r>
    </w:p>
    <w:p w14:paraId="61018589"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happy up happy day</w:t>
      </w:r>
    </w:p>
    <w:p w14:paraId="126CC2A5" w14:textId="77777777" w:rsidR="00ED6DF6" w:rsidRDefault="00ED6DF6">
      <w:pPr>
        <w:adjustRightInd w:val="0"/>
        <w:snapToGrid w:val="0"/>
        <w:ind w:firstLine="420"/>
        <w:rPr>
          <w:rFonts w:eastAsia="方正宋刻本秀楷简体"/>
          <w:sz w:val="18"/>
          <w:szCs w:val="21"/>
        </w:rPr>
      </w:pPr>
    </w:p>
    <w:p w14:paraId="717400AA"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\d</w:t>
      </w:r>
      <w:r>
        <w:rPr>
          <w:rFonts w:eastAsia="方正宋刻本秀楷简体" w:hint="eastAsia"/>
          <w:sz w:val="18"/>
          <w:szCs w:val="21"/>
        </w:rPr>
        <w:t>日期</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ab/>
        <w:t>\t</w:t>
      </w:r>
      <w:r>
        <w:rPr>
          <w:rFonts w:eastAsia="方正宋刻本秀楷简体" w:hint="eastAsia"/>
          <w:sz w:val="18"/>
          <w:szCs w:val="21"/>
        </w:rPr>
        <w:t>时间</w:t>
      </w:r>
    </w:p>
    <w:p w14:paraId="0A4A79F7"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\r</w:t>
      </w:r>
      <w:r>
        <w:rPr>
          <w:rFonts w:eastAsia="方正宋刻本秀楷简体" w:hint="eastAsia"/>
          <w:sz w:val="18"/>
          <w:szCs w:val="21"/>
        </w:rPr>
        <w:t>内核版本</w:t>
      </w:r>
      <w:r>
        <w:rPr>
          <w:rFonts w:eastAsia="方正宋刻本秀楷简体" w:hint="eastAsia"/>
          <w:sz w:val="18"/>
          <w:szCs w:val="21"/>
        </w:rPr>
        <w:tab/>
        <w:t xml:space="preserve"> (\n)</w:t>
      </w:r>
      <w:r>
        <w:rPr>
          <w:rFonts w:eastAsia="方正宋刻本秀楷简体" w:hint="eastAsia"/>
          <w:sz w:val="18"/>
          <w:szCs w:val="21"/>
        </w:rPr>
        <w:t>主机名</w:t>
      </w:r>
      <w:r>
        <w:rPr>
          <w:rFonts w:eastAsia="方正宋刻本秀楷简体" w:hint="eastAsia"/>
          <w:sz w:val="18"/>
          <w:szCs w:val="21"/>
        </w:rPr>
        <w:t xml:space="preserve"> @</w:t>
      </w:r>
      <w:r>
        <w:rPr>
          <w:rFonts w:eastAsia="方正宋刻本秀楷简体" w:hint="eastAsia"/>
          <w:sz w:val="18"/>
          <w:szCs w:val="21"/>
        </w:rPr>
        <w:tab/>
        <w:t>\u</w:t>
      </w:r>
      <w:r>
        <w:rPr>
          <w:rFonts w:eastAsia="方正宋刻本秀楷简体" w:hint="eastAsia"/>
          <w:sz w:val="18"/>
          <w:szCs w:val="21"/>
        </w:rPr>
        <w:t>登录用户序列号</w:t>
      </w:r>
      <w:r>
        <w:rPr>
          <w:rFonts w:eastAsia="方正宋刻本秀楷简体" w:hint="eastAsia"/>
          <w:sz w:val="18"/>
          <w:szCs w:val="21"/>
        </w:rPr>
        <w:tab/>
        <w:t>(\l)</w:t>
      </w:r>
      <w:r>
        <w:rPr>
          <w:rFonts w:eastAsia="方正宋刻本秀楷简体" w:hint="eastAsia"/>
          <w:sz w:val="18"/>
          <w:szCs w:val="21"/>
        </w:rPr>
        <w:t>登陆的终端号</w:t>
      </w:r>
    </w:p>
    <w:p w14:paraId="6635A41D" w14:textId="77777777" w:rsidR="00ED6DF6" w:rsidRDefault="00ED6DF6">
      <w:pPr>
        <w:adjustRightInd w:val="0"/>
        <w:snapToGrid w:val="0"/>
        <w:ind w:firstLine="420"/>
        <w:rPr>
          <w:rFonts w:eastAsia="方正宋刻本秀楷简体"/>
          <w:sz w:val="18"/>
          <w:szCs w:val="21"/>
        </w:rPr>
      </w:pPr>
    </w:p>
    <w:p w14:paraId="32E5CCE5"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Wed May 12 2020</w:t>
      </w:r>
      <w:r>
        <w:rPr>
          <w:rFonts w:eastAsia="方正宋刻本秀楷简体" w:hint="eastAsia"/>
          <w:sz w:val="18"/>
          <w:szCs w:val="21"/>
        </w:rPr>
        <w:tab/>
        <w:t>21:43:52</w:t>
      </w:r>
    </w:p>
    <w:p w14:paraId="34F2374C"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5.6.8-1-MANJARO</w:t>
      </w:r>
      <w:r>
        <w:rPr>
          <w:rFonts w:eastAsia="方正宋刻本秀楷简体" w:hint="eastAsia"/>
          <w:sz w:val="18"/>
          <w:szCs w:val="21"/>
        </w:rPr>
        <w:tab/>
      </w:r>
    </w:p>
    <w:p w14:paraId="4B402ABC"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aria</w:t>
      </w:r>
      <w:r>
        <w:rPr>
          <w:rFonts w:eastAsia="方正宋刻本秀楷简体" w:hint="eastAsia"/>
          <w:sz w:val="18"/>
          <w:szCs w:val="21"/>
        </w:rPr>
        <w:tab/>
      </w:r>
      <w:r>
        <w:rPr>
          <w:rFonts w:eastAsia="方正宋刻本秀楷简体" w:hint="eastAsia"/>
          <w:sz w:val="18"/>
          <w:szCs w:val="21"/>
        </w:rPr>
        <w:tab/>
        <w:t>1</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w:t>
      </w:r>
      <w:r>
        <w:rPr>
          <w:rFonts w:eastAsia="方正宋刻本秀楷简体" w:hint="eastAsia"/>
          <w:sz w:val="18"/>
          <w:szCs w:val="21"/>
        </w:rPr>
        <w:tab/>
        <w:t>(tty2)</w:t>
      </w:r>
    </w:p>
    <w:p w14:paraId="77B45D1D" w14:textId="77777777" w:rsidR="00ED6DF6" w:rsidRDefault="00ED6DF6">
      <w:pPr>
        <w:adjustRightInd w:val="0"/>
        <w:snapToGrid w:val="0"/>
        <w:ind w:firstLine="420"/>
        <w:rPr>
          <w:rFonts w:eastAsia="方正宋刻本秀楷简体"/>
          <w:sz w:val="18"/>
          <w:szCs w:val="21"/>
        </w:rPr>
      </w:pPr>
    </w:p>
    <w:p w14:paraId="5D65142D" w14:textId="77777777" w:rsidR="00ED6DF6" w:rsidRDefault="00ED6DF6">
      <w:pPr>
        <w:numPr>
          <w:ilvl w:val="0"/>
          <w:numId w:val="7"/>
        </w:numPr>
        <w:adjustRightInd w:val="0"/>
        <w:snapToGrid w:val="0"/>
        <w:rPr>
          <w:rFonts w:eastAsia="方正宋刻本秀楷简体"/>
          <w:sz w:val="18"/>
          <w:szCs w:val="21"/>
        </w:rPr>
      </w:pP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motd</w:t>
      </w:r>
      <w:proofErr w:type="spellEnd"/>
      <w:r>
        <w:rPr>
          <w:rFonts w:eastAsia="方正宋刻本秀楷简体" w:hint="eastAsia"/>
          <w:sz w:val="18"/>
          <w:szCs w:val="21"/>
        </w:rPr>
        <w:tab/>
      </w:r>
      <w:r>
        <w:rPr>
          <w:rFonts w:eastAsia="方正宋刻本秀楷简体" w:hint="eastAsia"/>
          <w:sz w:val="18"/>
          <w:szCs w:val="21"/>
        </w:rPr>
        <w:tab/>
        <w:t>message of the day</w:t>
      </w:r>
      <w:r>
        <w:rPr>
          <w:rFonts w:eastAsia="方正宋刻本秀楷简体" w:hint="eastAsia"/>
          <w:sz w:val="18"/>
          <w:szCs w:val="21"/>
        </w:rPr>
        <w:tab/>
      </w:r>
      <w:r>
        <w:rPr>
          <w:rFonts w:eastAsia="方正宋刻本秀楷简体" w:hint="eastAsia"/>
          <w:sz w:val="18"/>
          <w:szCs w:val="21"/>
        </w:rPr>
        <w:t>终端登陆后的信息，是否可执行命令</w:t>
      </w:r>
      <w:r>
        <w:rPr>
          <w:rFonts w:eastAsia="方正宋刻本秀楷简体" w:hint="eastAsia"/>
          <w:sz w:val="18"/>
          <w:szCs w:val="21"/>
        </w:rPr>
        <w:t>fortune</w:t>
      </w:r>
    </w:p>
    <w:p w14:paraId="09C3D8E5" w14:textId="77777777" w:rsidR="00ED6DF6" w:rsidRDefault="00ED6DF6">
      <w:pPr>
        <w:numPr>
          <w:ilvl w:val="0"/>
          <w:numId w:val="7"/>
        </w:numPr>
        <w:adjustRightInd w:val="0"/>
        <w:snapToGrid w:val="0"/>
        <w:rPr>
          <w:rFonts w:eastAsia="方正宋刻本秀楷简体"/>
          <w:sz w:val="18"/>
          <w:szCs w:val="21"/>
        </w:rPr>
      </w:pPr>
      <w:r>
        <w:rPr>
          <w:rFonts w:eastAsia="方正宋刻本秀楷简体" w:hint="eastAsia"/>
          <w:sz w:val="18"/>
          <w:szCs w:val="21"/>
        </w:rPr>
        <w:t>/etc/issue.net</w:t>
      </w:r>
      <w:r>
        <w:rPr>
          <w:rFonts w:eastAsia="方正宋刻本秀楷简体" w:hint="eastAsia"/>
          <w:sz w:val="18"/>
          <w:szCs w:val="21"/>
        </w:rPr>
        <w:tab/>
      </w:r>
      <w:r>
        <w:rPr>
          <w:rFonts w:eastAsia="方正宋刻本秀楷简体" w:hint="eastAsia"/>
          <w:sz w:val="18"/>
          <w:szCs w:val="21"/>
        </w:rPr>
        <w:t>远程登录如</w:t>
      </w:r>
      <w:proofErr w:type="spellStart"/>
      <w:r>
        <w:rPr>
          <w:rFonts w:eastAsia="方正宋刻本秀楷简体" w:hint="eastAsia"/>
          <w:sz w:val="18"/>
          <w:szCs w:val="21"/>
        </w:rPr>
        <w:t>ssh</w:t>
      </w:r>
      <w:proofErr w:type="spellEnd"/>
      <w:r>
        <w:rPr>
          <w:rFonts w:eastAsia="方正宋刻本秀楷简体" w:hint="eastAsia"/>
          <w:sz w:val="18"/>
          <w:szCs w:val="21"/>
        </w:rPr>
        <w:t>的欢迎界面，需要配置</w:t>
      </w:r>
      <w:r>
        <w:rPr>
          <w:rFonts w:eastAsia="方正宋刻本秀楷简体" w:hint="eastAsia"/>
          <w:sz w:val="18"/>
          <w:szCs w:val="21"/>
        </w:rPr>
        <w:t>/</w:t>
      </w:r>
      <w:proofErr w:type="spellStart"/>
      <w:r>
        <w:rPr>
          <w:rFonts w:eastAsia="方正宋刻本秀楷简体" w:hint="eastAsia"/>
          <w:sz w:val="18"/>
          <w:szCs w:val="21"/>
        </w:rPr>
        <w:t>eyc</w:t>
      </w:r>
      <w:proofErr w:type="spellEnd"/>
      <w:r>
        <w:rPr>
          <w:rFonts w:eastAsia="方正宋刻本秀楷简体" w:hint="eastAsia"/>
          <w:sz w:val="18"/>
          <w:szCs w:val="21"/>
        </w:rPr>
        <w:t>/</w:t>
      </w:r>
      <w:proofErr w:type="spellStart"/>
      <w:r>
        <w:rPr>
          <w:rFonts w:eastAsia="方正宋刻本秀楷简体" w:hint="eastAsia"/>
          <w:sz w:val="18"/>
          <w:szCs w:val="21"/>
        </w:rPr>
        <w:t>ssh</w:t>
      </w:r>
      <w:proofErr w:type="spellEnd"/>
      <w:r>
        <w:rPr>
          <w:rFonts w:eastAsia="方正宋刻本秀楷简体" w:hint="eastAsia"/>
          <w:sz w:val="18"/>
          <w:szCs w:val="21"/>
        </w:rPr>
        <w:t>/</w:t>
      </w:r>
      <w:proofErr w:type="spellStart"/>
      <w:r>
        <w:rPr>
          <w:rFonts w:eastAsia="方正宋刻本秀楷简体" w:hint="eastAsia"/>
          <w:sz w:val="18"/>
          <w:szCs w:val="21"/>
        </w:rPr>
        <w:t>sshd_config</w:t>
      </w:r>
      <w:proofErr w:type="spellEnd"/>
      <w:r>
        <w:rPr>
          <w:rFonts w:eastAsia="方正宋刻本秀楷简体" w:hint="eastAsia"/>
          <w:sz w:val="18"/>
          <w:szCs w:val="21"/>
        </w:rPr>
        <w:t>，加入</w:t>
      </w:r>
      <w:r>
        <w:rPr>
          <w:rFonts w:eastAsia="方正宋刻本秀楷简体" w:hint="eastAsia"/>
          <w:sz w:val="18"/>
          <w:szCs w:val="21"/>
        </w:rPr>
        <w:t>Banner  /etc/issue.net</w:t>
      </w:r>
    </w:p>
    <w:p w14:paraId="396474CD" w14:textId="77777777" w:rsidR="00ED6DF6" w:rsidRDefault="00ED6DF6">
      <w:pPr>
        <w:adjustRightInd w:val="0"/>
        <w:snapToGrid w:val="0"/>
        <w:rPr>
          <w:rFonts w:eastAsia="方正宋刻本秀楷简体"/>
          <w:sz w:val="18"/>
          <w:szCs w:val="21"/>
        </w:rPr>
      </w:pPr>
    </w:p>
    <w:p w14:paraId="5DE1AB5F" w14:textId="77777777" w:rsidR="00ED6DF6" w:rsidRDefault="00ED6DF6">
      <w:pPr>
        <w:adjustRightInd w:val="0"/>
        <w:snapToGrid w:val="0"/>
        <w:rPr>
          <w:rFonts w:eastAsia="方正宋刻本秀楷简体"/>
          <w:sz w:val="18"/>
          <w:szCs w:val="21"/>
        </w:rPr>
      </w:pPr>
      <w:r>
        <w:rPr>
          <w:rFonts w:eastAsia="方正宋刻本秀楷简体" w:hint="eastAsia"/>
          <w:b/>
          <w:bCs/>
          <w:sz w:val="28"/>
          <w:szCs w:val="36"/>
        </w:rPr>
        <w:t>自定义</w:t>
      </w:r>
      <w:r>
        <w:rPr>
          <w:rFonts w:eastAsia="方正宋刻本秀楷简体" w:hint="eastAsia"/>
          <w:b/>
          <w:bCs/>
          <w:sz w:val="28"/>
          <w:szCs w:val="36"/>
        </w:rPr>
        <w:t>bash</w:t>
      </w:r>
      <w:r>
        <w:rPr>
          <w:rFonts w:eastAsia="方正宋刻本秀楷简体" w:hint="eastAsia"/>
          <w:b/>
          <w:bCs/>
          <w:sz w:val="28"/>
          <w:szCs w:val="36"/>
        </w:rPr>
        <w:t>快捷键</w:t>
      </w:r>
      <w:r>
        <w:rPr>
          <w:rFonts w:eastAsia="方正宋刻本秀楷简体" w:hint="eastAsia"/>
          <w:sz w:val="18"/>
          <w:szCs w:val="21"/>
        </w:rPr>
        <w:tab/>
      </w:r>
    </w:p>
    <w:p w14:paraId="35783F9E" w14:textId="77777777" w:rsidR="00ED6DF6" w:rsidRDefault="00ED6DF6">
      <w:pPr>
        <w:adjustRightInd w:val="0"/>
        <w:snapToGrid w:val="0"/>
        <w:ind w:firstLine="420"/>
        <w:rPr>
          <w:rFonts w:eastAsia="方正宋刻本秀楷简体"/>
          <w:sz w:val="18"/>
          <w:szCs w:val="21"/>
        </w:rPr>
      </w:pPr>
      <w:proofErr w:type="spellStart"/>
      <w:r>
        <w:rPr>
          <w:rFonts w:eastAsia="方正宋刻本秀楷简体" w:hint="eastAsia"/>
          <w:b/>
          <w:bCs/>
          <w:sz w:val="22"/>
          <w:szCs w:val="28"/>
        </w:rPr>
        <w:t>stty</w:t>
      </w:r>
      <w:proofErr w:type="spellEnd"/>
      <w:r>
        <w:rPr>
          <w:rFonts w:eastAsia="方正宋刻本秀楷简体" w:hint="eastAsia"/>
          <w:b/>
          <w:bCs/>
          <w:sz w:val="22"/>
          <w:szCs w:val="28"/>
        </w:rPr>
        <w:tab/>
      </w:r>
      <w:r>
        <w:rPr>
          <w:rFonts w:eastAsia="方正宋刻本秀楷简体" w:hint="eastAsia"/>
          <w:b/>
          <w:bCs/>
          <w:sz w:val="22"/>
          <w:szCs w:val="28"/>
        </w:rPr>
        <w:tab/>
      </w:r>
      <w:proofErr w:type="spellStart"/>
      <w:r>
        <w:rPr>
          <w:rFonts w:eastAsia="方正宋刻本秀楷简体" w:hint="eastAsia"/>
          <w:sz w:val="18"/>
          <w:szCs w:val="21"/>
        </w:rPr>
        <w:t>stty</w:t>
      </w:r>
      <w:proofErr w:type="spellEnd"/>
      <w:r>
        <w:rPr>
          <w:rFonts w:eastAsia="方正宋刻本秀楷简体" w:hint="eastAsia"/>
          <w:sz w:val="18"/>
          <w:szCs w:val="21"/>
        </w:rPr>
        <w:t xml:space="preserve"> </w:t>
      </w:r>
      <w:r>
        <w:rPr>
          <w:rFonts w:eastAsia="方正宋刻本秀楷简体" w:hint="eastAsia"/>
          <w:sz w:val="18"/>
          <w:szCs w:val="21"/>
        </w:rPr>
        <w:t>关键字</w:t>
      </w:r>
      <w:r>
        <w:rPr>
          <w:rFonts w:eastAsia="方正宋刻本秀楷简体" w:hint="eastAsia"/>
          <w:sz w:val="18"/>
          <w:szCs w:val="21"/>
        </w:rPr>
        <w:t xml:space="preserve"> </w:t>
      </w:r>
      <w:r>
        <w:rPr>
          <w:rFonts w:eastAsia="方正宋刻本秀楷简体" w:hint="eastAsia"/>
          <w:sz w:val="18"/>
          <w:szCs w:val="21"/>
        </w:rPr>
        <w:t>快捷键</w:t>
      </w:r>
      <w:r>
        <w:rPr>
          <w:rFonts w:eastAsia="方正宋刻本秀楷简体" w:hint="eastAsia"/>
          <w:sz w:val="18"/>
          <w:szCs w:val="21"/>
        </w:rPr>
        <w:tab/>
      </w:r>
    </w:p>
    <w:p w14:paraId="612D5DA6"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ab/>
        <w:t>-a</w:t>
      </w:r>
      <w:r>
        <w:rPr>
          <w:rFonts w:eastAsia="方正宋刻本秀楷简体" w:hint="eastAsia"/>
          <w:sz w:val="18"/>
          <w:szCs w:val="21"/>
        </w:rPr>
        <w:tab/>
      </w:r>
      <w:r>
        <w:rPr>
          <w:rFonts w:eastAsia="方正宋刻本秀楷简体" w:hint="eastAsia"/>
          <w:sz w:val="18"/>
          <w:szCs w:val="21"/>
        </w:rPr>
        <w:t>显示所有快捷键</w:t>
      </w:r>
    </w:p>
    <w:p w14:paraId="246E8D90" w14:textId="77777777" w:rsidR="00ED6DF6" w:rsidRDefault="00ED6DF6">
      <w:pPr>
        <w:adjustRightInd w:val="0"/>
        <w:snapToGrid w:val="0"/>
        <w:ind w:firstLine="420"/>
        <w:rPr>
          <w:rFonts w:eastAsia="方正宋刻本秀楷简体"/>
          <w:sz w:val="18"/>
          <w:szCs w:val="21"/>
        </w:rPr>
      </w:pPr>
      <w:proofErr w:type="spellStart"/>
      <w:r>
        <w:rPr>
          <w:rFonts w:eastAsia="方正宋刻本秀楷简体" w:hint="eastAsia"/>
          <w:sz w:val="18"/>
          <w:szCs w:val="21"/>
        </w:rPr>
        <w:t>stty</w:t>
      </w:r>
      <w:proofErr w:type="spellEnd"/>
      <w:r>
        <w:rPr>
          <w:rFonts w:eastAsia="方正宋刻本秀楷简体" w:hint="eastAsia"/>
          <w:sz w:val="18"/>
          <w:szCs w:val="21"/>
        </w:rPr>
        <w:t xml:space="preserve">  </w:t>
      </w:r>
      <w:proofErr w:type="spellStart"/>
      <w:r>
        <w:rPr>
          <w:rFonts w:eastAsia="方正宋刻本秀楷简体" w:hint="eastAsia"/>
          <w:sz w:val="18"/>
          <w:szCs w:val="21"/>
        </w:rPr>
        <w:t>intr</w:t>
      </w:r>
      <w:proofErr w:type="spellEnd"/>
      <w:r>
        <w:rPr>
          <w:rFonts w:eastAsia="方正宋刻本秀楷简体" w:hint="eastAsia"/>
          <w:sz w:val="18"/>
          <w:szCs w:val="21"/>
        </w:rPr>
        <w:t xml:space="preserve">  ^P</w:t>
      </w:r>
      <w:r>
        <w:rPr>
          <w:rFonts w:eastAsia="方正宋刻本秀楷简体" w:hint="eastAsia"/>
          <w:sz w:val="18"/>
          <w:szCs w:val="21"/>
        </w:rPr>
        <w:tab/>
        <w:t xml:space="preserve">CTRL+P </w:t>
      </w:r>
      <w:r>
        <w:rPr>
          <w:rFonts w:eastAsia="方正宋刻本秀楷简体" w:hint="eastAsia"/>
          <w:sz w:val="18"/>
          <w:szCs w:val="21"/>
        </w:rPr>
        <w:t>强制终止</w:t>
      </w:r>
      <w:r>
        <w:rPr>
          <w:rFonts w:eastAsia="方正宋刻本秀楷简体" w:hint="eastAsia"/>
          <w:sz w:val="18"/>
          <w:szCs w:val="21"/>
        </w:rPr>
        <w:t xml:space="preserve"> ^</w:t>
      </w:r>
      <w:r>
        <w:rPr>
          <w:rFonts w:eastAsia="方正宋刻本秀楷简体" w:hint="eastAsia"/>
          <w:sz w:val="18"/>
          <w:szCs w:val="21"/>
        </w:rPr>
        <w:t>人工输入即可</w:t>
      </w:r>
    </w:p>
    <w:p w14:paraId="40398223" w14:textId="77777777" w:rsidR="00ED6DF6" w:rsidRDefault="00ED6DF6">
      <w:pPr>
        <w:adjustRightInd w:val="0"/>
        <w:snapToGrid w:val="0"/>
        <w:ind w:left="420" w:firstLine="420"/>
        <w:rPr>
          <w:rFonts w:eastAsia="方正宋刻本秀楷简体"/>
          <w:sz w:val="18"/>
          <w:szCs w:val="21"/>
        </w:rPr>
      </w:pPr>
    </w:p>
    <w:p w14:paraId="794254B9" w14:textId="77777777" w:rsidR="00ED6DF6" w:rsidRDefault="00ED6DF6">
      <w:pPr>
        <w:adjustRightInd w:val="0"/>
        <w:snapToGrid w:val="0"/>
        <w:ind w:firstLine="420"/>
        <w:rPr>
          <w:rFonts w:eastAsia="方正宋刻本秀楷简体"/>
          <w:sz w:val="18"/>
          <w:szCs w:val="21"/>
        </w:rPr>
      </w:pPr>
    </w:p>
    <w:p w14:paraId="00B93F83" w14:textId="77777777" w:rsidR="00ED6DF6" w:rsidRDefault="00ED6DF6">
      <w:pPr>
        <w:adjustRightInd w:val="0"/>
        <w:snapToGrid w:val="0"/>
        <w:rPr>
          <w:rFonts w:eastAsia="方正宋刻本秀楷简体"/>
          <w:sz w:val="18"/>
          <w:szCs w:val="21"/>
        </w:rPr>
      </w:pPr>
    </w:p>
    <w:p w14:paraId="4F4C1573" w14:textId="1A7CEF78" w:rsidR="003621E2" w:rsidRDefault="00ED6DF6" w:rsidP="003621E2">
      <w:pPr>
        <w:adjustRightInd w:val="0"/>
        <w:snapToGrid w:val="0"/>
        <w:rPr>
          <w:rFonts w:eastAsia="方正宋刻本秀楷简体"/>
          <w:b/>
          <w:bCs/>
          <w:sz w:val="36"/>
          <w:szCs w:val="36"/>
        </w:rPr>
      </w:pPr>
      <w:r>
        <w:rPr>
          <w:rFonts w:eastAsia="方正宋刻本秀楷简体" w:hint="eastAsia"/>
          <w:sz w:val="18"/>
          <w:szCs w:val="21"/>
        </w:rPr>
        <w:br w:type="page"/>
      </w:r>
      <w:r w:rsidR="003621E2">
        <w:rPr>
          <w:rFonts w:eastAsia="方正宋刻本秀楷简体" w:hint="eastAsia"/>
          <w:b/>
          <w:bCs/>
          <w:sz w:val="36"/>
          <w:szCs w:val="36"/>
        </w:rPr>
        <w:lastRenderedPageBreak/>
        <w:t>语系与桌面系统配置文件</w:t>
      </w:r>
    </w:p>
    <w:p w14:paraId="5DC63345" w14:textId="34DFB4BF" w:rsidR="00ED6DF6" w:rsidRDefault="00ED6DF6" w:rsidP="003621E2">
      <w:pPr>
        <w:adjustRightInd w:val="0"/>
        <w:snapToGrid w:val="0"/>
        <w:ind w:firstLine="420"/>
        <w:rPr>
          <w:rFonts w:eastAsia="方正宋刻本秀楷简体"/>
          <w:b/>
          <w:bCs/>
          <w:sz w:val="28"/>
          <w:szCs w:val="28"/>
        </w:rPr>
      </w:pPr>
      <w:r>
        <w:rPr>
          <w:rFonts w:eastAsia="方正宋刻本秀楷简体" w:hint="eastAsia"/>
          <w:b/>
          <w:bCs/>
          <w:sz w:val="28"/>
          <w:szCs w:val="28"/>
        </w:rPr>
        <w:t>配置文件</w:t>
      </w:r>
    </w:p>
    <w:p w14:paraId="17A9BE21" w14:textId="77777777" w:rsidR="00ED6DF6" w:rsidRDefault="00ED6DF6">
      <w:pPr>
        <w:adjustRightInd w:val="0"/>
        <w:snapToGrid w:val="0"/>
        <w:ind w:firstLine="420"/>
        <w:rPr>
          <w:rFonts w:eastAsia="方正宋刻本秀楷简体"/>
          <w:sz w:val="13"/>
          <w:szCs w:val="16"/>
        </w:rPr>
      </w:pPr>
      <w:r>
        <w:rPr>
          <w:rFonts w:eastAsia="方正宋刻本秀楷简体"/>
          <w:sz w:val="20"/>
          <w:szCs w:val="22"/>
        </w:rPr>
        <w:tab/>
        <w:t>1</w:t>
      </w:r>
      <w:r>
        <w:rPr>
          <w:rFonts w:eastAsia="方正宋刻本秀楷简体" w:hint="eastAsia"/>
          <w:sz w:val="20"/>
          <w:szCs w:val="22"/>
        </w:rPr>
        <w:t>、</w:t>
      </w:r>
      <w:r>
        <w:rPr>
          <w:rFonts w:eastAsia="方正宋刻本秀楷简体"/>
          <w:sz w:val="20"/>
          <w:szCs w:val="22"/>
        </w:rPr>
        <w:tab/>
        <w:t>/etc/locale.conf</w:t>
      </w:r>
      <w:r>
        <w:rPr>
          <w:rFonts w:eastAsia="方正宋刻本秀楷简体"/>
          <w:sz w:val="20"/>
          <w:szCs w:val="22"/>
        </w:rPr>
        <w:tab/>
      </w:r>
      <w:r>
        <w:rPr>
          <w:rFonts w:eastAsia="方正宋刻本秀楷简体" w:hint="eastAsia"/>
          <w:sz w:val="20"/>
          <w:szCs w:val="22"/>
        </w:rPr>
        <w:t>全局有效，不推荐，</w:t>
      </w:r>
      <w:r>
        <w:rPr>
          <w:rFonts w:eastAsia="方正宋刻本秀楷简体" w:hint="eastAsia"/>
          <w:sz w:val="20"/>
          <w:szCs w:val="22"/>
        </w:rPr>
        <w:t>tty</w:t>
      </w:r>
      <w:r>
        <w:rPr>
          <w:rFonts w:eastAsia="方正宋刻本秀楷简体" w:hint="eastAsia"/>
          <w:sz w:val="20"/>
          <w:szCs w:val="22"/>
        </w:rPr>
        <w:t>下乱码，配置简单，</w:t>
      </w:r>
      <w:r>
        <w:rPr>
          <w:rFonts w:eastAsia="方正宋刻本秀楷简体" w:hint="eastAsia"/>
          <w:sz w:val="13"/>
          <w:szCs w:val="16"/>
        </w:rPr>
        <w:t>其实</w:t>
      </w:r>
      <w:r>
        <w:rPr>
          <w:rFonts w:eastAsia="方正宋刻本秀楷简体" w:hint="eastAsia"/>
          <w:sz w:val="13"/>
          <w:szCs w:val="16"/>
        </w:rPr>
        <w:t>tty</w:t>
      </w:r>
      <w:r>
        <w:rPr>
          <w:rFonts w:eastAsia="方正宋刻本秀楷简体" w:hint="eastAsia"/>
          <w:sz w:val="13"/>
          <w:szCs w:val="16"/>
        </w:rPr>
        <w:t>下中文本身就乱码</w:t>
      </w:r>
    </w:p>
    <w:p w14:paraId="65EFB1AE"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t>2</w:t>
      </w:r>
      <w:r>
        <w:rPr>
          <w:rFonts w:eastAsia="方正宋刻本秀楷简体" w:hint="eastAsia"/>
          <w:sz w:val="20"/>
          <w:szCs w:val="22"/>
        </w:rPr>
        <w:t>、</w:t>
      </w:r>
      <w:r>
        <w:rPr>
          <w:rFonts w:eastAsia="方正宋刻本秀楷简体"/>
          <w:sz w:val="20"/>
          <w:szCs w:val="22"/>
        </w:rPr>
        <w:tab/>
        <w:t>~/.</w:t>
      </w:r>
      <w:proofErr w:type="spellStart"/>
      <w:r>
        <w:rPr>
          <w:rFonts w:eastAsia="方正宋刻本秀楷简体"/>
          <w:sz w:val="20"/>
          <w:szCs w:val="22"/>
        </w:rPr>
        <w:t>bashrc</w:t>
      </w:r>
      <w:proofErr w:type="spellEnd"/>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终端登录读取并应用</w:t>
      </w:r>
    </w:p>
    <w:p w14:paraId="37805B2B"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sz w:val="20"/>
          <w:szCs w:val="22"/>
        </w:rPr>
        <w:tab/>
        <w:t>~/.</w:t>
      </w:r>
      <w:proofErr w:type="spellStart"/>
      <w:r>
        <w:rPr>
          <w:rFonts w:eastAsia="方正宋刻本秀楷简体"/>
          <w:sz w:val="20"/>
          <w:szCs w:val="22"/>
        </w:rPr>
        <w:t>xinitrc</w:t>
      </w:r>
      <w:proofErr w:type="spellEnd"/>
      <w:r>
        <w:rPr>
          <w:rFonts w:eastAsia="方正宋刻本秀楷简体"/>
          <w:sz w:val="20"/>
          <w:szCs w:val="22"/>
        </w:rPr>
        <w:tab/>
      </w:r>
      <w:r>
        <w:rPr>
          <w:rFonts w:eastAsia="方正宋刻本秀楷简体"/>
          <w:sz w:val="20"/>
          <w:szCs w:val="22"/>
        </w:rPr>
        <w:tab/>
      </w:r>
      <w:r>
        <w:rPr>
          <w:rFonts w:eastAsia="方正宋刻本秀楷简体"/>
          <w:sz w:val="20"/>
          <w:szCs w:val="22"/>
        </w:rPr>
        <w:tab/>
      </w:r>
      <w:proofErr w:type="spellStart"/>
      <w:r>
        <w:rPr>
          <w:rFonts w:eastAsia="方正宋刻本秀楷简体" w:hint="eastAsia"/>
          <w:sz w:val="20"/>
          <w:szCs w:val="22"/>
        </w:rPr>
        <w:t>statx</w:t>
      </w:r>
      <w:proofErr w:type="spellEnd"/>
      <w:r>
        <w:rPr>
          <w:rFonts w:eastAsia="方正宋刻本秀楷简体" w:hint="eastAsia"/>
          <w:sz w:val="20"/>
          <w:szCs w:val="22"/>
        </w:rPr>
        <w:t>界面时</w:t>
      </w:r>
    </w:p>
    <w:p w14:paraId="52365D3B"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sz w:val="20"/>
          <w:szCs w:val="22"/>
        </w:rPr>
        <w:tab/>
        <w:t>~/.</w:t>
      </w:r>
      <w:proofErr w:type="spellStart"/>
      <w:r>
        <w:rPr>
          <w:rFonts w:eastAsia="方正宋刻本秀楷简体"/>
          <w:sz w:val="20"/>
          <w:szCs w:val="22"/>
        </w:rPr>
        <w:t>xprofile</w:t>
      </w:r>
      <w:proofErr w:type="spellEnd"/>
      <w:r>
        <w:rPr>
          <w:rFonts w:eastAsia="方正宋刻本秀楷简体"/>
          <w:sz w:val="20"/>
          <w:szCs w:val="22"/>
        </w:rPr>
        <w:tab/>
      </w:r>
      <w:r>
        <w:rPr>
          <w:rFonts w:eastAsia="方正宋刻本秀楷简体"/>
          <w:sz w:val="20"/>
          <w:szCs w:val="22"/>
        </w:rPr>
        <w:tab/>
      </w:r>
      <w:proofErr w:type="spellStart"/>
      <w:r>
        <w:rPr>
          <w:rFonts w:eastAsia="方正宋刻本秀楷简体" w:hint="eastAsia"/>
          <w:sz w:val="20"/>
          <w:szCs w:val="22"/>
        </w:rPr>
        <w:t>gdm</w:t>
      </w:r>
      <w:proofErr w:type="spellEnd"/>
      <w:r>
        <w:rPr>
          <w:rFonts w:eastAsia="方正宋刻本秀楷简体" w:hint="eastAsia"/>
          <w:sz w:val="20"/>
          <w:szCs w:val="22"/>
        </w:rPr>
        <w:t>(</w:t>
      </w:r>
      <w:r>
        <w:rPr>
          <w:rFonts w:eastAsia="方正宋刻本秀楷简体"/>
          <w:sz w:val="20"/>
          <w:szCs w:val="22"/>
        </w:rPr>
        <w:t>g</w:t>
      </w:r>
      <w:r>
        <w:rPr>
          <w:rFonts w:eastAsia="方正宋刻本秀楷简体" w:hint="eastAsia"/>
          <w:sz w:val="20"/>
          <w:szCs w:val="22"/>
        </w:rPr>
        <w:t>n</w:t>
      </w:r>
      <w:r>
        <w:rPr>
          <w:rFonts w:eastAsia="方正宋刻本秀楷简体"/>
          <w:sz w:val="20"/>
          <w:szCs w:val="22"/>
        </w:rPr>
        <w:t>o</w:t>
      </w:r>
      <w:r>
        <w:rPr>
          <w:rFonts w:eastAsia="方正宋刻本秀楷简体" w:hint="eastAsia"/>
          <w:sz w:val="20"/>
          <w:szCs w:val="22"/>
        </w:rPr>
        <w:t>m</w:t>
      </w:r>
      <w:r>
        <w:rPr>
          <w:rFonts w:eastAsia="方正宋刻本秀楷简体"/>
          <w:sz w:val="20"/>
          <w:szCs w:val="22"/>
        </w:rPr>
        <w:t>e</w:t>
      </w:r>
      <w:r>
        <w:rPr>
          <w:rFonts w:eastAsia="方正宋刻本秀楷简体" w:hint="eastAsia"/>
          <w:sz w:val="20"/>
          <w:szCs w:val="22"/>
        </w:rPr>
        <w:t>)</w:t>
      </w:r>
      <w:r>
        <w:rPr>
          <w:rFonts w:eastAsia="方正宋刻本秀楷简体" w:hint="eastAsia"/>
          <w:sz w:val="20"/>
          <w:szCs w:val="22"/>
        </w:rPr>
        <w:t>、</w:t>
      </w:r>
      <w:proofErr w:type="spellStart"/>
      <w:r>
        <w:rPr>
          <w:rFonts w:eastAsia="方正宋刻本秀楷简体" w:hint="eastAsia"/>
          <w:sz w:val="20"/>
          <w:szCs w:val="22"/>
        </w:rPr>
        <w:t>kdm</w:t>
      </w:r>
      <w:proofErr w:type="spellEnd"/>
      <w:r>
        <w:rPr>
          <w:rFonts w:eastAsia="方正宋刻本秀楷简体" w:hint="eastAsia"/>
          <w:sz w:val="20"/>
          <w:szCs w:val="22"/>
        </w:rPr>
        <w:t>(</w:t>
      </w:r>
      <w:proofErr w:type="spellStart"/>
      <w:r>
        <w:rPr>
          <w:rFonts w:eastAsia="方正宋刻本秀楷简体" w:hint="eastAsia"/>
          <w:sz w:val="20"/>
          <w:szCs w:val="22"/>
        </w:rPr>
        <w:t>kde</w:t>
      </w:r>
      <w:proofErr w:type="spellEnd"/>
      <w:r>
        <w:rPr>
          <w:rFonts w:eastAsia="方正宋刻本秀楷简体"/>
          <w:sz w:val="20"/>
          <w:szCs w:val="22"/>
        </w:rPr>
        <w:t>)</w:t>
      </w:r>
      <w:r>
        <w:rPr>
          <w:rFonts w:eastAsia="方正宋刻本秀楷简体" w:hint="eastAsia"/>
          <w:sz w:val="20"/>
          <w:szCs w:val="22"/>
        </w:rPr>
        <w:t>等</w:t>
      </w:r>
      <w:proofErr w:type="spellStart"/>
      <w:r>
        <w:rPr>
          <w:rFonts w:eastAsia="方正宋刻本秀楷简体" w:hint="eastAsia"/>
          <w:sz w:val="20"/>
          <w:szCs w:val="22"/>
        </w:rPr>
        <w:t>wm</w:t>
      </w:r>
      <w:proofErr w:type="spellEnd"/>
      <w:r>
        <w:rPr>
          <w:rFonts w:eastAsia="方正宋刻本秀楷简体" w:hint="eastAsia"/>
          <w:sz w:val="20"/>
          <w:szCs w:val="22"/>
        </w:rPr>
        <w:t>图形管理器</w:t>
      </w:r>
    </w:p>
    <w:p w14:paraId="0AA38DC2"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t>LANG</w:t>
      </w:r>
      <w:proofErr w:type="gramStart"/>
      <w:r>
        <w:rPr>
          <w:rFonts w:eastAsia="方正宋刻本秀楷简体"/>
          <w:sz w:val="20"/>
          <w:szCs w:val="22"/>
        </w:rPr>
        <w:t>=”zh_CN.UTF</w:t>
      </w:r>
      <w:proofErr w:type="gramEnd"/>
      <w:r>
        <w:rPr>
          <w:rFonts w:eastAsia="方正宋刻本秀楷简体"/>
          <w:sz w:val="20"/>
          <w:szCs w:val="22"/>
        </w:rPr>
        <w:t>-8”</w:t>
      </w:r>
    </w:p>
    <w:p w14:paraId="3F81FF7A"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t>LANGUAGE=zh_</w:t>
      </w:r>
      <w:proofErr w:type="gramStart"/>
      <w:r>
        <w:rPr>
          <w:rFonts w:eastAsia="方正宋刻本秀楷简体"/>
          <w:sz w:val="20"/>
          <w:szCs w:val="22"/>
        </w:rPr>
        <w:t>CN.</w:t>
      </w:r>
      <w:r>
        <w:rPr>
          <w:rFonts w:eastAsia="方正宋刻本秀楷简体" w:hint="eastAsia"/>
          <w:sz w:val="20"/>
          <w:szCs w:val="22"/>
        </w:rPr>
        <w:t>en</w:t>
      </w:r>
      <w:proofErr w:type="gramEnd"/>
      <w:r>
        <w:rPr>
          <w:rFonts w:eastAsia="方正宋刻本秀楷简体" w:hint="eastAsia"/>
          <w:sz w:val="20"/>
          <w:szCs w:val="22"/>
        </w:rPr>
        <w:t>_US</w:t>
      </w:r>
      <w:r>
        <w:rPr>
          <w:rFonts w:eastAsia="方正宋刻本秀楷简体"/>
          <w:sz w:val="20"/>
          <w:szCs w:val="22"/>
        </w:rPr>
        <w:t>”</w:t>
      </w:r>
    </w:p>
    <w:p w14:paraId="7932C767"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t>LC-CTYPE</w:t>
      </w:r>
      <w:proofErr w:type="gramStart"/>
      <w:r>
        <w:rPr>
          <w:rFonts w:eastAsia="方正宋刻本秀楷简体"/>
          <w:sz w:val="20"/>
          <w:szCs w:val="22"/>
        </w:rPr>
        <w:t>=”</w:t>
      </w:r>
      <w:r>
        <w:rPr>
          <w:rFonts w:eastAsia="方正宋刻本秀楷简体" w:hint="eastAsia"/>
          <w:sz w:val="20"/>
          <w:szCs w:val="22"/>
        </w:rPr>
        <w:t>en</w:t>
      </w:r>
      <w:r>
        <w:rPr>
          <w:rFonts w:eastAsia="方正宋刻本秀楷简体"/>
          <w:sz w:val="20"/>
          <w:szCs w:val="22"/>
        </w:rPr>
        <w:t>_US.UTF</w:t>
      </w:r>
      <w:proofErr w:type="gramEnd"/>
      <w:r>
        <w:rPr>
          <w:rFonts w:eastAsia="方正宋刻本秀楷简体"/>
          <w:sz w:val="20"/>
          <w:szCs w:val="22"/>
        </w:rPr>
        <w:t>-8”</w:t>
      </w:r>
    </w:p>
    <w:p w14:paraId="2C18C3B0"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t>3</w:t>
      </w:r>
      <w:r>
        <w:rPr>
          <w:rFonts w:eastAsia="方正宋刻本秀楷简体" w:hint="eastAsia"/>
          <w:sz w:val="20"/>
          <w:szCs w:val="22"/>
        </w:rPr>
        <w:t>、</w:t>
      </w:r>
      <w:r>
        <w:rPr>
          <w:rFonts w:eastAsia="方正宋刻本秀楷简体"/>
          <w:sz w:val="20"/>
          <w:szCs w:val="22"/>
        </w:rPr>
        <w:tab/>
        <w:t>~/.</w:t>
      </w:r>
      <w:proofErr w:type="spellStart"/>
      <w:r>
        <w:rPr>
          <w:rFonts w:eastAsia="方正宋刻本秀楷简体"/>
          <w:sz w:val="20"/>
          <w:szCs w:val="22"/>
        </w:rPr>
        <w:t>xprofile</w:t>
      </w:r>
      <w:proofErr w:type="spellEnd"/>
      <w:r>
        <w:rPr>
          <w:rFonts w:eastAsia="方正宋刻本秀楷简体"/>
          <w:sz w:val="20"/>
          <w:szCs w:val="22"/>
        </w:rPr>
        <w:tab/>
      </w:r>
      <w:r>
        <w:rPr>
          <w:rFonts w:eastAsia="方正宋刻本秀楷简体"/>
          <w:sz w:val="20"/>
          <w:szCs w:val="22"/>
        </w:rPr>
        <w:tab/>
      </w:r>
      <w:r>
        <w:rPr>
          <w:rFonts w:eastAsia="方正宋刻本秀楷简体" w:hint="eastAsia"/>
          <w:sz w:val="20"/>
          <w:szCs w:val="22"/>
        </w:rPr>
        <w:t>图形界面全局</w:t>
      </w:r>
      <w:r>
        <w:rPr>
          <w:rFonts w:eastAsia="方正宋刻本秀楷简体" w:hint="eastAsia"/>
          <w:sz w:val="20"/>
          <w:szCs w:val="22"/>
        </w:rPr>
        <w:t>expert</w:t>
      </w:r>
      <w:r>
        <w:rPr>
          <w:rFonts w:eastAsia="方正宋刻本秀楷简体"/>
          <w:sz w:val="20"/>
          <w:szCs w:val="22"/>
        </w:rPr>
        <w:t xml:space="preserve"> LC_ALL=</w:t>
      </w:r>
      <w:proofErr w:type="gramStart"/>
      <w:r>
        <w:rPr>
          <w:rFonts w:eastAsia="方正宋刻本秀楷简体"/>
          <w:sz w:val="20"/>
          <w:szCs w:val="22"/>
        </w:rPr>
        <w:t>”</w:t>
      </w:r>
      <w:proofErr w:type="gramEnd"/>
      <w:r>
        <w:rPr>
          <w:rFonts w:eastAsia="方正宋刻本秀楷简体"/>
          <w:sz w:val="20"/>
          <w:szCs w:val="22"/>
        </w:rPr>
        <w:t>zh_CN.UTF-8”</w:t>
      </w:r>
    </w:p>
    <w:p w14:paraId="4D1807C9" w14:textId="77777777" w:rsidR="00ED6DF6" w:rsidRDefault="00ED6DF6">
      <w:pPr>
        <w:adjustRightInd w:val="0"/>
        <w:snapToGrid w:val="0"/>
        <w:ind w:firstLine="420"/>
        <w:rPr>
          <w:rFonts w:eastAsia="方正宋刻本秀楷简体"/>
          <w:sz w:val="20"/>
          <w:szCs w:val="22"/>
        </w:rPr>
      </w:pPr>
    </w:p>
    <w:p w14:paraId="2DEF837C"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8"/>
          <w:szCs w:val="28"/>
        </w:rPr>
        <w:t>中文字体</w:t>
      </w:r>
    </w:p>
    <w:p w14:paraId="5894013D"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hint="eastAsia"/>
          <w:sz w:val="20"/>
          <w:szCs w:val="22"/>
        </w:rPr>
        <w:t>下载</w:t>
      </w:r>
      <w:proofErr w:type="spellStart"/>
      <w:r>
        <w:rPr>
          <w:rFonts w:eastAsia="方正宋刻本秀楷简体" w:hint="eastAsia"/>
          <w:sz w:val="20"/>
          <w:szCs w:val="22"/>
        </w:rPr>
        <w:t>ttf</w:t>
      </w:r>
      <w:proofErr w:type="spellEnd"/>
      <w:r>
        <w:rPr>
          <w:rFonts w:eastAsia="方正宋刻本秀楷简体" w:hint="eastAsia"/>
          <w:sz w:val="20"/>
          <w:szCs w:val="22"/>
        </w:rPr>
        <w:t>格式字体或在</w:t>
      </w:r>
      <w:r>
        <w:rPr>
          <w:rFonts w:eastAsia="方正宋刻本秀楷简体" w:hint="eastAsia"/>
          <w:sz w:val="20"/>
          <w:szCs w:val="22"/>
        </w:rPr>
        <w:t>win</w:t>
      </w:r>
      <w:r>
        <w:rPr>
          <w:rFonts w:eastAsia="方正宋刻本秀楷简体" w:hint="eastAsia"/>
          <w:sz w:val="20"/>
          <w:szCs w:val="22"/>
        </w:rPr>
        <w:t>下复制字体文件</w:t>
      </w:r>
    </w:p>
    <w:p w14:paraId="41006F28" w14:textId="77777777" w:rsidR="00ED6DF6" w:rsidRDefault="00ED6DF6">
      <w:pPr>
        <w:adjustRightInd w:val="0"/>
        <w:snapToGrid w:val="0"/>
        <w:ind w:left="420" w:firstLine="420"/>
        <w:rPr>
          <w:rFonts w:eastAsia="方正宋刻本秀楷简体"/>
          <w:sz w:val="20"/>
          <w:szCs w:val="22"/>
        </w:rPr>
      </w:pPr>
      <w:r>
        <w:rPr>
          <w:rFonts w:eastAsia="方正宋刻本秀楷简体"/>
          <w:sz w:val="20"/>
          <w:szCs w:val="22"/>
        </w:rPr>
        <w:t>cd /usr/share/fonts/</w:t>
      </w:r>
    </w:p>
    <w:p w14:paraId="48B51DE2" w14:textId="77777777" w:rsidR="00ED6DF6" w:rsidRDefault="00ED6DF6">
      <w:pPr>
        <w:adjustRightInd w:val="0"/>
        <w:snapToGrid w:val="0"/>
        <w:ind w:left="420" w:firstLine="420"/>
        <w:rPr>
          <w:rFonts w:eastAsia="方正宋刻本秀楷简体"/>
          <w:sz w:val="20"/>
          <w:szCs w:val="22"/>
        </w:rPr>
      </w:pPr>
      <w:r>
        <w:rPr>
          <w:rFonts w:eastAsia="方正宋刻本秀楷简体"/>
          <w:sz w:val="20"/>
          <w:szCs w:val="22"/>
        </w:rPr>
        <w:t>sudo</w:t>
      </w:r>
      <w:r>
        <w:rPr>
          <w:rFonts w:eastAsia="方正宋刻本秀楷简体"/>
          <w:sz w:val="20"/>
          <w:szCs w:val="22"/>
        </w:rPr>
        <w:tab/>
        <w:t xml:space="preserve"> cp ~/Downloads/*.</w:t>
      </w:r>
      <w:proofErr w:type="spellStart"/>
      <w:r>
        <w:rPr>
          <w:rFonts w:eastAsia="方正宋刻本秀楷简体"/>
          <w:sz w:val="20"/>
          <w:szCs w:val="22"/>
        </w:rPr>
        <w:t>ttf</w:t>
      </w:r>
      <w:proofErr w:type="spellEnd"/>
      <w:r>
        <w:rPr>
          <w:rFonts w:eastAsia="方正宋刻本秀楷简体"/>
          <w:sz w:val="20"/>
          <w:szCs w:val="22"/>
        </w:rPr>
        <w:t xml:space="preserve"> </w:t>
      </w:r>
      <w:r>
        <w:rPr>
          <w:rFonts w:eastAsia="方正宋刻本秀楷简体"/>
          <w:sz w:val="20"/>
          <w:szCs w:val="22"/>
        </w:rPr>
        <w:tab/>
        <w:t>/</w:t>
      </w:r>
      <w:proofErr w:type="spellStart"/>
      <w:r>
        <w:rPr>
          <w:rFonts w:eastAsia="方正宋刻本秀楷简体"/>
          <w:sz w:val="20"/>
          <w:szCs w:val="22"/>
        </w:rPr>
        <w:t>usr</w:t>
      </w:r>
      <w:proofErr w:type="spellEnd"/>
      <w:r>
        <w:rPr>
          <w:rFonts w:eastAsia="方正宋刻本秀楷简体"/>
          <w:sz w:val="20"/>
          <w:szCs w:val="22"/>
        </w:rPr>
        <w:t>/share/fonts/</w:t>
      </w:r>
    </w:p>
    <w:p w14:paraId="67484476" w14:textId="77777777" w:rsidR="00ED6DF6" w:rsidRDefault="00ED6DF6">
      <w:pPr>
        <w:adjustRightInd w:val="0"/>
        <w:snapToGrid w:val="0"/>
        <w:ind w:left="420" w:firstLine="420"/>
        <w:rPr>
          <w:rFonts w:eastAsia="方正宋刻本秀楷简体"/>
          <w:sz w:val="20"/>
          <w:szCs w:val="22"/>
        </w:rPr>
      </w:pPr>
      <w:proofErr w:type="spellStart"/>
      <w:r>
        <w:rPr>
          <w:rFonts w:eastAsia="方正宋刻本秀楷简体"/>
          <w:sz w:val="20"/>
          <w:szCs w:val="22"/>
        </w:rPr>
        <w:t>chmod</w:t>
      </w:r>
      <w:proofErr w:type="spellEnd"/>
      <w:r>
        <w:rPr>
          <w:rFonts w:eastAsia="方正宋刻本秀楷简体"/>
          <w:sz w:val="20"/>
          <w:szCs w:val="22"/>
        </w:rPr>
        <w:t xml:space="preserve"> +x *.</w:t>
      </w:r>
      <w:proofErr w:type="spellStart"/>
      <w:r>
        <w:rPr>
          <w:rFonts w:eastAsia="方正宋刻本秀楷简体"/>
          <w:sz w:val="20"/>
          <w:szCs w:val="22"/>
        </w:rPr>
        <w:t>ttf</w:t>
      </w:r>
      <w:proofErr w:type="spellEnd"/>
    </w:p>
    <w:p w14:paraId="5A774925" w14:textId="77777777" w:rsidR="00ED6DF6" w:rsidRDefault="00ED6DF6">
      <w:pPr>
        <w:adjustRightInd w:val="0"/>
        <w:snapToGrid w:val="0"/>
        <w:ind w:left="42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w:t>
      </w:r>
      <w:proofErr w:type="spellStart"/>
      <w:r>
        <w:rPr>
          <w:rFonts w:eastAsia="方正宋刻本秀楷简体"/>
          <w:sz w:val="20"/>
          <w:szCs w:val="22"/>
        </w:rPr>
        <w:t>mkfontscale</w:t>
      </w:r>
      <w:proofErr w:type="spellEnd"/>
      <w:r>
        <w:rPr>
          <w:rFonts w:eastAsia="方正宋刻本秀楷简体"/>
          <w:sz w:val="20"/>
          <w:szCs w:val="22"/>
        </w:rPr>
        <w:tab/>
      </w:r>
      <w:r>
        <w:rPr>
          <w:rFonts w:eastAsia="方正宋刻本秀楷简体"/>
          <w:sz w:val="20"/>
          <w:szCs w:val="22"/>
        </w:rPr>
        <w:tab/>
      </w:r>
      <w:r>
        <w:rPr>
          <w:rFonts w:eastAsia="方正宋刻本秀楷简体" w:hint="eastAsia"/>
          <w:sz w:val="20"/>
          <w:szCs w:val="22"/>
        </w:rPr>
        <w:t>#</w:t>
      </w:r>
      <w:r>
        <w:rPr>
          <w:rFonts w:eastAsia="方正宋刻本秀楷简体"/>
          <w:sz w:val="20"/>
          <w:szCs w:val="22"/>
        </w:rPr>
        <w:t>安装字体</w:t>
      </w:r>
    </w:p>
    <w:p w14:paraId="2D3DE7F6" w14:textId="77777777" w:rsidR="00ED6DF6" w:rsidRDefault="00ED6DF6">
      <w:pPr>
        <w:adjustRightInd w:val="0"/>
        <w:snapToGrid w:val="0"/>
        <w:ind w:left="42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w:t>
      </w:r>
      <w:proofErr w:type="spellStart"/>
      <w:r>
        <w:rPr>
          <w:rFonts w:eastAsia="方正宋刻本秀楷简体"/>
          <w:sz w:val="20"/>
          <w:szCs w:val="22"/>
        </w:rPr>
        <w:t>mkfontdir</w:t>
      </w:r>
      <w:proofErr w:type="spellEnd"/>
    </w:p>
    <w:p w14:paraId="3AF881D6" w14:textId="77777777" w:rsidR="00ED6DF6" w:rsidRDefault="00ED6DF6">
      <w:pPr>
        <w:adjustRightInd w:val="0"/>
        <w:snapToGrid w:val="0"/>
        <w:ind w:left="42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fc-cache   -</w:t>
      </w:r>
      <w:proofErr w:type="spellStart"/>
      <w:r>
        <w:rPr>
          <w:rFonts w:eastAsia="方正宋刻本秀楷简体"/>
          <w:sz w:val="20"/>
          <w:szCs w:val="22"/>
        </w:rPr>
        <w:t>fv</w:t>
      </w:r>
      <w:proofErr w:type="spellEnd"/>
    </w:p>
    <w:p w14:paraId="6A99D4CB" w14:textId="77777777" w:rsidR="00ED6DF6" w:rsidRDefault="00ED6DF6">
      <w:pPr>
        <w:adjustRightInd w:val="0"/>
        <w:snapToGrid w:val="0"/>
        <w:ind w:left="420" w:firstLine="420"/>
        <w:rPr>
          <w:rFonts w:eastAsia="方正宋刻本秀楷简体"/>
          <w:sz w:val="20"/>
          <w:szCs w:val="22"/>
        </w:rPr>
      </w:pPr>
    </w:p>
    <w:p w14:paraId="2A8558B9" w14:textId="77777777" w:rsidR="00ED6DF6" w:rsidRDefault="00ED6DF6">
      <w:pPr>
        <w:adjustRightInd w:val="0"/>
        <w:snapToGrid w:val="0"/>
        <w:ind w:left="420" w:firstLine="420"/>
        <w:rPr>
          <w:rFonts w:eastAsia="方正宋刻本秀楷简体"/>
          <w:sz w:val="20"/>
          <w:szCs w:val="22"/>
        </w:rPr>
      </w:pPr>
      <w:bookmarkStart w:id="11" w:name="__DdeLink__135_4169848057"/>
      <w:proofErr w:type="spellStart"/>
      <w:r>
        <w:rPr>
          <w:rFonts w:eastAsia="方正宋刻本秀楷简体" w:hint="eastAsia"/>
          <w:sz w:val="20"/>
          <w:szCs w:val="22"/>
        </w:rPr>
        <w:t>sudo</w:t>
      </w:r>
      <w:proofErr w:type="spellEnd"/>
      <w:r>
        <w:rPr>
          <w:rFonts w:eastAsia="方正宋刻本秀楷简体" w:hint="eastAsia"/>
          <w:sz w:val="20"/>
          <w:szCs w:val="22"/>
        </w:rPr>
        <w:t xml:space="preserve"> </w:t>
      </w:r>
      <w:proofErr w:type="spellStart"/>
      <w:r>
        <w:rPr>
          <w:rFonts w:eastAsia="方正宋刻本秀楷简体" w:hint="eastAsia"/>
          <w:sz w:val="20"/>
          <w:szCs w:val="22"/>
        </w:rPr>
        <w:t>pacman</w:t>
      </w:r>
      <w:proofErr w:type="spellEnd"/>
      <w:r>
        <w:rPr>
          <w:rFonts w:eastAsia="方正宋刻本秀楷简体" w:hint="eastAsia"/>
          <w:sz w:val="20"/>
          <w:szCs w:val="22"/>
        </w:rPr>
        <w:t xml:space="preserve"> -</w:t>
      </w:r>
      <w:proofErr w:type="gramStart"/>
      <w:r>
        <w:rPr>
          <w:rFonts w:eastAsia="方正宋刻本秀楷简体" w:hint="eastAsia"/>
          <w:sz w:val="20"/>
          <w:szCs w:val="22"/>
        </w:rPr>
        <w:t>S  --</w:t>
      </w:r>
      <w:proofErr w:type="spellStart"/>
      <w:proofErr w:type="gramEnd"/>
      <w:r>
        <w:rPr>
          <w:rFonts w:eastAsia="方正宋刻本秀楷简体" w:hint="eastAsia"/>
          <w:sz w:val="20"/>
          <w:szCs w:val="22"/>
        </w:rPr>
        <w:t>noconfirm</w:t>
      </w:r>
      <w:proofErr w:type="spellEnd"/>
      <w:r>
        <w:rPr>
          <w:rFonts w:eastAsia="方正宋刻本秀楷简体" w:hint="eastAsia"/>
          <w:sz w:val="20"/>
          <w:szCs w:val="22"/>
        </w:rPr>
        <w:t xml:space="preserve"> powerline-fonts awesome-terminal-fonts </w:t>
      </w:r>
      <w:proofErr w:type="spellStart"/>
      <w:r>
        <w:rPr>
          <w:rFonts w:eastAsia="方正宋刻本秀楷简体" w:hint="eastAsia"/>
          <w:sz w:val="20"/>
          <w:szCs w:val="22"/>
        </w:rPr>
        <w:t>wqy-microhei</w:t>
      </w:r>
      <w:proofErr w:type="spellEnd"/>
      <w:r>
        <w:rPr>
          <w:rFonts w:eastAsia="方正宋刻本秀楷简体" w:hint="eastAsia"/>
          <w:sz w:val="20"/>
          <w:szCs w:val="22"/>
        </w:rPr>
        <w:t xml:space="preserve"> </w:t>
      </w:r>
      <w:proofErr w:type="spellStart"/>
      <w:r>
        <w:rPr>
          <w:rFonts w:eastAsia="方正宋刻本秀楷简体" w:hint="eastAsia"/>
          <w:sz w:val="20"/>
          <w:szCs w:val="22"/>
        </w:rPr>
        <w:t>wqy-zenhei</w:t>
      </w:r>
      <w:proofErr w:type="spellEnd"/>
      <w:r>
        <w:rPr>
          <w:rFonts w:eastAsia="方正宋刻本秀楷简体" w:hint="eastAsia"/>
          <w:sz w:val="20"/>
          <w:szCs w:val="22"/>
        </w:rPr>
        <w:t xml:space="preserve"> </w:t>
      </w:r>
      <w:proofErr w:type="spellStart"/>
      <w:r>
        <w:rPr>
          <w:rFonts w:eastAsia="方正宋刻本秀楷简体" w:hint="eastAsia"/>
          <w:sz w:val="20"/>
          <w:szCs w:val="22"/>
        </w:rPr>
        <w:t>ttf</w:t>
      </w:r>
      <w:proofErr w:type="spellEnd"/>
      <w:r>
        <w:rPr>
          <w:rFonts w:eastAsia="方正宋刻本秀楷简体" w:hint="eastAsia"/>
          <w:sz w:val="20"/>
          <w:szCs w:val="22"/>
        </w:rPr>
        <w:t>-</w:t>
      </w:r>
      <w:proofErr w:type="spellStart"/>
      <w:r>
        <w:rPr>
          <w:rFonts w:eastAsia="方正宋刻本秀楷简体" w:hint="eastAsia"/>
          <w:sz w:val="20"/>
          <w:szCs w:val="22"/>
        </w:rPr>
        <w:t>fira</w:t>
      </w:r>
      <w:proofErr w:type="spellEnd"/>
      <w:r>
        <w:rPr>
          <w:rFonts w:eastAsia="方正宋刻本秀楷简体" w:hint="eastAsia"/>
          <w:sz w:val="20"/>
          <w:szCs w:val="22"/>
        </w:rPr>
        <w:t xml:space="preserve">-code   </w:t>
      </w:r>
      <w:proofErr w:type="spellStart"/>
      <w:r>
        <w:rPr>
          <w:rFonts w:eastAsia="方正宋刻本秀楷简体" w:hint="eastAsia"/>
          <w:sz w:val="20"/>
          <w:szCs w:val="22"/>
        </w:rPr>
        <w:t>wqy</w:t>
      </w:r>
      <w:proofErr w:type="spellEnd"/>
      <w:r>
        <w:rPr>
          <w:rFonts w:eastAsia="方正宋刻本秀楷简体" w:hint="eastAsia"/>
          <w:sz w:val="20"/>
          <w:szCs w:val="22"/>
        </w:rPr>
        <w:t>-</w:t>
      </w:r>
      <w:proofErr w:type="spellStart"/>
      <w:r>
        <w:rPr>
          <w:rFonts w:eastAsia="方正宋刻本秀楷简体" w:hint="eastAsia"/>
          <w:sz w:val="20"/>
          <w:szCs w:val="22"/>
        </w:rPr>
        <w:t>microhei</w:t>
      </w:r>
      <w:proofErr w:type="spellEnd"/>
      <w:r>
        <w:rPr>
          <w:rFonts w:eastAsia="方正宋刻本秀楷简体" w:hint="eastAsia"/>
          <w:sz w:val="20"/>
          <w:szCs w:val="22"/>
        </w:rPr>
        <w:t xml:space="preserve">-lite </w:t>
      </w:r>
      <w:proofErr w:type="spellStart"/>
      <w:r>
        <w:rPr>
          <w:rFonts w:eastAsia="方正宋刻本秀楷简体" w:hint="eastAsia"/>
          <w:sz w:val="20"/>
          <w:szCs w:val="22"/>
        </w:rPr>
        <w:t>wqy-bitmapfont</w:t>
      </w:r>
      <w:proofErr w:type="spellEnd"/>
      <w:r>
        <w:rPr>
          <w:rFonts w:eastAsia="方正宋刻本秀楷简体" w:hint="eastAsia"/>
          <w:sz w:val="20"/>
          <w:szCs w:val="22"/>
        </w:rPr>
        <w:t xml:space="preserve">  </w:t>
      </w:r>
      <w:proofErr w:type="spellStart"/>
      <w:r>
        <w:rPr>
          <w:rFonts w:eastAsia="方正宋刻本秀楷简体" w:hint="eastAsia"/>
          <w:sz w:val="20"/>
          <w:szCs w:val="22"/>
        </w:rPr>
        <w:t>ttf-arphic-ukai</w:t>
      </w:r>
      <w:proofErr w:type="spellEnd"/>
      <w:r>
        <w:rPr>
          <w:rFonts w:eastAsia="方正宋刻本秀楷简体" w:hint="eastAsia"/>
          <w:sz w:val="20"/>
          <w:szCs w:val="22"/>
        </w:rPr>
        <w:t xml:space="preserve"> </w:t>
      </w:r>
      <w:proofErr w:type="spellStart"/>
      <w:r>
        <w:rPr>
          <w:rFonts w:eastAsia="方正宋刻本秀楷简体" w:hint="eastAsia"/>
          <w:sz w:val="20"/>
          <w:szCs w:val="22"/>
        </w:rPr>
        <w:t>ttf-arphic-uming</w:t>
      </w:r>
      <w:proofErr w:type="spellEnd"/>
      <w:r>
        <w:rPr>
          <w:rFonts w:eastAsia="方正宋刻本秀楷简体" w:hint="eastAsia"/>
          <w:sz w:val="20"/>
          <w:szCs w:val="22"/>
        </w:rPr>
        <w:t xml:space="preserve"> adobe-source-</w:t>
      </w:r>
      <w:proofErr w:type="spellStart"/>
      <w:r>
        <w:rPr>
          <w:rFonts w:eastAsia="方正宋刻本秀楷简体" w:hint="eastAsia"/>
          <w:sz w:val="20"/>
          <w:szCs w:val="22"/>
        </w:rPr>
        <w:t>han</w:t>
      </w:r>
      <w:proofErr w:type="spellEnd"/>
      <w:r>
        <w:rPr>
          <w:rFonts w:eastAsia="方正宋刻本秀楷简体" w:hint="eastAsia"/>
          <w:sz w:val="20"/>
          <w:szCs w:val="22"/>
        </w:rPr>
        <w:t>-sans-</w:t>
      </w:r>
      <w:proofErr w:type="spellStart"/>
      <w:r>
        <w:rPr>
          <w:rFonts w:eastAsia="方正宋刻本秀楷简体" w:hint="eastAsia"/>
          <w:sz w:val="20"/>
          <w:szCs w:val="22"/>
        </w:rPr>
        <w:t>cn</w:t>
      </w:r>
      <w:proofErr w:type="spellEnd"/>
      <w:r>
        <w:rPr>
          <w:rFonts w:eastAsia="方正宋刻本秀楷简体" w:hint="eastAsia"/>
          <w:sz w:val="20"/>
          <w:szCs w:val="22"/>
        </w:rPr>
        <w:t>-fonts adobe-source-</w:t>
      </w:r>
      <w:proofErr w:type="spellStart"/>
      <w:r>
        <w:rPr>
          <w:rFonts w:eastAsia="方正宋刻本秀楷简体" w:hint="eastAsia"/>
          <w:sz w:val="20"/>
          <w:szCs w:val="22"/>
        </w:rPr>
        <w:t>han</w:t>
      </w:r>
      <w:proofErr w:type="spellEnd"/>
      <w:r>
        <w:rPr>
          <w:rFonts w:eastAsia="方正宋刻本秀楷简体" w:hint="eastAsia"/>
          <w:sz w:val="20"/>
          <w:szCs w:val="22"/>
        </w:rPr>
        <w:t>-serif-</w:t>
      </w:r>
      <w:proofErr w:type="spellStart"/>
      <w:r>
        <w:rPr>
          <w:rFonts w:eastAsia="方正宋刻本秀楷简体" w:hint="eastAsia"/>
          <w:sz w:val="20"/>
          <w:szCs w:val="22"/>
        </w:rPr>
        <w:t>cn</w:t>
      </w:r>
      <w:proofErr w:type="spellEnd"/>
      <w:r>
        <w:rPr>
          <w:rFonts w:eastAsia="方正宋刻本秀楷简体" w:hint="eastAsia"/>
          <w:sz w:val="20"/>
          <w:szCs w:val="22"/>
        </w:rPr>
        <w:t xml:space="preserve">-fonts </w:t>
      </w:r>
      <w:proofErr w:type="spellStart"/>
      <w:r>
        <w:rPr>
          <w:rFonts w:eastAsia="方正宋刻本秀楷简体" w:hint="eastAsia"/>
          <w:sz w:val="20"/>
          <w:szCs w:val="22"/>
        </w:rPr>
        <w:t>noto</w:t>
      </w:r>
      <w:proofErr w:type="spellEnd"/>
      <w:r>
        <w:rPr>
          <w:rFonts w:eastAsia="方正宋刻本秀楷简体" w:hint="eastAsia"/>
          <w:sz w:val="20"/>
          <w:szCs w:val="22"/>
        </w:rPr>
        <w:t>-fonts-</w:t>
      </w:r>
      <w:proofErr w:type="spellStart"/>
      <w:r>
        <w:rPr>
          <w:rFonts w:eastAsia="方正宋刻本秀楷简体" w:hint="eastAsia"/>
          <w:sz w:val="20"/>
          <w:szCs w:val="22"/>
        </w:rPr>
        <w:t>cjk</w:t>
      </w:r>
      <w:proofErr w:type="spellEnd"/>
      <w:r>
        <w:rPr>
          <w:rFonts w:eastAsia="方正宋刻本秀楷简体" w:hint="eastAsia"/>
          <w:sz w:val="20"/>
          <w:szCs w:val="22"/>
        </w:rPr>
        <w:t xml:space="preserve"> &amp;&amp; fc-cache -</w:t>
      </w:r>
      <w:proofErr w:type="spellStart"/>
      <w:r>
        <w:rPr>
          <w:rFonts w:eastAsia="方正宋刻本秀楷简体" w:hint="eastAsia"/>
          <w:sz w:val="20"/>
          <w:szCs w:val="22"/>
        </w:rPr>
        <w:t>fv</w:t>
      </w:r>
      <w:bookmarkEnd w:id="11"/>
      <w:proofErr w:type="spellEnd"/>
    </w:p>
    <w:p w14:paraId="58A9770A" w14:textId="77777777" w:rsidR="00ED6DF6" w:rsidRDefault="00ED6DF6">
      <w:pPr>
        <w:adjustRightInd w:val="0"/>
        <w:snapToGrid w:val="0"/>
        <w:ind w:left="420" w:firstLine="420"/>
        <w:rPr>
          <w:rFonts w:eastAsia="方正宋刻本秀楷简体"/>
          <w:sz w:val="20"/>
          <w:szCs w:val="22"/>
        </w:rPr>
      </w:pPr>
    </w:p>
    <w:p w14:paraId="78489F8F" w14:textId="77777777" w:rsidR="00ED6DF6" w:rsidRDefault="00ED6DF6">
      <w:pPr>
        <w:adjustRightInd w:val="0"/>
        <w:snapToGrid w:val="0"/>
        <w:ind w:left="420" w:firstLine="420"/>
        <w:rPr>
          <w:rFonts w:eastAsia="方正宋刻本秀楷简体"/>
          <w:sz w:val="20"/>
          <w:szCs w:val="22"/>
        </w:rPr>
      </w:pPr>
    </w:p>
    <w:p w14:paraId="151E247E"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etc/fonts/conf.d</w:t>
      </w:r>
      <w:r>
        <w:rPr>
          <w:rFonts w:eastAsia="方正宋刻本秀楷简体"/>
          <w:sz w:val="20"/>
          <w:szCs w:val="22"/>
        </w:rPr>
        <w:tab/>
      </w:r>
      <w:r>
        <w:rPr>
          <w:rFonts w:eastAsia="方正宋刻本秀楷简体" w:hint="eastAsia"/>
          <w:sz w:val="20"/>
          <w:szCs w:val="22"/>
        </w:rPr>
        <w:t>目录下是全局配置，软连接到</w:t>
      </w:r>
      <w:r>
        <w:rPr>
          <w:rFonts w:eastAsia="方正宋刻本秀楷简体" w:hint="eastAsia"/>
          <w:sz w:val="20"/>
          <w:szCs w:val="22"/>
        </w:rPr>
        <w:t>/</w:t>
      </w:r>
      <w:r>
        <w:rPr>
          <w:rFonts w:eastAsia="方正宋刻本秀楷简体"/>
          <w:sz w:val="20"/>
          <w:szCs w:val="22"/>
        </w:rPr>
        <w:t>etc/fonts/conf.avail</w:t>
      </w:r>
      <w:r>
        <w:rPr>
          <w:rFonts w:eastAsia="方正宋刻本秀楷简体" w:hint="eastAsia"/>
          <w:sz w:val="20"/>
          <w:szCs w:val="22"/>
        </w:rPr>
        <w:t>目录下文件</w:t>
      </w:r>
    </w:p>
    <w:p w14:paraId="406AACD9"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usr/share/fonts</w:t>
      </w:r>
      <w:r>
        <w:rPr>
          <w:rFonts w:eastAsia="方正宋刻本秀楷简体"/>
          <w:sz w:val="20"/>
          <w:szCs w:val="22"/>
        </w:rPr>
        <w:tab/>
      </w:r>
      <w:r>
        <w:rPr>
          <w:rFonts w:eastAsia="方正宋刻本秀楷简体" w:hint="eastAsia"/>
          <w:sz w:val="20"/>
          <w:szCs w:val="22"/>
        </w:rPr>
        <w:t>字体目录</w:t>
      </w:r>
    </w:p>
    <w:p w14:paraId="5775C7B7"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/font.conf</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用户字体配置文件</w:t>
      </w:r>
    </w:p>
    <w:p w14:paraId="5C7B8AE0" w14:textId="77777777" w:rsidR="00ED6DF6" w:rsidRDefault="00ED6DF6">
      <w:pPr>
        <w:adjustRightInd w:val="0"/>
        <w:snapToGrid w:val="0"/>
        <w:ind w:left="420" w:firstLine="420"/>
        <w:rPr>
          <w:rFonts w:eastAsia="方正宋刻本秀楷简体"/>
          <w:sz w:val="20"/>
          <w:szCs w:val="22"/>
        </w:rPr>
      </w:pPr>
    </w:p>
    <w:p w14:paraId="0A8B9396" w14:textId="77777777" w:rsidR="00ED6DF6" w:rsidRDefault="00ED6DF6">
      <w:pPr>
        <w:adjustRightInd w:val="0"/>
        <w:snapToGrid w:val="0"/>
        <w:rPr>
          <w:rFonts w:eastAsia="方正宋刻本秀楷简体"/>
          <w:b/>
          <w:bCs/>
          <w:sz w:val="28"/>
          <w:szCs w:val="28"/>
        </w:rPr>
      </w:pPr>
      <w:r>
        <w:rPr>
          <w:rFonts w:eastAsia="方正宋刻本秀楷简体" w:hint="eastAsia"/>
          <w:b/>
          <w:bCs/>
          <w:sz w:val="28"/>
          <w:szCs w:val="28"/>
        </w:rPr>
        <w:t>中文输入法</w:t>
      </w:r>
    </w:p>
    <w:p w14:paraId="27A99DA9" w14:textId="77777777" w:rsidR="00ED6DF6" w:rsidRDefault="00ED6DF6">
      <w:pPr>
        <w:adjustRightInd w:val="0"/>
        <w:snapToGrid w:val="0"/>
        <w:ind w:left="420" w:firstLine="420"/>
        <w:rPr>
          <w:rFonts w:eastAsia="方正宋刻本秀楷简体"/>
          <w:b/>
          <w:bCs/>
          <w:color w:val="FF0000"/>
          <w:sz w:val="20"/>
          <w:szCs w:val="22"/>
        </w:rPr>
      </w:pPr>
      <w:r>
        <w:rPr>
          <w:rFonts w:eastAsia="方正宋刻本秀楷简体"/>
          <w:b/>
          <w:bCs/>
          <w:color w:val="FF0000"/>
          <w:sz w:val="20"/>
          <w:szCs w:val="22"/>
        </w:rPr>
        <w:t>R</w:t>
      </w:r>
      <w:r>
        <w:rPr>
          <w:rFonts w:eastAsia="方正宋刻本秀楷简体" w:hint="eastAsia"/>
          <w:b/>
          <w:bCs/>
          <w:color w:val="FF0000"/>
          <w:sz w:val="20"/>
          <w:szCs w:val="22"/>
        </w:rPr>
        <w:t>ime</w:t>
      </w:r>
      <w:r>
        <w:rPr>
          <w:rFonts w:eastAsia="方正宋刻本秀楷简体" w:hint="eastAsia"/>
          <w:b/>
          <w:bCs/>
          <w:color w:val="FF0000"/>
          <w:sz w:val="20"/>
          <w:szCs w:val="22"/>
        </w:rPr>
        <w:t>中州中州韵挂载小鹤双拼</w:t>
      </w:r>
    </w:p>
    <w:p w14:paraId="311230C4" w14:textId="77777777" w:rsidR="00ED6DF6" w:rsidRDefault="00ED6DF6">
      <w:pPr>
        <w:adjustRightInd w:val="0"/>
        <w:snapToGrid w:val="0"/>
        <w:ind w:left="84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w:t>
      </w:r>
      <w:proofErr w:type="spellStart"/>
      <w:r>
        <w:rPr>
          <w:rFonts w:eastAsia="方正宋刻本秀楷简体"/>
          <w:sz w:val="20"/>
          <w:szCs w:val="22"/>
        </w:rPr>
        <w:t>pacman</w:t>
      </w:r>
      <w:proofErr w:type="spellEnd"/>
      <w:r>
        <w:rPr>
          <w:rFonts w:eastAsia="方正宋刻本秀楷简体"/>
          <w:sz w:val="20"/>
          <w:szCs w:val="22"/>
        </w:rPr>
        <w:t xml:space="preserve"> -S </w:t>
      </w:r>
      <w:proofErr w:type="spellStart"/>
      <w:r>
        <w:rPr>
          <w:rFonts w:eastAsia="方正宋刻本秀楷简体"/>
          <w:sz w:val="20"/>
          <w:szCs w:val="22"/>
        </w:rPr>
        <w:t>fcitx-im</w:t>
      </w:r>
      <w:proofErr w:type="spellEnd"/>
      <w:r>
        <w:rPr>
          <w:rFonts w:eastAsia="方正宋刻本秀楷简体"/>
          <w:sz w:val="20"/>
          <w:szCs w:val="22"/>
        </w:rPr>
        <w:t xml:space="preserve"> </w:t>
      </w:r>
      <w:r>
        <w:rPr>
          <w:rFonts w:eastAsia="方正宋刻本秀楷简体"/>
          <w:sz w:val="20"/>
          <w:szCs w:val="22"/>
        </w:rPr>
        <w:tab/>
      </w:r>
      <w:r>
        <w:rPr>
          <w:rFonts w:eastAsia="方正宋刻本秀楷简体"/>
          <w:sz w:val="20"/>
          <w:szCs w:val="22"/>
        </w:rPr>
        <w:tab/>
      </w:r>
      <w:r>
        <w:rPr>
          <w:rFonts w:eastAsia="方正宋刻本秀楷简体"/>
          <w:sz w:val="20"/>
          <w:szCs w:val="22"/>
        </w:rPr>
        <w:tab/>
        <w:t>#</w:t>
      </w:r>
      <w:r>
        <w:rPr>
          <w:rFonts w:eastAsia="方正宋刻本秀楷简体"/>
          <w:sz w:val="20"/>
          <w:szCs w:val="22"/>
        </w:rPr>
        <w:t>安装</w:t>
      </w:r>
      <w:proofErr w:type="spellStart"/>
      <w:r>
        <w:rPr>
          <w:rFonts w:eastAsia="方正宋刻本秀楷简体"/>
          <w:sz w:val="20"/>
          <w:szCs w:val="22"/>
        </w:rPr>
        <w:t>fcitx</w:t>
      </w:r>
      <w:proofErr w:type="spellEnd"/>
      <w:r>
        <w:rPr>
          <w:rFonts w:eastAsia="方正宋刻本秀楷简体"/>
          <w:sz w:val="20"/>
          <w:szCs w:val="22"/>
        </w:rPr>
        <w:t>输入法框架</w:t>
      </w:r>
    </w:p>
    <w:p w14:paraId="21E596E9" w14:textId="77777777" w:rsidR="00ED6DF6" w:rsidRDefault="00ED6DF6">
      <w:pPr>
        <w:adjustRightInd w:val="0"/>
        <w:snapToGrid w:val="0"/>
        <w:ind w:left="84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w:t>
      </w:r>
      <w:proofErr w:type="spellStart"/>
      <w:r>
        <w:rPr>
          <w:rFonts w:eastAsia="方正宋刻本秀楷简体"/>
          <w:sz w:val="20"/>
          <w:szCs w:val="22"/>
        </w:rPr>
        <w:t>pacman</w:t>
      </w:r>
      <w:proofErr w:type="spellEnd"/>
      <w:r>
        <w:rPr>
          <w:rFonts w:eastAsia="方正宋刻本秀楷简体"/>
          <w:sz w:val="20"/>
          <w:szCs w:val="22"/>
        </w:rPr>
        <w:t xml:space="preserve"> -S </w:t>
      </w:r>
      <w:proofErr w:type="spellStart"/>
      <w:r>
        <w:rPr>
          <w:rFonts w:eastAsia="方正宋刻本秀楷简体"/>
          <w:sz w:val="20"/>
          <w:szCs w:val="22"/>
        </w:rPr>
        <w:t>fcitx-configtool</w:t>
      </w:r>
      <w:proofErr w:type="spellEnd"/>
      <w:r>
        <w:rPr>
          <w:rFonts w:eastAsia="方正宋刻本秀楷简体"/>
          <w:sz w:val="20"/>
          <w:szCs w:val="22"/>
        </w:rPr>
        <w:t xml:space="preserve"> </w:t>
      </w:r>
      <w:r>
        <w:rPr>
          <w:rFonts w:eastAsia="方正宋刻本秀楷简体"/>
          <w:sz w:val="20"/>
          <w:szCs w:val="22"/>
        </w:rPr>
        <w:tab/>
        <w:t>#</w:t>
      </w:r>
      <w:r>
        <w:rPr>
          <w:rFonts w:eastAsia="方正宋刻本秀楷简体"/>
          <w:sz w:val="20"/>
          <w:szCs w:val="22"/>
        </w:rPr>
        <w:t>输入法配置文件</w:t>
      </w:r>
    </w:p>
    <w:p w14:paraId="7FDB3BF6" w14:textId="77777777" w:rsidR="00ED6DF6" w:rsidRDefault="00ED6DF6">
      <w:pPr>
        <w:adjustRightInd w:val="0"/>
        <w:snapToGrid w:val="0"/>
        <w:ind w:left="84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w:t>
      </w:r>
      <w:proofErr w:type="spellStart"/>
      <w:r>
        <w:rPr>
          <w:rFonts w:eastAsia="方正宋刻本秀楷简体"/>
          <w:sz w:val="20"/>
          <w:szCs w:val="22"/>
        </w:rPr>
        <w:t>pacman</w:t>
      </w:r>
      <w:proofErr w:type="spellEnd"/>
      <w:r>
        <w:rPr>
          <w:rFonts w:eastAsia="方正宋刻本秀楷简体"/>
          <w:sz w:val="20"/>
          <w:szCs w:val="22"/>
        </w:rPr>
        <w:t xml:space="preserve"> -S </w:t>
      </w:r>
      <w:proofErr w:type="spellStart"/>
      <w:r>
        <w:rPr>
          <w:rFonts w:eastAsia="方正宋刻本秀楷简体"/>
          <w:sz w:val="20"/>
          <w:szCs w:val="22"/>
        </w:rPr>
        <w:t>fcitx</w:t>
      </w:r>
      <w:proofErr w:type="spellEnd"/>
      <w:r>
        <w:rPr>
          <w:rFonts w:eastAsia="方正宋刻本秀楷简体"/>
          <w:sz w:val="20"/>
          <w:szCs w:val="22"/>
        </w:rPr>
        <w:t xml:space="preserve">-rime </w:t>
      </w:r>
      <w:r>
        <w:rPr>
          <w:rFonts w:eastAsia="方正宋刻本秀楷简体"/>
          <w:sz w:val="20"/>
          <w:szCs w:val="22"/>
        </w:rPr>
        <w:tab/>
      </w:r>
      <w:r>
        <w:rPr>
          <w:rFonts w:eastAsia="方正宋刻本秀楷简体"/>
          <w:sz w:val="20"/>
          <w:szCs w:val="22"/>
        </w:rPr>
        <w:tab/>
        <w:t>#</w:t>
      </w:r>
      <w:r>
        <w:rPr>
          <w:rFonts w:eastAsia="方正宋刻本秀楷简体"/>
          <w:sz w:val="20"/>
          <w:szCs w:val="22"/>
        </w:rPr>
        <w:t>安装</w:t>
      </w:r>
      <w:r>
        <w:rPr>
          <w:rFonts w:eastAsia="方正宋刻本秀楷简体"/>
          <w:sz w:val="20"/>
          <w:szCs w:val="22"/>
        </w:rPr>
        <w:t>rime</w:t>
      </w:r>
    </w:p>
    <w:p w14:paraId="18984BF9" w14:textId="77777777" w:rsidR="00ED6DF6" w:rsidRDefault="00ED6DF6">
      <w:pPr>
        <w:adjustRightInd w:val="0"/>
        <w:snapToGrid w:val="0"/>
        <w:ind w:left="840" w:firstLine="420"/>
        <w:rPr>
          <w:rFonts w:eastAsia="方正宋刻本秀楷简体"/>
          <w:sz w:val="20"/>
          <w:szCs w:val="22"/>
        </w:rPr>
      </w:pPr>
      <w:r>
        <w:rPr>
          <w:rFonts w:eastAsia="方正宋刻本秀楷简体" w:hint="eastAsia"/>
          <w:sz w:val="20"/>
          <w:szCs w:val="22"/>
        </w:rPr>
        <w:t>fcitx-qt</w:t>
      </w:r>
      <w:r>
        <w:rPr>
          <w:rFonts w:eastAsia="方正宋刻本秀楷简体"/>
          <w:sz w:val="20"/>
          <w:szCs w:val="22"/>
        </w:rPr>
        <w:t>4</w:t>
      </w:r>
      <w:r>
        <w:rPr>
          <w:rFonts w:eastAsia="方正宋刻本秀楷简体" w:hint="eastAsia"/>
          <w:sz w:val="20"/>
          <w:szCs w:val="22"/>
        </w:rPr>
        <w:t>与</w:t>
      </w:r>
      <w:proofErr w:type="spellStart"/>
      <w:r>
        <w:rPr>
          <w:rFonts w:eastAsia="方正宋刻本秀楷简体" w:hint="eastAsia"/>
          <w:sz w:val="20"/>
          <w:szCs w:val="22"/>
        </w:rPr>
        <w:t>fcitx-im</w:t>
      </w:r>
      <w:proofErr w:type="spellEnd"/>
      <w:r>
        <w:rPr>
          <w:rFonts w:eastAsia="方正宋刻本秀楷简体" w:hint="eastAsia"/>
          <w:sz w:val="20"/>
          <w:szCs w:val="22"/>
        </w:rPr>
        <w:t>部兼容，只能安装一个，安装</w:t>
      </w:r>
      <w:proofErr w:type="spellStart"/>
      <w:r>
        <w:rPr>
          <w:rFonts w:eastAsia="方正宋刻本秀楷简体" w:hint="eastAsia"/>
          <w:sz w:val="20"/>
          <w:szCs w:val="22"/>
        </w:rPr>
        <w:t>im</w:t>
      </w:r>
      <w:proofErr w:type="spellEnd"/>
      <w:r>
        <w:rPr>
          <w:rFonts w:eastAsia="方正宋刻本秀楷简体" w:hint="eastAsia"/>
          <w:sz w:val="20"/>
          <w:szCs w:val="22"/>
        </w:rPr>
        <w:t>，</w:t>
      </w:r>
      <w:r>
        <w:rPr>
          <w:rFonts w:eastAsia="方正宋刻本秀楷简体" w:hint="eastAsia"/>
          <w:sz w:val="20"/>
          <w:szCs w:val="22"/>
        </w:rPr>
        <w:t>qt</w:t>
      </w:r>
      <w:r>
        <w:rPr>
          <w:rFonts w:eastAsia="方正宋刻本秀楷简体"/>
          <w:sz w:val="20"/>
          <w:szCs w:val="22"/>
        </w:rPr>
        <w:t>4</w:t>
      </w:r>
      <w:r>
        <w:rPr>
          <w:rFonts w:eastAsia="方正宋刻本秀楷简体" w:hint="eastAsia"/>
          <w:sz w:val="20"/>
          <w:szCs w:val="22"/>
        </w:rPr>
        <w:t>删除了键盘</w:t>
      </w:r>
      <w:r>
        <w:rPr>
          <w:rFonts w:eastAsia="方正宋刻本秀楷简体" w:hint="eastAsia"/>
          <w:sz w:val="20"/>
          <w:szCs w:val="22"/>
        </w:rPr>
        <w:t>-</w:t>
      </w:r>
      <w:r>
        <w:rPr>
          <w:rFonts w:eastAsia="方正宋刻本秀楷简体" w:hint="eastAsia"/>
          <w:sz w:val="20"/>
          <w:szCs w:val="22"/>
        </w:rPr>
        <w:t>布局</w:t>
      </w:r>
    </w:p>
    <w:p w14:paraId="25A74FD3" w14:textId="77777777" w:rsidR="00ED6DF6" w:rsidRDefault="00ED6DF6">
      <w:pPr>
        <w:adjustRightInd w:val="0"/>
        <w:snapToGrid w:val="0"/>
        <w:ind w:left="420" w:firstLine="420"/>
        <w:rPr>
          <w:rFonts w:eastAsia="方正宋刻本秀楷简体"/>
          <w:sz w:val="20"/>
          <w:szCs w:val="22"/>
        </w:rPr>
      </w:pPr>
    </w:p>
    <w:p w14:paraId="1EAE0641" w14:textId="77777777" w:rsidR="00ED6DF6" w:rsidRDefault="00ED6DF6">
      <w:pPr>
        <w:adjustRightInd w:val="0"/>
        <w:snapToGrid w:val="0"/>
        <w:ind w:left="420" w:firstLine="420"/>
        <w:rPr>
          <w:rFonts w:eastAsia="方正宋刻本秀楷简体"/>
          <w:b/>
          <w:bCs/>
          <w:sz w:val="20"/>
          <w:szCs w:val="22"/>
        </w:rPr>
      </w:pPr>
      <w:r>
        <w:rPr>
          <w:rFonts w:eastAsia="方正宋刻本秀楷简体"/>
          <w:b/>
          <w:bCs/>
          <w:sz w:val="20"/>
          <w:szCs w:val="22"/>
        </w:rPr>
        <w:t>添加输入法配置文件</w:t>
      </w:r>
      <w:r>
        <w:rPr>
          <w:rFonts w:eastAsia="方正宋刻本秀楷简体"/>
          <w:b/>
          <w:bCs/>
          <w:sz w:val="20"/>
          <w:szCs w:val="22"/>
        </w:rPr>
        <w:t xml:space="preserve"> (</w:t>
      </w:r>
      <w:proofErr w:type="spellStart"/>
      <w:r>
        <w:rPr>
          <w:rFonts w:eastAsia="方正宋刻本秀楷简体"/>
          <w:b/>
          <w:bCs/>
          <w:sz w:val="20"/>
          <w:szCs w:val="22"/>
        </w:rPr>
        <w:t>sudo</w:t>
      </w:r>
      <w:proofErr w:type="spellEnd"/>
      <w:r>
        <w:rPr>
          <w:rFonts w:eastAsia="方正宋刻本秀楷简体"/>
          <w:b/>
          <w:bCs/>
          <w:sz w:val="20"/>
          <w:szCs w:val="22"/>
        </w:rPr>
        <w:t xml:space="preserve"> vim ~/.</w:t>
      </w:r>
      <w:proofErr w:type="spellStart"/>
      <w:r>
        <w:rPr>
          <w:rFonts w:eastAsia="方正宋刻本秀楷简体"/>
          <w:b/>
          <w:bCs/>
          <w:sz w:val="20"/>
          <w:szCs w:val="22"/>
        </w:rPr>
        <w:t>xprofile</w:t>
      </w:r>
      <w:proofErr w:type="spellEnd"/>
      <w:r>
        <w:rPr>
          <w:rFonts w:eastAsia="方正宋刻本秀楷简体"/>
          <w:b/>
          <w:bCs/>
          <w:sz w:val="20"/>
          <w:szCs w:val="22"/>
        </w:rPr>
        <w:t>)</w:t>
      </w:r>
    </w:p>
    <w:p w14:paraId="1532B2B9" w14:textId="77777777" w:rsidR="00ED6DF6" w:rsidRDefault="00ED6DF6">
      <w:pPr>
        <w:adjustRightInd w:val="0"/>
        <w:snapToGrid w:val="0"/>
        <w:ind w:left="840" w:firstLine="420"/>
        <w:rPr>
          <w:rFonts w:eastAsia="方正宋刻本秀楷简体"/>
          <w:sz w:val="20"/>
          <w:szCs w:val="22"/>
        </w:rPr>
      </w:pPr>
      <w:r>
        <w:rPr>
          <w:rFonts w:eastAsia="方正宋刻本秀楷简体"/>
          <w:sz w:val="20"/>
          <w:szCs w:val="22"/>
        </w:rPr>
        <w:t>export GTK_IM_MODULE=</w:t>
      </w:r>
      <w:proofErr w:type="spellStart"/>
      <w:r>
        <w:rPr>
          <w:rFonts w:eastAsia="方正宋刻本秀楷简体"/>
          <w:sz w:val="20"/>
          <w:szCs w:val="22"/>
        </w:rPr>
        <w:t>fcitx</w:t>
      </w:r>
      <w:proofErr w:type="spellEnd"/>
    </w:p>
    <w:p w14:paraId="54FF2525" w14:textId="77777777" w:rsidR="00ED6DF6" w:rsidRDefault="00ED6DF6">
      <w:pPr>
        <w:adjustRightInd w:val="0"/>
        <w:snapToGrid w:val="0"/>
        <w:ind w:left="840" w:firstLine="420"/>
        <w:rPr>
          <w:rFonts w:eastAsia="方正宋刻本秀楷简体"/>
          <w:sz w:val="20"/>
          <w:szCs w:val="22"/>
        </w:rPr>
      </w:pPr>
      <w:r>
        <w:rPr>
          <w:rFonts w:eastAsia="方正宋刻本秀楷简体"/>
          <w:sz w:val="20"/>
          <w:szCs w:val="22"/>
        </w:rPr>
        <w:t>export QT_IM_MODULE=</w:t>
      </w:r>
      <w:proofErr w:type="spellStart"/>
      <w:r>
        <w:rPr>
          <w:rFonts w:eastAsia="方正宋刻本秀楷简体"/>
          <w:sz w:val="20"/>
          <w:szCs w:val="22"/>
        </w:rPr>
        <w:t>fcitx</w:t>
      </w:r>
      <w:proofErr w:type="spellEnd"/>
    </w:p>
    <w:p w14:paraId="5B40D049" w14:textId="77777777" w:rsidR="00ED6DF6" w:rsidRDefault="00ED6DF6">
      <w:pPr>
        <w:adjustRightInd w:val="0"/>
        <w:snapToGrid w:val="0"/>
        <w:ind w:left="840" w:firstLine="420"/>
        <w:rPr>
          <w:rFonts w:eastAsia="方正宋刻本秀楷简体"/>
          <w:sz w:val="20"/>
          <w:szCs w:val="22"/>
        </w:rPr>
      </w:pPr>
      <w:r>
        <w:rPr>
          <w:rFonts w:eastAsia="方正宋刻本秀楷简体"/>
          <w:sz w:val="20"/>
          <w:szCs w:val="22"/>
        </w:rPr>
        <w:t>export XMODIFIERS="@</w:t>
      </w:r>
      <w:proofErr w:type="spellStart"/>
      <w:r>
        <w:rPr>
          <w:rFonts w:eastAsia="方正宋刻本秀楷简体"/>
          <w:sz w:val="20"/>
          <w:szCs w:val="22"/>
        </w:rPr>
        <w:t>im</w:t>
      </w:r>
      <w:proofErr w:type="spellEnd"/>
      <w:r>
        <w:rPr>
          <w:rFonts w:eastAsia="方正宋刻本秀楷简体"/>
          <w:sz w:val="20"/>
          <w:szCs w:val="22"/>
        </w:rPr>
        <w:t>=</w:t>
      </w:r>
      <w:proofErr w:type="spellStart"/>
      <w:r>
        <w:rPr>
          <w:rFonts w:eastAsia="方正宋刻本秀楷简体"/>
          <w:sz w:val="20"/>
          <w:szCs w:val="22"/>
        </w:rPr>
        <w:t>fcitx</w:t>
      </w:r>
      <w:proofErr w:type="spellEnd"/>
      <w:r>
        <w:rPr>
          <w:rFonts w:eastAsia="方正宋刻本秀楷简体"/>
          <w:sz w:val="20"/>
          <w:szCs w:val="22"/>
        </w:rPr>
        <w:t>"</w:t>
      </w:r>
    </w:p>
    <w:p w14:paraId="6083642C" w14:textId="77777777" w:rsidR="00ED6DF6" w:rsidRDefault="00ED6DF6">
      <w:pPr>
        <w:adjustRightInd w:val="0"/>
        <w:snapToGrid w:val="0"/>
        <w:ind w:left="420" w:firstLine="420"/>
        <w:rPr>
          <w:rFonts w:eastAsia="方正宋刻本秀楷简体"/>
          <w:sz w:val="20"/>
          <w:szCs w:val="22"/>
        </w:rPr>
      </w:pPr>
      <w:r>
        <w:rPr>
          <w:rFonts w:eastAsia="方正宋刻本秀楷简体"/>
          <w:sz w:val="20"/>
          <w:szCs w:val="22"/>
        </w:rPr>
        <w:t>重启后输入法生效</w:t>
      </w:r>
    </w:p>
    <w:p w14:paraId="2BA6DC27" w14:textId="77777777" w:rsidR="00ED6DF6" w:rsidRDefault="00ED6DF6">
      <w:pPr>
        <w:adjustRightInd w:val="0"/>
        <w:snapToGrid w:val="0"/>
        <w:rPr>
          <w:rFonts w:eastAsia="方正宋刻本秀楷简体"/>
          <w:sz w:val="20"/>
          <w:szCs w:val="22"/>
        </w:rPr>
      </w:pPr>
      <w:r>
        <w:rPr>
          <w:rFonts w:eastAsia="方正宋刻本秀楷简体"/>
          <w:sz w:val="20"/>
          <w:szCs w:val="22"/>
        </w:rPr>
        <w:tab/>
      </w:r>
    </w:p>
    <w:p w14:paraId="3B589AC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图形界面中或使用远程连接工具</w:t>
      </w:r>
      <w:proofErr w:type="spellStart"/>
      <w:r>
        <w:rPr>
          <w:rFonts w:eastAsia="方正宋刻本秀楷简体" w:hint="eastAsia"/>
          <w:sz w:val="20"/>
          <w:szCs w:val="22"/>
        </w:rPr>
        <w:t>Xshell</w:t>
      </w:r>
      <w:proofErr w:type="spellEnd"/>
      <w:r>
        <w:rPr>
          <w:rFonts w:eastAsia="方正宋刻本秀楷简体" w:hint="eastAsia"/>
          <w:sz w:val="20"/>
          <w:szCs w:val="22"/>
        </w:rPr>
        <w:t>等工具，只要正确设置了语系即可正确显示中文</w:t>
      </w:r>
    </w:p>
    <w:p w14:paraId="5136E9F5"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纯字符界面</w:t>
      </w:r>
      <w:r>
        <w:rPr>
          <w:rFonts w:eastAsia="方正宋刻本秀楷简体" w:hint="eastAsia"/>
          <w:sz w:val="20"/>
          <w:szCs w:val="22"/>
        </w:rPr>
        <w:t>(</w:t>
      </w:r>
      <w:r>
        <w:rPr>
          <w:rFonts w:eastAsia="方正宋刻本秀楷简体"/>
          <w:sz w:val="20"/>
          <w:szCs w:val="22"/>
        </w:rPr>
        <w:t>tty1-6)</w:t>
      </w:r>
      <w:r>
        <w:rPr>
          <w:rFonts w:eastAsia="方正宋刻本秀楷简体" w:hint="eastAsia"/>
          <w:sz w:val="20"/>
          <w:szCs w:val="22"/>
        </w:rPr>
        <w:t>中文乱码，需安装</w:t>
      </w:r>
      <w:proofErr w:type="spellStart"/>
      <w:r>
        <w:rPr>
          <w:rFonts w:eastAsia="方正宋刻本秀楷简体" w:hint="eastAsia"/>
          <w:sz w:val="20"/>
          <w:szCs w:val="22"/>
        </w:rPr>
        <w:t>fbterm</w:t>
      </w:r>
      <w:proofErr w:type="spellEnd"/>
      <w:r>
        <w:rPr>
          <w:rFonts w:eastAsia="方正宋刻本秀楷简体"/>
          <w:sz w:val="20"/>
          <w:szCs w:val="22"/>
        </w:rPr>
        <w:t xml:space="preserve"> </w:t>
      </w:r>
      <w:proofErr w:type="spellStart"/>
      <w:r>
        <w:rPr>
          <w:rFonts w:eastAsia="方正宋刻本秀楷简体" w:hint="eastAsia"/>
          <w:sz w:val="20"/>
          <w:szCs w:val="22"/>
        </w:rPr>
        <w:t>zhcon</w:t>
      </w:r>
      <w:proofErr w:type="spellEnd"/>
      <w:r>
        <w:rPr>
          <w:rFonts w:eastAsia="方正宋刻本秀楷简体"/>
          <w:sz w:val="20"/>
          <w:szCs w:val="22"/>
        </w:rPr>
        <w:t>(</w:t>
      </w:r>
      <w:r>
        <w:rPr>
          <w:rFonts w:eastAsia="方正宋刻本秀楷简体" w:hint="eastAsia"/>
          <w:sz w:val="20"/>
          <w:szCs w:val="22"/>
        </w:rPr>
        <w:t>两者已停止开发了</w:t>
      </w:r>
      <w:r>
        <w:rPr>
          <w:rFonts w:eastAsia="方正宋刻本秀楷简体"/>
          <w:sz w:val="20"/>
          <w:szCs w:val="22"/>
        </w:rPr>
        <w:t>)</w:t>
      </w:r>
    </w:p>
    <w:p w14:paraId="42BA4D25" w14:textId="77777777" w:rsidR="00ED6DF6" w:rsidRDefault="00ED6DF6">
      <w:pPr>
        <w:adjustRightInd w:val="0"/>
        <w:snapToGrid w:val="0"/>
        <w:rPr>
          <w:rFonts w:eastAsia="方正宋刻本秀楷简体"/>
          <w:sz w:val="20"/>
          <w:szCs w:val="22"/>
        </w:rPr>
      </w:pPr>
    </w:p>
    <w:p w14:paraId="002E68ED" w14:textId="77777777" w:rsidR="00ED6DF6" w:rsidRDefault="00ED6DF6">
      <w:pPr>
        <w:adjustRightInd w:val="0"/>
        <w:snapToGrid w:val="0"/>
        <w:rPr>
          <w:rFonts w:eastAsia="方正宋刻本秀楷简体"/>
          <w:b/>
          <w:bCs/>
          <w:sz w:val="36"/>
          <w:szCs w:val="44"/>
        </w:rPr>
      </w:pPr>
      <w:r>
        <w:rPr>
          <w:rFonts w:eastAsia="方正宋刻本秀楷简体" w:hint="eastAsia"/>
          <w:sz w:val="20"/>
          <w:szCs w:val="22"/>
        </w:rPr>
        <w:br w:type="page"/>
      </w:r>
      <w:r>
        <w:rPr>
          <w:rFonts w:eastAsia="方正宋刻本秀楷简体" w:hint="eastAsia"/>
          <w:b/>
          <w:bCs/>
          <w:sz w:val="36"/>
          <w:szCs w:val="44"/>
        </w:rPr>
        <w:lastRenderedPageBreak/>
        <w:t>shell</w:t>
      </w:r>
      <w:r>
        <w:rPr>
          <w:rFonts w:eastAsia="方正宋刻本秀楷简体" w:hint="eastAsia"/>
          <w:b/>
          <w:bCs/>
          <w:sz w:val="36"/>
          <w:szCs w:val="44"/>
        </w:rPr>
        <w:t>编程</w:t>
      </w:r>
    </w:p>
    <w:p w14:paraId="0F7BEF78" w14:textId="77777777" w:rsidR="00ED6DF6" w:rsidRDefault="00ED6DF6">
      <w:pPr>
        <w:adjustRightInd w:val="0"/>
        <w:snapToGrid w:val="0"/>
        <w:rPr>
          <w:rFonts w:eastAsia="方正宋刻本秀楷简体"/>
          <w:sz w:val="20"/>
          <w:szCs w:val="22"/>
        </w:rPr>
      </w:pPr>
    </w:p>
    <w:p w14:paraId="209E77E2"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基础正则表达式</w:t>
      </w:r>
    </w:p>
    <w:p w14:paraId="7A69DE2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b/>
          <w:bCs/>
          <w:color w:val="FF0000"/>
          <w:sz w:val="20"/>
          <w:szCs w:val="22"/>
        </w:rPr>
        <w:t>前</w:t>
      </w:r>
      <w:r>
        <w:rPr>
          <w:rFonts w:eastAsia="方正宋刻本秀楷简体" w:hint="eastAsia"/>
          <w:sz w:val="20"/>
          <w:szCs w:val="22"/>
        </w:rPr>
        <w:t>一个字符匹配任意多次</w:t>
      </w:r>
      <w:r>
        <w:rPr>
          <w:rFonts w:eastAsia="方正宋刻本秀楷简体" w:hint="eastAsia"/>
          <w:sz w:val="20"/>
          <w:szCs w:val="22"/>
        </w:rPr>
        <w:t>,a*</w:t>
      </w:r>
      <w:r>
        <w:rPr>
          <w:rFonts w:eastAsia="方正宋刻本秀楷简体" w:hint="eastAsia"/>
          <w:sz w:val="20"/>
          <w:szCs w:val="22"/>
        </w:rPr>
        <w:t>无意义，匹配所有内容</w:t>
      </w:r>
      <w:r>
        <w:rPr>
          <w:rFonts w:eastAsia="方正宋刻本秀楷简体" w:hint="eastAsia"/>
          <w:sz w:val="20"/>
          <w:szCs w:val="22"/>
        </w:rPr>
        <w:t>aa*</w:t>
      </w:r>
      <w:r>
        <w:rPr>
          <w:rFonts w:eastAsia="方正宋刻本秀楷简体" w:hint="eastAsia"/>
          <w:sz w:val="20"/>
          <w:szCs w:val="22"/>
        </w:rPr>
        <w:t>匹配至少含一个</w:t>
      </w:r>
      <w:r>
        <w:rPr>
          <w:rFonts w:eastAsia="方正宋刻本秀楷简体" w:hint="eastAsia"/>
          <w:sz w:val="20"/>
          <w:szCs w:val="22"/>
        </w:rPr>
        <w:t>a</w:t>
      </w:r>
      <w:r>
        <w:rPr>
          <w:rFonts w:eastAsia="方正宋刻本秀楷简体" w:hint="eastAsia"/>
          <w:sz w:val="20"/>
          <w:szCs w:val="22"/>
        </w:rPr>
        <w:t>的行</w:t>
      </w:r>
    </w:p>
    <w:p w14:paraId="4A7CE51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匹配一个字符</w:t>
      </w:r>
      <w:r>
        <w:rPr>
          <w:rFonts w:eastAsia="方正宋刻本秀楷简体" w:hint="eastAsia"/>
          <w:sz w:val="20"/>
          <w:szCs w:val="22"/>
        </w:rPr>
        <w:t>,</w:t>
      </w:r>
      <w:r>
        <w:rPr>
          <w:rFonts w:eastAsia="方正宋刻本秀楷简体" w:hint="eastAsia"/>
          <w:sz w:val="20"/>
          <w:szCs w:val="22"/>
        </w:rPr>
        <w:t>一个</w:t>
      </w:r>
      <w:r>
        <w:rPr>
          <w:rFonts w:eastAsia="方正宋刻本秀楷简体" w:hint="eastAsia"/>
          <w:sz w:val="20"/>
          <w:szCs w:val="22"/>
        </w:rPr>
        <w:t>.</w:t>
      </w:r>
      <w:r>
        <w:rPr>
          <w:rFonts w:eastAsia="方正宋刻本秀楷简体" w:hint="eastAsia"/>
          <w:sz w:val="20"/>
          <w:szCs w:val="22"/>
        </w:rPr>
        <w:t>匹配所有内容，</w:t>
      </w:r>
      <w:r>
        <w:rPr>
          <w:rFonts w:eastAsia="方正宋刻本秀楷简体" w:hint="eastAsia"/>
          <w:sz w:val="20"/>
          <w:szCs w:val="22"/>
        </w:rPr>
        <w:t>s.*d</w:t>
      </w:r>
      <w:r>
        <w:rPr>
          <w:rFonts w:eastAsia="方正宋刻本秀楷简体" w:hint="eastAsia"/>
          <w:sz w:val="20"/>
          <w:szCs w:val="22"/>
        </w:rPr>
        <w:t>匹配</w:t>
      </w:r>
      <w:proofErr w:type="spellStart"/>
      <w:r>
        <w:rPr>
          <w:rFonts w:eastAsia="方正宋刻本秀楷简体" w:hint="eastAsia"/>
          <w:sz w:val="20"/>
          <w:szCs w:val="22"/>
        </w:rPr>
        <w:t>sd</w:t>
      </w:r>
      <w:proofErr w:type="spellEnd"/>
      <w:r>
        <w:rPr>
          <w:rFonts w:eastAsia="方正宋刻本秀楷简体" w:hint="eastAsia"/>
          <w:sz w:val="20"/>
          <w:szCs w:val="22"/>
        </w:rPr>
        <w:t>之间任意多字符</w:t>
      </w:r>
    </w:p>
    <w:p w14:paraId="346DC307"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匹配行首</w:t>
      </w:r>
      <w:r>
        <w:rPr>
          <w:rFonts w:eastAsia="方正宋刻本秀楷简体" w:hint="eastAsia"/>
          <w:sz w:val="20"/>
          <w:szCs w:val="22"/>
        </w:rPr>
        <w:t>^aria</w:t>
      </w:r>
      <w:r>
        <w:rPr>
          <w:rFonts w:eastAsia="方正宋刻本秀楷简体" w:hint="eastAsia"/>
          <w:sz w:val="20"/>
          <w:szCs w:val="22"/>
        </w:rPr>
        <w:t>匹配</w:t>
      </w:r>
      <w:r>
        <w:rPr>
          <w:rFonts w:eastAsia="方正宋刻本秀楷简体" w:hint="eastAsia"/>
          <w:sz w:val="20"/>
          <w:szCs w:val="22"/>
        </w:rPr>
        <w:t>aria</w:t>
      </w:r>
      <w:r>
        <w:rPr>
          <w:rFonts w:eastAsia="方正宋刻本秀楷简体" w:hint="eastAsia"/>
          <w:sz w:val="20"/>
          <w:szCs w:val="22"/>
        </w:rPr>
        <w:t>开头的行</w:t>
      </w:r>
      <w:r>
        <w:rPr>
          <w:rFonts w:eastAsia="方正宋刻本秀楷简体" w:hint="eastAsia"/>
          <w:sz w:val="20"/>
          <w:szCs w:val="22"/>
        </w:rPr>
        <w:t xml:space="preserve">^A N$  </w:t>
      </w:r>
      <w:r>
        <w:rPr>
          <w:rFonts w:eastAsia="方正宋刻本秀楷简体" w:hint="eastAsia"/>
          <w:b/>
          <w:bCs/>
          <w:sz w:val="20"/>
          <w:szCs w:val="22"/>
        </w:rPr>
        <w:t xml:space="preserve"> ^$</w:t>
      </w:r>
      <w:r>
        <w:rPr>
          <w:rFonts w:eastAsia="方正宋刻本秀楷简体" w:hint="eastAsia"/>
          <w:b/>
          <w:bCs/>
          <w:sz w:val="20"/>
          <w:szCs w:val="22"/>
        </w:rPr>
        <w:t>匹配空行</w:t>
      </w:r>
    </w:p>
    <w:p w14:paraId="71DFC04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匹配行首</w:t>
      </w:r>
      <w:r>
        <w:rPr>
          <w:rFonts w:eastAsia="方正宋刻本秀楷简体" w:hint="eastAsia"/>
          <w:sz w:val="20"/>
          <w:szCs w:val="22"/>
        </w:rPr>
        <w:t>^aria</w:t>
      </w:r>
      <w:r>
        <w:rPr>
          <w:rFonts w:eastAsia="方正宋刻本秀楷简体" w:hint="eastAsia"/>
          <w:sz w:val="20"/>
          <w:szCs w:val="22"/>
        </w:rPr>
        <w:t>匹配</w:t>
      </w:r>
      <w:r>
        <w:rPr>
          <w:rFonts w:eastAsia="方正宋刻本秀楷简体" w:hint="eastAsia"/>
          <w:sz w:val="20"/>
          <w:szCs w:val="22"/>
        </w:rPr>
        <w:t>aria</w:t>
      </w:r>
      <w:r>
        <w:rPr>
          <w:rFonts w:eastAsia="方正宋刻本秀楷简体" w:hint="eastAsia"/>
          <w:sz w:val="20"/>
          <w:szCs w:val="22"/>
        </w:rPr>
        <w:t>开头的行</w:t>
      </w:r>
    </w:p>
    <w:p w14:paraId="2FE1453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匹配任意一个</w:t>
      </w:r>
    </w:p>
    <w:p w14:paraId="7029BAA1"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w:t>
      </w:r>
      <w:r>
        <w:rPr>
          <w:rFonts w:eastAsia="方正宋刻本秀楷简体" w:hint="eastAsia"/>
          <w:sz w:val="20"/>
          <w:szCs w:val="22"/>
        </w:rPr>
        <w:t>[]</w:t>
      </w:r>
      <w:r>
        <w:rPr>
          <w:rFonts w:eastAsia="方正宋刻本秀楷简体" w:hint="eastAsia"/>
          <w:sz w:val="20"/>
          <w:szCs w:val="22"/>
        </w:rPr>
        <w:t>中字符以外的任意一个字符</w:t>
      </w:r>
    </w:p>
    <w:p w14:paraId="0BE9964C"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转义</w:t>
      </w:r>
      <w:proofErr w:type="gramStart"/>
      <w:r>
        <w:rPr>
          <w:rFonts w:eastAsia="方正宋刻本秀楷简体" w:hint="eastAsia"/>
          <w:sz w:val="20"/>
          <w:szCs w:val="22"/>
        </w:rPr>
        <w:t>符取消</w:t>
      </w:r>
      <w:proofErr w:type="gramEnd"/>
      <w:r>
        <w:rPr>
          <w:rFonts w:eastAsia="方正宋刻本秀楷简体" w:hint="eastAsia"/>
          <w:sz w:val="20"/>
          <w:szCs w:val="22"/>
        </w:rPr>
        <w:t>特殊字符的含义</w:t>
      </w:r>
      <w:r>
        <w:rPr>
          <w:rFonts w:eastAsia="方正宋刻本秀楷简体" w:hint="eastAsia"/>
          <w:sz w:val="20"/>
          <w:szCs w:val="22"/>
        </w:rPr>
        <w:tab/>
        <w:t>\.$</w:t>
      </w:r>
      <w:r>
        <w:rPr>
          <w:rFonts w:eastAsia="方正宋刻本秀楷简体" w:hint="eastAsia"/>
          <w:sz w:val="20"/>
          <w:szCs w:val="22"/>
        </w:rPr>
        <w:t>匹配以</w:t>
      </w:r>
      <w:r>
        <w:rPr>
          <w:rFonts w:eastAsia="方正宋刻本秀楷简体" w:hint="eastAsia"/>
          <w:sz w:val="20"/>
          <w:szCs w:val="22"/>
        </w:rPr>
        <w:t>.</w:t>
      </w:r>
      <w:r>
        <w:rPr>
          <w:rFonts w:eastAsia="方正宋刻本秀楷简体" w:hint="eastAsia"/>
          <w:sz w:val="20"/>
          <w:szCs w:val="22"/>
        </w:rPr>
        <w:t>结尾的行</w:t>
      </w:r>
    </w:p>
    <w:p w14:paraId="1B3792F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\{n\}</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前面的字符恰好出现</w:t>
      </w:r>
      <w:r>
        <w:rPr>
          <w:rFonts w:eastAsia="方正宋刻本秀楷简体" w:hint="eastAsia"/>
          <w:sz w:val="20"/>
          <w:szCs w:val="22"/>
        </w:rPr>
        <w:t>n</w:t>
      </w:r>
      <w:r>
        <w:rPr>
          <w:rFonts w:eastAsia="方正宋刻本秀楷简体" w:hint="eastAsia"/>
          <w:sz w:val="20"/>
          <w:szCs w:val="22"/>
        </w:rPr>
        <w:t>次，</w:t>
      </w:r>
      <w:r>
        <w:rPr>
          <w:rFonts w:eastAsia="方正宋刻本秀楷简体" w:hint="eastAsia"/>
          <w:sz w:val="20"/>
          <w:szCs w:val="22"/>
        </w:rPr>
        <w:t>[0-9]\{4\}</w:t>
      </w:r>
      <w:r>
        <w:rPr>
          <w:rFonts w:eastAsia="方正宋刻本秀楷简体" w:hint="eastAsia"/>
          <w:sz w:val="20"/>
          <w:szCs w:val="22"/>
        </w:rPr>
        <w:t>匹配四位数字</w:t>
      </w:r>
    </w:p>
    <w:p w14:paraId="3E0EC24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\{n,\}</w:t>
      </w:r>
      <w:r>
        <w:rPr>
          <w:rFonts w:eastAsia="方正宋刻本秀楷简体" w:hint="eastAsia"/>
          <w:sz w:val="20"/>
          <w:szCs w:val="22"/>
        </w:rPr>
        <w:tab/>
      </w:r>
      <w:r>
        <w:rPr>
          <w:rFonts w:eastAsia="方正宋刻本秀楷简体" w:hint="eastAsia"/>
          <w:sz w:val="20"/>
          <w:szCs w:val="22"/>
        </w:rPr>
        <w:t>前面的字符出现</w:t>
      </w:r>
      <w:r>
        <w:rPr>
          <w:rFonts w:eastAsia="方正宋刻本秀楷简体" w:hint="eastAsia"/>
          <w:sz w:val="20"/>
          <w:szCs w:val="22"/>
        </w:rPr>
        <w:t>n</w:t>
      </w:r>
      <w:r>
        <w:rPr>
          <w:rFonts w:eastAsia="方正宋刻本秀楷简体" w:hint="eastAsia"/>
          <w:sz w:val="20"/>
          <w:szCs w:val="22"/>
        </w:rPr>
        <w:t>次以上，</w:t>
      </w:r>
      <w:r>
        <w:rPr>
          <w:rFonts w:eastAsia="方正宋刻本秀楷简体" w:hint="eastAsia"/>
          <w:sz w:val="20"/>
          <w:szCs w:val="22"/>
        </w:rPr>
        <w:t>[0-9]\{4,\}</w:t>
      </w:r>
      <w:r>
        <w:rPr>
          <w:rFonts w:eastAsia="方正宋刻本秀楷简体" w:hint="eastAsia"/>
          <w:sz w:val="20"/>
          <w:szCs w:val="22"/>
        </w:rPr>
        <w:t>匹配四位及以上数字</w:t>
      </w:r>
    </w:p>
    <w:p w14:paraId="57404435"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proofErr w:type="spellStart"/>
      <w:r>
        <w:rPr>
          <w:rFonts w:eastAsia="方正宋刻本秀楷简体" w:hint="eastAsia"/>
          <w:sz w:val="20"/>
          <w:szCs w:val="22"/>
        </w:rPr>
        <w:t>n,m</w:t>
      </w:r>
      <w:proofErr w:type="spellEnd"/>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前面的字符出现</w:t>
      </w:r>
      <w:r>
        <w:rPr>
          <w:rFonts w:eastAsia="方正宋刻本秀楷简体" w:hint="eastAsia"/>
          <w:sz w:val="20"/>
          <w:szCs w:val="22"/>
        </w:rPr>
        <w:t>n-m</w:t>
      </w:r>
      <w:r>
        <w:rPr>
          <w:rFonts w:eastAsia="方正宋刻本秀楷简体" w:hint="eastAsia"/>
          <w:sz w:val="20"/>
          <w:szCs w:val="22"/>
        </w:rPr>
        <w:t>次，</w:t>
      </w:r>
      <w:r>
        <w:rPr>
          <w:rFonts w:eastAsia="方正宋刻本秀楷简体" w:hint="eastAsia"/>
          <w:sz w:val="20"/>
          <w:szCs w:val="22"/>
        </w:rPr>
        <w:t>[0-9]\{4,\}</w:t>
      </w:r>
      <w:r>
        <w:rPr>
          <w:rFonts w:eastAsia="方正宋刻本秀楷简体" w:hint="eastAsia"/>
          <w:sz w:val="20"/>
          <w:szCs w:val="22"/>
        </w:rPr>
        <w:t>匹配</w:t>
      </w:r>
      <w:r>
        <w:rPr>
          <w:rFonts w:eastAsia="方正宋刻本秀楷简体" w:hint="eastAsia"/>
          <w:sz w:val="20"/>
          <w:szCs w:val="22"/>
        </w:rPr>
        <w:t>4-8</w:t>
      </w:r>
      <w:r>
        <w:rPr>
          <w:rFonts w:eastAsia="方正宋刻本秀楷简体" w:hint="eastAsia"/>
          <w:sz w:val="20"/>
          <w:szCs w:val="22"/>
        </w:rPr>
        <w:t>位数字</w:t>
      </w:r>
    </w:p>
    <w:p w14:paraId="57858F5A" w14:textId="77777777" w:rsidR="00ED6DF6" w:rsidRDefault="00ED6DF6">
      <w:pPr>
        <w:adjustRightInd w:val="0"/>
        <w:snapToGrid w:val="0"/>
        <w:ind w:firstLine="420"/>
        <w:rPr>
          <w:rFonts w:eastAsia="方正宋刻本秀楷简体"/>
          <w:sz w:val="20"/>
          <w:szCs w:val="22"/>
        </w:rPr>
      </w:pPr>
    </w:p>
    <w:p w14:paraId="39D95154"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扩展正则表达式</w:t>
      </w:r>
    </w:p>
    <w:p w14:paraId="6111D0F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前一个字符匹配一次或任意多次</w:t>
      </w:r>
      <w:r>
        <w:rPr>
          <w:rFonts w:eastAsia="方正宋刻本秀楷简体" w:hint="eastAsia"/>
          <w:sz w:val="20"/>
          <w:szCs w:val="22"/>
        </w:rPr>
        <w:tab/>
      </w:r>
      <w:proofErr w:type="spellStart"/>
      <w:r>
        <w:rPr>
          <w:rFonts w:eastAsia="方正宋刻本秀楷简体" w:hint="eastAsia"/>
          <w:sz w:val="20"/>
          <w:szCs w:val="22"/>
        </w:rPr>
        <w:t>go+gle</w:t>
      </w:r>
      <w:proofErr w:type="spellEnd"/>
      <w:r>
        <w:rPr>
          <w:rFonts w:eastAsia="方正宋刻本秀楷简体" w:hint="eastAsia"/>
          <w:sz w:val="20"/>
          <w:szCs w:val="22"/>
        </w:rPr>
        <w:t>匹配</w:t>
      </w:r>
      <w:proofErr w:type="spellStart"/>
      <w:r>
        <w:rPr>
          <w:rFonts w:eastAsia="方正宋刻本秀楷简体" w:hint="eastAsia"/>
          <w:sz w:val="20"/>
          <w:szCs w:val="22"/>
        </w:rPr>
        <w:t>gogle</w:t>
      </w:r>
      <w:proofErr w:type="spellEnd"/>
      <w:r>
        <w:rPr>
          <w:rFonts w:eastAsia="方正宋刻本秀楷简体" w:hint="eastAsia"/>
          <w:sz w:val="20"/>
          <w:szCs w:val="22"/>
        </w:rPr>
        <w:tab/>
        <w:t>google  go</w:t>
      </w:r>
      <w:r>
        <w:rPr>
          <w:rFonts w:eastAsia="方正宋刻本秀楷简体" w:hint="eastAsia"/>
          <w:sz w:val="20"/>
          <w:szCs w:val="22"/>
        </w:rPr>
        <w:t>……</w:t>
      </w:r>
      <w:proofErr w:type="spellStart"/>
      <w:r>
        <w:rPr>
          <w:rFonts w:eastAsia="方正宋刻本秀楷简体" w:hint="eastAsia"/>
          <w:sz w:val="20"/>
          <w:szCs w:val="22"/>
        </w:rPr>
        <w:t>gle</w:t>
      </w:r>
      <w:proofErr w:type="spellEnd"/>
    </w:p>
    <w:p w14:paraId="038B7313"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前一个字符匹配</w:t>
      </w:r>
      <w:r>
        <w:rPr>
          <w:rFonts w:eastAsia="方正宋刻本秀楷简体" w:hint="eastAsia"/>
          <w:sz w:val="20"/>
          <w:szCs w:val="22"/>
        </w:rPr>
        <w:t>0</w:t>
      </w:r>
      <w:r>
        <w:rPr>
          <w:rFonts w:eastAsia="方正宋刻本秀楷简体" w:hint="eastAsia"/>
          <w:sz w:val="20"/>
          <w:szCs w:val="22"/>
        </w:rPr>
        <w:t>或</w:t>
      </w:r>
      <w:r>
        <w:rPr>
          <w:rFonts w:eastAsia="方正宋刻本秀楷简体" w:hint="eastAsia"/>
          <w:sz w:val="20"/>
          <w:szCs w:val="22"/>
        </w:rPr>
        <w:t>1</w:t>
      </w:r>
      <w:r>
        <w:rPr>
          <w:rFonts w:eastAsia="方正宋刻本秀楷简体" w:hint="eastAsia"/>
          <w:sz w:val="20"/>
          <w:szCs w:val="22"/>
        </w:rPr>
        <w:t>次</w:t>
      </w:r>
      <w:r>
        <w:rPr>
          <w:rFonts w:eastAsia="方正宋刻本秀楷简体" w:hint="eastAsia"/>
          <w:sz w:val="20"/>
          <w:szCs w:val="22"/>
        </w:rPr>
        <w:tab/>
      </w:r>
      <w:proofErr w:type="spellStart"/>
      <w:r>
        <w:rPr>
          <w:rFonts w:eastAsia="方正宋刻本秀楷简体" w:hint="eastAsia"/>
          <w:sz w:val="20"/>
          <w:szCs w:val="22"/>
        </w:rPr>
        <w:t>colou?r</w:t>
      </w:r>
      <w:proofErr w:type="spellEnd"/>
      <w:r>
        <w:rPr>
          <w:rFonts w:eastAsia="方正宋刻本秀楷简体" w:hint="eastAsia"/>
          <w:sz w:val="20"/>
          <w:szCs w:val="22"/>
        </w:rPr>
        <w:tab/>
      </w:r>
      <w:r>
        <w:rPr>
          <w:rFonts w:eastAsia="方正宋刻本秀楷简体" w:hint="eastAsia"/>
          <w:sz w:val="20"/>
          <w:szCs w:val="22"/>
        </w:rPr>
        <w:t>匹配</w:t>
      </w:r>
      <w:proofErr w:type="spellStart"/>
      <w:r>
        <w:rPr>
          <w:rFonts w:eastAsia="方正宋刻本秀楷简体" w:hint="eastAsia"/>
          <w:sz w:val="20"/>
          <w:szCs w:val="22"/>
        </w:rPr>
        <w:t>colour</w:t>
      </w:r>
      <w:proofErr w:type="spellEnd"/>
      <w:r>
        <w:rPr>
          <w:rFonts w:eastAsia="方正宋刻本秀楷简体" w:hint="eastAsia"/>
          <w:sz w:val="20"/>
          <w:szCs w:val="22"/>
        </w:rPr>
        <w:t xml:space="preserve"> color</w:t>
      </w:r>
    </w:p>
    <w:p w14:paraId="17CA485E"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匹配两个或多分支选择</w:t>
      </w:r>
      <w:r>
        <w:rPr>
          <w:rFonts w:eastAsia="方正宋刻本秀楷简体" w:hint="eastAsia"/>
          <w:sz w:val="20"/>
          <w:szCs w:val="22"/>
        </w:rPr>
        <w:tab/>
      </w:r>
      <w:r>
        <w:rPr>
          <w:rFonts w:eastAsia="方正宋刻本秀楷简体" w:hint="eastAsia"/>
          <w:sz w:val="20"/>
          <w:szCs w:val="22"/>
        </w:rPr>
        <w:tab/>
      </w:r>
      <w:proofErr w:type="spellStart"/>
      <w:r>
        <w:rPr>
          <w:rFonts w:eastAsia="方正宋刻本秀楷简体" w:hint="eastAsia"/>
          <w:sz w:val="20"/>
          <w:szCs w:val="22"/>
        </w:rPr>
        <w:t>xterm|uvrxt|terminator</w:t>
      </w:r>
      <w:proofErr w:type="spellEnd"/>
      <w:r>
        <w:rPr>
          <w:rFonts w:eastAsia="方正宋刻本秀楷简体" w:hint="eastAsia"/>
          <w:sz w:val="20"/>
          <w:szCs w:val="22"/>
        </w:rPr>
        <w:tab/>
      </w:r>
      <w:r>
        <w:rPr>
          <w:rFonts w:eastAsia="方正宋刻本秀楷简体" w:hint="eastAsia"/>
          <w:sz w:val="20"/>
          <w:szCs w:val="22"/>
        </w:rPr>
        <w:t>匹配包含以上三者的行</w:t>
      </w:r>
    </w:p>
    <w:p w14:paraId="4646F4EC"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匹配其整体为一个字符</w:t>
      </w:r>
      <w:r>
        <w:rPr>
          <w:rFonts w:eastAsia="方正宋刻本秀楷简体" w:hint="eastAsia"/>
          <w:sz w:val="20"/>
          <w:szCs w:val="22"/>
        </w:rPr>
        <w:tab/>
      </w:r>
      <w:r>
        <w:rPr>
          <w:rFonts w:eastAsia="方正宋刻本秀楷简体" w:hint="eastAsia"/>
          <w:sz w:val="20"/>
          <w:szCs w:val="22"/>
        </w:rPr>
        <w:tab/>
        <w:t xml:space="preserve">hello(world|aria) </w:t>
      </w:r>
      <w:r>
        <w:rPr>
          <w:rFonts w:eastAsia="方正宋刻本秀楷简体" w:hint="eastAsia"/>
          <w:sz w:val="20"/>
          <w:szCs w:val="22"/>
        </w:rPr>
        <w:t>匹配</w:t>
      </w:r>
      <w:r>
        <w:rPr>
          <w:rFonts w:eastAsia="方正宋刻本秀楷简体" w:hint="eastAsia"/>
          <w:sz w:val="20"/>
          <w:szCs w:val="22"/>
        </w:rPr>
        <w:t>hello world</w:t>
      </w:r>
      <w:r>
        <w:rPr>
          <w:rFonts w:eastAsia="方正宋刻本秀楷简体" w:hint="eastAsia"/>
          <w:sz w:val="20"/>
          <w:szCs w:val="22"/>
        </w:rPr>
        <w:t>和</w:t>
      </w:r>
      <w:r>
        <w:rPr>
          <w:rFonts w:eastAsia="方正宋刻本秀楷简体" w:hint="eastAsia"/>
          <w:sz w:val="20"/>
          <w:szCs w:val="22"/>
        </w:rPr>
        <w:t>hello aria</w:t>
      </w:r>
    </w:p>
    <w:p w14:paraId="2B2ED31C" w14:textId="77777777" w:rsidR="00ED6DF6" w:rsidRDefault="00ED6DF6">
      <w:pPr>
        <w:adjustRightInd w:val="0"/>
        <w:snapToGrid w:val="0"/>
        <w:ind w:firstLine="420"/>
        <w:rPr>
          <w:rFonts w:eastAsia="方正宋刻本秀楷简体"/>
          <w:sz w:val="20"/>
          <w:szCs w:val="22"/>
        </w:rPr>
      </w:pPr>
    </w:p>
    <w:p w14:paraId="3E6596B0"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字符截取与命令替换</w:t>
      </w:r>
      <w:r>
        <w:rPr>
          <w:rFonts w:eastAsia="方正宋刻本秀楷简体"/>
          <w:b/>
          <w:bCs/>
          <w:sz w:val="28"/>
          <w:szCs w:val="36"/>
        </w:rPr>
        <w:tab/>
      </w:r>
      <w:r>
        <w:rPr>
          <w:rFonts w:eastAsia="方正宋刻本秀楷简体" w:hint="eastAsia"/>
          <w:b/>
          <w:bCs/>
          <w:sz w:val="28"/>
          <w:szCs w:val="36"/>
        </w:rPr>
        <w:t>cut</w:t>
      </w:r>
      <w:r>
        <w:rPr>
          <w:rFonts w:eastAsia="方正宋刻本秀楷简体"/>
          <w:b/>
          <w:bCs/>
          <w:sz w:val="28"/>
          <w:szCs w:val="36"/>
        </w:rPr>
        <w:t xml:space="preserve"> </w:t>
      </w:r>
      <w:r>
        <w:rPr>
          <w:rFonts w:eastAsia="方正宋刻本秀楷简体"/>
          <w:b/>
          <w:bCs/>
          <w:sz w:val="28"/>
          <w:szCs w:val="36"/>
        </w:rPr>
        <w:tab/>
        <w:t xml:space="preserve">awk sed grep </w:t>
      </w:r>
      <w:r>
        <w:rPr>
          <w:rFonts w:eastAsia="方正宋刻本秀楷简体" w:hint="eastAsia"/>
          <w:b/>
          <w:bCs/>
          <w:sz w:val="28"/>
          <w:szCs w:val="36"/>
        </w:rPr>
        <w:t>后三者称三剑客</w:t>
      </w:r>
    </w:p>
    <w:p w14:paraId="5A52BCA5" w14:textId="77777777" w:rsidR="00ED6DF6" w:rsidRDefault="00ED6DF6">
      <w:pPr>
        <w:adjustRightInd w:val="0"/>
        <w:snapToGrid w:val="0"/>
        <w:rPr>
          <w:rFonts w:eastAsia="方正宋刻本秀楷简体"/>
          <w:b/>
          <w:bCs/>
          <w:sz w:val="28"/>
          <w:szCs w:val="36"/>
        </w:rPr>
      </w:pPr>
    </w:p>
    <w:p w14:paraId="331BF68F" w14:textId="77777777" w:rsidR="00ED6DF6" w:rsidRDefault="00ED6DF6">
      <w:pPr>
        <w:adjustRightInd w:val="0"/>
        <w:snapToGrid w:val="0"/>
        <w:ind w:firstLine="420"/>
        <w:rPr>
          <w:rFonts w:eastAsia="方正宋刻本秀楷简体"/>
          <w:b/>
          <w:bCs/>
          <w:color w:val="808080"/>
          <w:sz w:val="20"/>
          <w:szCs w:val="22"/>
        </w:rPr>
      </w:pPr>
      <w:r>
        <w:rPr>
          <w:rFonts w:eastAsia="方正宋刻本秀楷简体" w:hint="eastAsia"/>
          <w:b/>
          <w:bCs/>
          <w:sz w:val="28"/>
          <w:szCs w:val="36"/>
        </w:rPr>
        <w:t>cut</w:t>
      </w:r>
      <w:r>
        <w:rPr>
          <w:rFonts w:eastAsia="方正宋刻本秀楷简体"/>
          <w:b/>
          <w:bCs/>
          <w:sz w:val="28"/>
          <w:szCs w:val="36"/>
        </w:rPr>
        <w:tab/>
      </w:r>
      <w:r>
        <w:rPr>
          <w:rFonts w:eastAsia="方正宋刻本秀楷简体"/>
          <w:b/>
          <w:bCs/>
          <w:sz w:val="28"/>
          <w:szCs w:val="36"/>
        </w:rPr>
        <w:tab/>
      </w:r>
      <w:r>
        <w:rPr>
          <w:rFonts w:eastAsia="方正宋刻本秀楷简体"/>
          <w:b/>
          <w:bCs/>
          <w:sz w:val="28"/>
          <w:szCs w:val="36"/>
        </w:rPr>
        <w:tab/>
      </w:r>
      <w:r>
        <w:rPr>
          <w:rFonts w:eastAsia="方正宋刻本秀楷简体" w:hint="eastAsia"/>
          <w:color w:val="808080"/>
          <w:sz w:val="20"/>
          <w:szCs w:val="22"/>
        </w:rPr>
        <w:t>列提取命令</w:t>
      </w:r>
      <w:r>
        <w:rPr>
          <w:rFonts w:eastAsia="方正宋刻本秀楷简体" w:hint="eastAsia"/>
          <w:color w:val="808080"/>
          <w:sz w:val="20"/>
          <w:szCs w:val="22"/>
        </w:rPr>
        <w:tab/>
      </w:r>
      <w:r>
        <w:rPr>
          <w:rFonts w:eastAsia="方正宋刻本秀楷简体" w:hint="eastAsia"/>
          <w:b/>
          <w:bCs/>
          <w:color w:val="808080"/>
          <w:sz w:val="20"/>
          <w:szCs w:val="22"/>
        </w:rPr>
        <w:t>默认制表符</w:t>
      </w:r>
      <w:r>
        <w:rPr>
          <w:rFonts w:eastAsia="方正宋刻本秀楷简体" w:hint="eastAsia"/>
          <w:b/>
          <w:bCs/>
          <w:color w:val="808080"/>
          <w:sz w:val="20"/>
          <w:szCs w:val="22"/>
        </w:rPr>
        <w:t>,</w:t>
      </w:r>
      <w:r>
        <w:rPr>
          <w:rFonts w:eastAsia="方正宋刻本秀楷简体" w:hint="eastAsia"/>
          <w:b/>
          <w:bCs/>
          <w:color w:val="808080"/>
          <w:sz w:val="20"/>
          <w:szCs w:val="22"/>
        </w:rPr>
        <w:t>对空格识别不好，但是简单易用</w:t>
      </w:r>
    </w:p>
    <w:p w14:paraId="52CEA603"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-f</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提取第几行</w:t>
      </w:r>
    </w:p>
    <w:p w14:paraId="5CC3A7AA"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-d</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按指定分隔符分隔列</w:t>
      </w:r>
    </w:p>
    <w:p w14:paraId="59041825"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-c</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不依赖分隔符，而通过字符范围</w:t>
      </w:r>
      <w:r>
        <w:rPr>
          <w:rFonts w:eastAsia="方正宋刻本秀楷简体" w:hint="eastAsia"/>
          <w:sz w:val="20"/>
          <w:szCs w:val="22"/>
        </w:rPr>
        <w:t>(</w:t>
      </w:r>
      <w:r>
        <w:rPr>
          <w:rFonts w:eastAsia="方正宋刻本秀楷简体" w:hint="eastAsia"/>
          <w:sz w:val="20"/>
          <w:szCs w:val="22"/>
        </w:rPr>
        <w:t>首行为</w:t>
      </w:r>
      <w:r>
        <w:rPr>
          <w:rFonts w:eastAsia="方正宋刻本秀楷简体" w:hint="eastAsia"/>
          <w:sz w:val="20"/>
          <w:szCs w:val="22"/>
        </w:rPr>
        <w:t>0)</w:t>
      </w:r>
      <w:r>
        <w:rPr>
          <w:rFonts w:eastAsia="方正宋刻本秀楷简体" w:hint="eastAsia"/>
          <w:sz w:val="20"/>
          <w:szCs w:val="22"/>
        </w:rPr>
        <w:t>进行提取</w:t>
      </w:r>
    </w:p>
    <w:p w14:paraId="0D1F3928" w14:textId="77777777" w:rsidR="00ED6DF6" w:rsidRDefault="00ED6DF6">
      <w:pPr>
        <w:adjustRightInd w:val="0"/>
        <w:snapToGrid w:val="0"/>
        <w:ind w:left="1260" w:firstLine="420"/>
        <w:rPr>
          <w:rFonts w:eastAsia="方正宋刻本秀楷简体"/>
          <w:sz w:val="20"/>
          <w:szCs w:val="22"/>
        </w:rPr>
      </w:pPr>
      <w:r>
        <w:rPr>
          <w:rFonts w:eastAsia="方正宋刻本秀楷简体" w:hint="eastAsia"/>
          <w:sz w:val="20"/>
          <w:szCs w:val="22"/>
        </w:rPr>
        <w:t>n-  n</w:t>
      </w:r>
      <w:proofErr w:type="gramStart"/>
      <w:r>
        <w:rPr>
          <w:rFonts w:eastAsia="方正宋刻本秀楷简体" w:hint="eastAsia"/>
          <w:sz w:val="20"/>
          <w:szCs w:val="22"/>
        </w:rPr>
        <w:t>个</w:t>
      </w:r>
      <w:proofErr w:type="gramEnd"/>
      <w:r>
        <w:rPr>
          <w:rFonts w:eastAsia="方正宋刻本秀楷简体" w:hint="eastAsia"/>
          <w:sz w:val="20"/>
          <w:szCs w:val="22"/>
        </w:rPr>
        <w:t>字符到行尾</w:t>
      </w:r>
      <w:r>
        <w:rPr>
          <w:rFonts w:eastAsia="方正宋刻本秀楷简体" w:hint="eastAsia"/>
          <w:sz w:val="20"/>
          <w:szCs w:val="22"/>
        </w:rPr>
        <w:tab/>
        <w:t>-m</w:t>
      </w:r>
      <w:r>
        <w:rPr>
          <w:rFonts w:eastAsia="方正宋刻本秀楷简体" w:hint="eastAsia"/>
          <w:sz w:val="20"/>
          <w:szCs w:val="22"/>
        </w:rPr>
        <w:tab/>
        <w:t xml:space="preserve">  </w:t>
      </w:r>
      <w:r>
        <w:rPr>
          <w:rFonts w:eastAsia="方正宋刻本秀楷简体" w:hint="eastAsia"/>
          <w:sz w:val="20"/>
          <w:szCs w:val="22"/>
        </w:rPr>
        <w:t>行首到</w:t>
      </w:r>
      <w:r>
        <w:rPr>
          <w:rFonts w:eastAsia="方正宋刻本秀楷简体" w:hint="eastAsia"/>
          <w:sz w:val="20"/>
          <w:szCs w:val="22"/>
        </w:rPr>
        <w:t>m</w:t>
      </w:r>
      <w:proofErr w:type="gramStart"/>
      <w:r>
        <w:rPr>
          <w:rFonts w:eastAsia="方正宋刻本秀楷简体" w:hint="eastAsia"/>
          <w:sz w:val="20"/>
          <w:szCs w:val="22"/>
        </w:rPr>
        <w:t>个</w:t>
      </w:r>
      <w:proofErr w:type="gramEnd"/>
      <w:r>
        <w:rPr>
          <w:rFonts w:eastAsia="方正宋刻本秀楷简体" w:hint="eastAsia"/>
          <w:sz w:val="20"/>
          <w:szCs w:val="22"/>
        </w:rPr>
        <w:t>字符</w:t>
      </w:r>
      <w:r>
        <w:rPr>
          <w:rFonts w:eastAsia="方正宋刻本秀楷简体" w:hint="eastAsia"/>
          <w:sz w:val="20"/>
          <w:szCs w:val="22"/>
        </w:rPr>
        <w:tab/>
        <w:t>n-m  n</w:t>
      </w:r>
      <w:r>
        <w:rPr>
          <w:rFonts w:eastAsia="方正宋刻本秀楷简体" w:hint="eastAsia"/>
          <w:sz w:val="20"/>
          <w:szCs w:val="22"/>
        </w:rPr>
        <w:t>到</w:t>
      </w:r>
      <w:r>
        <w:rPr>
          <w:rFonts w:eastAsia="方正宋刻本秀楷简体" w:hint="eastAsia"/>
          <w:sz w:val="20"/>
          <w:szCs w:val="22"/>
        </w:rPr>
        <w:t>m</w:t>
      </w:r>
      <w:proofErr w:type="gramStart"/>
      <w:r>
        <w:rPr>
          <w:rFonts w:eastAsia="方正宋刻本秀楷简体" w:hint="eastAsia"/>
          <w:sz w:val="20"/>
          <w:szCs w:val="22"/>
        </w:rPr>
        <w:t>个</w:t>
      </w:r>
      <w:proofErr w:type="gramEnd"/>
      <w:r>
        <w:rPr>
          <w:rFonts w:eastAsia="方正宋刻本秀楷简体" w:hint="eastAsia"/>
          <w:sz w:val="20"/>
          <w:szCs w:val="22"/>
        </w:rPr>
        <w:t>字符</w:t>
      </w:r>
    </w:p>
    <w:p w14:paraId="01E074B9" w14:textId="77777777" w:rsidR="00ED6DF6" w:rsidRDefault="00ED6DF6">
      <w:pPr>
        <w:adjustRightInd w:val="0"/>
        <w:snapToGrid w:val="0"/>
        <w:ind w:left="420" w:firstLine="420"/>
        <w:rPr>
          <w:rFonts w:eastAsia="方正宋刻本秀楷简体"/>
          <w:sz w:val="20"/>
          <w:szCs w:val="22"/>
        </w:rPr>
      </w:pPr>
      <w:proofErr w:type="gramStart"/>
      <w:r>
        <w:rPr>
          <w:rFonts w:eastAsia="方正宋刻本秀楷简体" w:hint="eastAsia"/>
          <w:sz w:val="20"/>
          <w:szCs w:val="22"/>
        </w:rPr>
        <w:t>cut  -</w:t>
      </w:r>
      <w:proofErr w:type="gramEnd"/>
      <w:r>
        <w:rPr>
          <w:rFonts w:eastAsia="方正宋刻本秀楷简体" w:hint="eastAsia"/>
          <w:sz w:val="20"/>
          <w:szCs w:val="22"/>
        </w:rPr>
        <w:t xml:space="preserve">f  5  </w:t>
      </w:r>
      <w:r>
        <w:rPr>
          <w:rFonts w:eastAsia="方正宋刻本秀楷简体" w:hint="eastAsia"/>
          <w:sz w:val="20"/>
          <w:szCs w:val="22"/>
        </w:rPr>
        <w:tab/>
        <w:t>`df`</w:t>
      </w:r>
      <w:r>
        <w:rPr>
          <w:rFonts w:eastAsia="方正宋刻本秀楷简体" w:hint="eastAsia"/>
          <w:sz w:val="20"/>
          <w:szCs w:val="22"/>
        </w:rPr>
        <w:tab/>
      </w:r>
      <w:r>
        <w:rPr>
          <w:rFonts w:eastAsia="方正宋刻本秀楷简体" w:hint="eastAsia"/>
          <w:sz w:val="20"/>
          <w:szCs w:val="22"/>
        </w:rPr>
        <w:tab/>
        <w:t xml:space="preserve">cut </w:t>
      </w:r>
      <w:r>
        <w:rPr>
          <w:rFonts w:eastAsia="方正宋刻本秀楷简体" w:hint="eastAsia"/>
          <w:sz w:val="20"/>
          <w:szCs w:val="22"/>
        </w:rPr>
        <w:tab/>
        <w:t xml:space="preserve">-d </w:t>
      </w:r>
      <w:r>
        <w:rPr>
          <w:rFonts w:eastAsia="方正宋刻本秀楷简体" w:hint="eastAsia"/>
          <w:sz w:val="20"/>
          <w:szCs w:val="22"/>
        </w:rPr>
        <w:tab/>
      </w:r>
      <w:r>
        <w:rPr>
          <w:rFonts w:eastAsia="方正宋刻本秀楷简体"/>
          <w:sz w:val="20"/>
          <w:szCs w:val="22"/>
        </w:rPr>
        <w:t>“</w:t>
      </w:r>
      <w:r>
        <w:rPr>
          <w:rFonts w:eastAsia="方正宋刻本秀楷简体" w:hint="eastAsia"/>
          <w:sz w:val="20"/>
          <w:szCs w:val="22"/>
        </w:rPr>
        <w:t>:</w:t>
      </w:r>
      <w:r>
        <w:rPr>
          <w:rFonts w:eastAsia="方正宋刻本秀楷简体"/>
          <w:sz w:val="20"/>
          <w:szCs w:val="22"/>
        </w:rPr>
        <w:t>”</w:t>
      </w:r>
      <w:r>
        <w:rPr>
          <w:rFonts w:eastAsia="方正宋刻本秀楷简体" w:hint="eastAsia"/>
          <w:sz w:val="20"/>
          <w:szCs w:val="22"/>
        </w:rPr>
        <w:tab/>
        <w:t>/</w:t>
      </w:r>
      <w:proofErr w:type="spellStart"/>
      <w:r>
        <w:rPr>
          <w:rFonts w:eastAsia="方正宋刻本秀楷简体" w:hint="eastAsia"/>
          <w:sz w:val="20"/>
          <w:szCs w:val="22"/>
        </w:rPr>
        <w:t>etc</w:t>
      </w:r>
      <w:proofErr w:type="spellEnd"/>
      <w:r>
        <w:rPr>
          <w:rFonts w:eastAsia="方正宋刻本秀楷简体" w:hint="eastAsia"/>
          <w:sz w:val="20"/>
          <w:szCs w:val="22"/>
        </w:rPr>
        <w:t>/passwd</w:t>
      </w:r>
    </w:p>
    <w:p w14:paraId="1AEA91BC"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cut</w:t>
      </w:r>
      <w:r>
        <w:rPr>
          <w:rFonts w:eastAsia="方正宋刻本秀楷简体" w:hint="eastAsia"/>
          <w:sz w:val="20"/>
          <w:szCs w:val="22"/>
        </w:rPr>
        <w:tab/>
        <w:t>-</w:t>
      </w:r>
      <w:proofErr w:type="gramStart"/>
      <w:r>
        <w:rPr>
          <w:rFonts w:eastAsia="方正宋刻本秀楷简体" w:hint="eastAsia"/>
          <w:sz w:val="20"/>
          <w:szCs w:val="22"/>
        </w:rPr>
        <w:t>f  1</w:t>
      </w:r>
      <w:proofErr w:type="gramEnd"/>
      <w:r>
        <w:rPr>
          <w:rFonts w:eastAsia="方正宋刻本秀楷简体" w:hint="eastAsia"/>
          <w:sz w:val="20"/>
          <w:szCs w:val="22"/>
        </w:rPr>
        <w:t>,5</w:t>
      </w:r>
      <w:r>
        <w:rPr>
          <w:rFonts w:eastAsia="方正宋刻本秀楷简体" w:hint="eastAsia"/>
          <w:sz w:val="20"/>
          <w:szCs w:val="22"/>
        </w:rPr>
        <w:tab/>
        <w:t>`df`</w:t>
      </w:r>
      <w:r>
        <w:rPr>
          <w:rFonts w:eastAsia="方正宋刻本秀楷简体" w:hint="eastAsia"/>
          <w:sz w:val="20"/>
          <w:szCs w:val="22"/>
        </w:rPr>
        <w:tab/>
      </w:r>
      <w:r>
        <w:rPr>
          <w:rFonts w:eastAsia="方正宋刻本秀楷简体" w:hint="eastAsia"/>
          <w:sz w:val="20"/>
          <w:szCs w:val="22"/>
        </w:rPr>
        <w:tab/>
        <w:t>cut  -c  2-8   file</w:t>
      </w:r>
    </w:p>
    <w:p w14:paraId="33E59970" w14:textId="77777777" w:rsidR="00ED6DF6" w:rsidRDefault="00ED6DF6">
      <w:pPr>
        <w:adjustRightInd w:val="0"/>
        <w:snapToGrid w:val="0"/>
        <w:ind w:left="420" w:firstLine="420"/>
        <w:rPr>
          <w:rFonts w:eastAsia="方正宋刻本秀楷简体"/>
          <w:sz w:val="20"/>
          <w:szCs w:val="22"/>
        </w:rPr>
      </w:pPr>
      <w:proofErr w:type="gramStart"/>
      <w:r>
        <w:rPr>
          <w:rFonts w:eastAsia="方正宋刻本秀楷简体" w:hint="eastAsia"/>
          <w:sz w:val="20"/>
          <w:szCs w:val="22"/>
        </w:rPr>
        <w:t>cut  -</w:t>
      </w:r>
      <w:proofErr w:type="gramEnd"/>
      <w:r>
        <w:rPr>
          <w:rFonts w:eastAsia="方正宋刻本秀楷简体" w:hint="eastAsia"/>
          <w:sz w:val="20"/>
          <w:szCs w:val="22"/>
        </w:rPr>
        <w:t xml:space="preserve">f  1-4  `df` </w:t>
      </w:r>
    </w:p>
    <w:p w14:paraId="0A3C3AC1" w14:textId="77777777" w:rsidR="00ED6DF6" w:rsidRDefault="00ED6DF6">
      <w:pPr>
        <w:adjustRightInd w:val="0"/>
        <w:snapToGrid w:val="0"/>
        <w:rPr>
          <w:rFonts w:eastAsia="方正宋刻本秀楷简体"/>
          <w:b/>
          <w:bCs/>
          <w:sz w:val="28"/>
          <w:szCs w:val="36"/>
        </w:rPr>
      </w:pPr>
      <w:r>
        <w:rPr>
          <w:rFonts w:eastAsia="方正宋刻本秀楷简体"/>
          <w:sz w:val="20"/>
          <w:szCs w:val="22"/>
        </w:rPr>
        <w:br w:type="page"/>
      </w:r>
      <w:r>
        <w:rPr>
          <w:rFonts w:eastAsia="方正宋刻本秀楷简体" w:hint="eastAsia"/>
          <w:b/>
          <w:bCs/>
          <w:sz w:val="28"/>
          <w:szCs w:val="36"/>
        </w:rPr>
        <w:lastRenderedPageBreak/>
        <w:t>awk</w:t>
      </w:r>
      <w:r>
        <w:rPr>
          <w:rFonts w:eastAsia="方正宋刻本秀楷简体" w:hint="eastAsia"/>
          <w:b/>
          <w:bCs/>
          <w:sz w:val="28"/>
          <w:szCs w:val="36"/>
        </w:rPr>
        <w:t>编程</w:t>
      </w:r>
    </w:p>
    <w:p w14:paraId="43A6A227"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sz w:val="24"/>
          <w:szCs w:val="32"/>
        </w:rPr>
        <w:t>printf</w:t>
      </w:r>
      <w:r>
        <w:rPr>
          <w:rFonts w:eastAsia="方正宋刻本秀楷简体" w:hint="eastAsia"/>
          <w:sz w:val="20"/>
          <w:szCs w:val="22"/>
        </w:rPr>
        <w:tab/>
      </w:r>
      <w:r>
        <w:rPr>
          <w:rFonts w:eastAsia="方正宋刻本秀楷简体" w:hint="eastAsia"/>
          <w:sz w:val="20"/>
          <w:szCs w:val="22"/>
        </w:rPr>
        <w:t>格式化输出</w:t>
      </w:r>
      <w:r>
        <w:rPr>
          <w:rFonts w:eastAsia="方正宋刻本秀楷简体" w:hint="eastAsia"/>
          <w:sz w:val="20"/>
          <w:szCs w:val="22"/>
        </w:rPr>
        <w:t>printf</w:t>
      </w:r>
      <w:r>
        <w:rPr>
          <w:rFonts w:eastAsia="方正宋刻本秀楷简体" w:hint="eastAsia"/>
          <w:sz w:val="20"/>
          <w:szCs w:val="22"/>
        </w:rPr>
        <w:tab/>
      </w:r>
      <w:r>
        <w:rPr>
          <w:rFonts w:eastAsia="方正宋刻本秀楷简体"/>
          <w:sz w:val="20"/>
          <w:szCs w:val="22"/>
        </w:rPr>
        <w:t>‘</w:t>
      </w:r>
      <w:r>
        <w:rPr>
          <w:rFonts w:eastAsia="方正宋刻本秀楷简体" w:hint="eastAsia"/>
          <w:sz w:val="20"/>
          <w:szCs w:val="22"/>
        </w:rPr>
        <w:t>输出类型格式</w:t>
      </w:r>
      <w:r>
        <w:rPr>
          <w:rFonts w:eastAsia="方正宋刻本秀楷简体"/>
          <w:sz w:val="20"/>
          <w:szCs w:val="22"/>
        </w:rPr>
        <w:t>’</w:t>
      </w:r>
      <w:r>
        <w:rPr>
          <w:rFonts w:eastAsia="方正宋刻本秀楷简体" w:hint="eastAsia"/>
          <w:sz w:val="20"/>
          <w:szCs w:val="22"/>
        </w:rPr>
        <w:t xml:space="preserve"> </w:t>
      </w:r>
      <w:r>
        <w:rPr>
          <w:rFonts w:eastAsia="方正宋刻本秀楷简体" w:hint="eastAsia"/>
          <w:sz w:val="20"/>
          <w:szCs w:val="22"/>
        </w:rPr>
        <w:t>输出内容</w:t>
      </w:r>
      <w:r>
        <w:rPr>
          <w:rFonts w:eastAsia="方正宋刻本秀楷简体" w:hint="eastAsia"/>
          <w:sz w:val="20"/>
          <w:szCs w:val="22"/>
        </w:rPr>
        <w:t xml:space="preserve">   </w:t>
      </w:r>
      <w:proofErr w:type="gramStart"/>
      <w:r>
        <w:rPr>
          <w:rFonts w:eastAsia="方正宋刻本秀楷简体" w:hint="eastAsia"/>
          <w:sz w:val="20"/>
          <w:szCs w:val="22"/>
        </w:rPr>
        <w:t>不</w:t>
      </w:r>
      <w:proofErr w:type="gramEnd"/>
      <w:r>
        <w:rPr>
          <w:rFonts w:eastAsia="方正宋刻本秀楷简体" w:hint="eastAsia"/>
          <w:sz w:val="20"/>
          <w:szCs w:val="22"/>
        </w:rPr>
        <w:t>自动换行而</w:t>
      </w:r>
      <w:r>
        <w:rPr>
          <w:rFonts w:eastAsia="方正宋刻本秀楷简体" w:hint="eastAsia"/>
          <w:sz w:val="20"/>
          <w:szCs w:val="22"/>
        </w:rPr>
        <w:t>print</w:t>
      </w:r>
      <w:r>
        <w:rPr>
          <w:rFonts w:eastAsia="方正宋刻本秀楷简体" w:hint="eastAsia"/>
          <w:sz w:val="20"/>
          <w:szCs w:val="22"/>
        </w:rPr>
        <w:t>自动换行</w:t>
      </w:r>
    </w:p>
    <w:p w14:paraId="6AA79A2B" w14:textId="77777777" w:rsidR="00ED6DF6" w:rsidRDefault="00ED6DF6">
      <w:pPr>
        <w:adjustRightInd w:val="0"/>
        <w:snapToGrid w:val="0"/>
        <w:ind w:left="840" w:firstLine="420"/>
        <w:rPr>
          <w:rFonts w:eastAsia="方正宋刻本秀楷简体"/>
          <w:sz w:val="20"/>
          <w:szCs w:val="22"/>
        </w:rPr>
      </w:pPr>
      <w:r>
        <w:rPr>
          <w:rFonts w:eastAsia="方正宋刻本秀楷简体" w:hint="eastAsia"/>
          <w:sz w:val="20"/>
          <w:szCs w:val="22"/>
        </w:rPr>
        <w:t>输出类型</w:t>
      </w:r>
      <w:r>
        <w:rPr>
          <w:rFonts w:eastAsia="方正宋刻本秀楷简体" w:hint="eastAsia"/>
          <w:sz w:val="20"/>
          <w:szCs w:val="22"/>
        </w:rPr>
        <w:tab/>
      </w:r>
      <w:r>
        <w:rPr>
          <w:rFonts w:eastAsia="方正宋刻本秀楷简体" w:hint="eastAsia"/>
          <w:sz w:val="20"/>
          <w:szCs w:val="22"/>
        </w:rPr>
        <w:tab/>
        <w:t>%ns</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输出字符串</w:t>
      </w:r>
      <w:r>
        <w:rPr>
          <w:rFonts w:eastAsia="方正宋刻本秀楷简体" w:hint="eastAsia"/>
          <w:sz w:val="20"/>
          <w:szCs w:val="22"/>
        </w:rPr>
        <w:tab/>
        <w:t>%5s</w:t>
      </w:r>
    </w:p>
    <w:p w14:paraId="3AD241F5"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w:t>
      </w:r>
      <w:proofErr w:type="spellStart"/>
      <w:r>
        <w:rPr>
          <w:rFonts w:eastAsia="方正宋刻本秀楷简体" w:hint="eastAsia"/>
          <w:sz w:val="20"/>
          <w:szCs w:val="22"/>
        </w:rPr>
        <w:t>ni</w:t>
      </w:r>
      <w:proofErr w:type="spellEnd"/>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输出整数</w:t>
      </w:r>
      <w:r>
        <w:rPr>
          <w:rFonts w:eastAsia="方正宋刻本秀楷简体" w:hint="eastAsia"/>
          <w:sz w:val="20"/>
          <w:szCs w:val="22"/>
        </w:rPr>
        <w:tab/>
      </w:r>
      <w:r>
        <w:rPr>
          <w:rFonts w:eastAsia="方正宋刻本秀楷简体" w:hint="eastAsia"/>
          <w:sz w:val="20"/>
          <w:szCs w:val="22"/>
        </w:rPr>
        <w:tab/>
        <w:t>%4i</w:t>
      </w:r>
    </w:p>
    <w:p w14:paraId="2F3921C8"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%m.nf</w:t>
      </w:r>
      <w:r>
        <w:rPr>
          <w:rFonts w:eastAsia="方正宋刻本秀楷简体" w:hint="eastAsia"/>
          <w:sz w:val="20"/>
          <w:szCs w:val="22"/>
        </w:rPr>
        <w:tab/>
      </w:r>
      <w:r>
        <w:rPr>
          <w:rFonts w:eastAsia="方正宋刻本秀楷简体" w:hint="eastAsia"/>
          <w:sz w:val="20"/>
          <w:szCs w:val="22"/>
        </w:rPr>
        <w:t>输出浮点数</w:t>
      </w:r>
      <w:r>
        <w:rPr>
          <w:rFonts w:eastAsia="方正宋刻本秀楷简体" w:hint="eastAsia"/>
          <w:sz w:val="20"/>
          <w:szCs w:val="22"/>
        </w:rPr>
        <w:tab/>
        <w:t>%4.2f</w:t>
      </w:r>
      <w:r>
        <w:rPr>
          <w:rFonts w:eastAsia="方正宋刻本秀楷简体" w:hint="eastAsia"/>
          <w:sz w:val="20"/>
          <w:szCs w:val="22"/>
        </w:rPr>
        <w:tab/>
        <w:t>12.34</w:t>
      </w:r>
      <w:r>
        <w:rPr>
          <w:rFonts w:eastAsia="方正宋刻本秀楷简体" w:hint="eastAsia"/>
          <w:sz w:val="20"/>
          <w:szCs w:val="22"/>
        </w:rPr>
        <w:tab/>
      </w:r>
      <w:r>
        <w:rPr>
          <w:rFonts w:eastAsia="方正宋刻本秀楷简体" w:hint="eastAsia"/>
          <w:sz w:val="20"/>
          <w:szCs w:val="22"/>
        </w:rPr>
        <w:t>四位数，两位为小数</w:t>
      </w:r>
    </w:p>
    <w:p w14:paraId="3DD1BDF6" w14:textId="77777777" w:rsidR="00ED6DF6" w:rsidRDefault="00ED6DF6">
      <w:pPr>
        <w:adjustRightInd w:val="0"/>
        <w:snapToGrid w:val="0"/>
        <w:ind w:left="840" w:firstLine="420"/>
        <w:rPr>
          <w:rFonts w:eastAsia="方正宋刻本秀楷简体"/>
          <w:sz w:val="20"/>
          <w:szCs w:val="22"/>
        </w:rPr>
      </w:pPr>
      <w:r>
        <w:rPr>
          <w:rFonts w:eastAsia="方正宋刻本秀楷简体" w:hint="eastAsia"/>
          <w:sz w:val="20"/>
          <w:szCs w:val="22"/>
        </w:rPr>
        <w:t>控制字符</w:t>
      </w:r>
      <w:r>
        <w:rPr>
          <w:rFonts w:eastAsia="方正宋刻本秀楷简体" w:hint="eastAsia"/>
          <w:sz w:val="15"/>
          <w:szCs w:val="18"/>
        </w:rPr>
        <w:tab/>
      </w:r>
      <w:r>
        <w:rPr>
          <w:rFonts w:eastAsia="方正宋刻本秀楷简体" w:hint="eastAsia"/>
          <w:sz w:val="13"/>
          <w:szCs w:val="16"/>
        </w:rPr>
        <w:t>见</w:t>
      </w:r>
      <w:r>
        <w:rPr>
          <w:rFonts w:eastAsia="方正宋刻本秀楷简体" w:hint="eastAsia"/>
          <w:sz w:val="13"/>
          <w:szCs w:val="16"/>
        </w:rPr>
        <w:t>p22</w:t>
      </w:r>
    </w:p>
    <w:p w14:paraId="32716B12"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\n</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换行符</w:t>
      </w:r>
    </w:p>
    <w:p w14:paraId="4425702C"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制表符，</w:t>
      </w:r>
      <w:r>
        <w:rPr>
          <w:rFonts w:eastAsia="方正宋刻本秀楷简体" w:hint="eastAsia"/>
          <w:sz w:val="20"/>
          <w:szCs w:val="22"/>
        </w:rPr>
        <w:t>TAB</w:t>
      </w:r>
      <w:r>
        <w:rPr>
          <w:rFonts w:eastAsia="方正宋刻本秀楷简体" w:hint="eastAsia"/>
          <w:sz w:val="20"/>
          <w:szCs w:val="22"/>
        </w:rPr>
        <w:t>键</w:t>
      </w:r>
    </w:p>
    <w:p w14:paraId="6B4D31A2"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\r</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回车键</w:t>
      </w:r>
    </w:p>
    <w:p w14:paraId="0B75F20A"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printf</w:t>
      </w:r>
      <w:r>
        <w:rPr>
          <w:rFonts w:eastAsia="方正宋刻本秀楷简体" w:hint="eastAsia"/>
          <w:sz w:val="20"/>
          <w:szCs w:val="22"/>
        </w:rPr>
        <w:tab/>
      </w:r>
      <w:r>
        <w:rPr>
          <w:rFonts w:eastAsia="方正宋刻本秀楷简体"/>
          <w:sz w:val="20"/>
          <w:szCs w:val="22"/>
        </w:rPr>
        <w:t>‘</w:t>
      </w:r>
      <w:r>
        <w:rPr>
          <w:rFonts w:eastAsia="方正宋刻本秀楷简体" w:hint="eastAsia"/>
          <w:sz w:val="20"/>
          <w:szCs w:val="22"/>
        </w:rPr>
        <w:t>%s\</w:t>
      </w:r>
      <w:proofErr w:type="gramStart"/>
      <w:r>
        <w:rPr>
          <w:rFonts w:eastAsia="方正宋刻本秀楷简体" w:hint="eastAsia"/>
          <w:sz w:val="20"/>
          <w:szCs w:val="22"/>
        </w:rPr>
        <w:t>t  %</w:t>
      </w:r>
      <w:proofErr w:type="gramEnd"/>
      <w:r>
        <w:rPr>
          <w:rFonts w:eastAsia="方正宋刻本秀楷简体" w:hint="eastAsia"/>
          <w:sz w:val="20"/>
          <w:szCs w:val="22"/>
        </w:rPr>
        <w:t>i\t  %4.2f \t  \n</w:t>
      </w:r>
      <w:r>
        <w:rPr>
          <w:rFonts w:eastAsia="方正宋刻本秀楷简体"/>
          <w:sz w:val="20"/>
          <w:szCs w:val="22"/>
        </w:rPr>
        <w:t>’</w:t>
      </w:r>
      <w:r>
        <w:rPr>
          <w:rFonts w:eastAsia="方正宋刻本秀楷简体" w:hint="eastAsia"/>
          <w:sz w:val="20"/>
          <w:szCs w:val="22"/>
        </w:rPr>
        <w:t xml:space="preserve"> $(cat student|grep -v name)</w:t>
      </w:r>
    </w:p>
    <w:p w14:paraId="46D3298C" w14:textId="77777777" w:rsidR="00ED6DF6" w:rsidRDefault="00ED6DF6">
      <w:pPr>
        <w:adjustRightInd w:val="0"/>
        <w:snapToGrid w:val="0"/>
        <w:ind w:left="2100" w:firstLine="420"/>
        <w:rPr>
          <w:rFonts w:eastAsia="方正宋刻本秀楷简体"/>
          <w:sz w:val="20"/>
          <w:szCs w:val="22"/>
        </w:rPr>
      </w:pPr>
    </w:p>
    <w:p w14:paraId="2DEDB761"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sz w:val="24"/>
          <w:szCs w:val="32"/>
        </w:rPr>
        <w:t>awk</w:t>
      </w:r>
      <w:r>
        <w:rPr>
          <w:rFonts w:eastAsia="方正宋刻本秀楷简体" w:hint="eastAsia"/>
          <w:sz w:val="20"/>
          <w:szCs w:val="22"/>
        </w:rPr>
        <w:tab/>
        <w:t xml:space="preserve"> </w:t>
      </w:r>
      <w:r>
        <w:rPr>
          <w:rFonts w:eastAsia="方正宋刻本秀楷简体" w:hint="eastAsia"/>
          <w:sz w:val="20"/>
          <w:szCs w:val="22"/>
        </w:rPr>
        <w:tab/>
        <w:t xml:space="preserve">awk   </w:t>
      </w:r>
      <w:proofErr w:type="gramStart"/>
      <w:r>
        <w:rPr>
          <w:rFonts w:eastAsia="方正宋刻本秀楷简体"/>
          <w:sz w:val="20"/>
          <w:szCs w:val="22"/>
        </w:rPr>
        <w:t>’</w:t>
      </w:r>
      <w:proofErr w:type="gramEnd"/>
      <w:r>
        <w:rPr>
          <w:rFonts w:eastAsia="方正宋刻本秀楷简体" w:hint="eastAsia"/>
          <w:sz w:val="20"/>
          <w:szCs w:val="22"/>
        </w:rPr>
        <w:t>条件</w:t>
      </w:r>
      <w:r>
        <w:rPr>
          <w:rFonts w:eastAsia="方正宋刻本秀楷简体" w:hint="eastAsia"/>
          <w:sz w:val="20"/>
          <w:szCs w:val="22"/>
        </w:rPr>
        <w:t>1 {</w:t>
      </w:r>
      <w:r>
        <w:rPr>
          <w:rFonts w:eastAsia="方正宋刻本秀楷简体" w:hint="eastAsia"/>
          <w:sz w:val="20"/>
          <w:szCs w:val="22"/>
        </w:rPr>
        <w:t>动作</w:t>
      </w:r>
      <w:r>
        <w:rPr>
          <w:rFonts w:eastAsia="方正宋刻本秀楷简体" w:hint="eastAsia"/>
          <w:sz w:val="20"/>
          <w:szCs w:val="22"/>
        </w:rPr>
        <w:t xml:space="preserve">1}  </w:t>
      </w:r>
      <w:r>
        <w:rPr>
          <w:rFonts w:eastAsia="方正宋刻本秀楷简体" w:hint="eastAsia"/>
          <w:sz w:val="20"/>
          <w:szCs w:val="22"/>
        </w:rPr>
        <w:t>条件</w:t>
      </w:r>
      <w:r>
        <w:rPr>
          <w:rFonts w:eastAsia="方正宋刻本秀楷简体" w:hint="eastAsia"/>
          <w:sz w:val="20"/>
          <w:szCs w:val="22"/>
        </w:rPr>
        <w:t>2 {</w:t>
      </w:r>
      <w:r>
        <w:rPr>
          <w:rFonts w:eastAsia="方正宋刻本秀楷简体" w:hint="eastAsia"/>
          <w:sz w:val="20"/>
          <w:szCs w:val="22"/>
        </w:rPr>
        <w:t>动作</w:t>
      </w:r>
      <w:r>
        <w:rPr>
          <w:rFonts w:eastAsia="方正宋刻本秀楷简体" w:hint="eastAsia"/>
          <w:sz w:val="20"/>
          <w:szCs w:val="22"/>
        </w:rPr>
        <w:t>2} ...</w:t>
      </w:r>
      <w:r>
        <w:rPr>
          <w:rFonts w:eastAsia="方正宋刻本秀楷简体"/>
          <w:sz w:val="20"/>
          <w:szCs w:val="22"/>
        </w:rPr>
        <w:t>’</w:t>
      </w:r>
      <w:r>
        <w:rPr>
          <w:rFonts w:eastAsia="方正宋刻本秀楷简体" w:hint="eastAsia"/>
          <w:sz w:val="20"/>
          <w:szCs w:val="22"/>
        </w:rPr>
        <w:t xml:space="preserve"> </w:t>
      </w:r>
      <w:r>
        <w:rPr>
          <w:rFonts w:eastAsia="方正宋刻本秀楷简体" w:hint="eastAsia"/>
          <w:sz w:val="20"/>
          <w:szCs w:val="22"/>
        </w:rPr>
        <w:t>文件</w:t>
      </w:r>
    </w:p>
    <w:p w14:paraId="13A0BDB6" w14:textId="77777777" w:rsidR="00ED6DF6" w:rsidRDefault="00ED6DF6">
      <w:pPr>
        <w:adjustRightInd w:val="0"/>
        <w:snapToGrid w:val="0"/>
        <w:ind w:left="840" w:firstLine="420"/>
        <w:rPr>
          <w:rFonts w:eastAsia="方正宋刻本秀楷简体"/>
        </w:rPr>
      </w:pPr>
      <w:r>
        <w:rPr>
          <w:rFonts w:eastAsia="方正宋刻本秀楷简体" w:hint="eastAsia"/>
          <w:b/>
          <w:bCs/>
        </w:rPr>
        <w:t>条件</w:t>
      </w:r>
      <w:r>
        <w:rPr>
          <w:rFonts w:eastAsia="方正宋刻本秀楷简体" w:hint="eastAsia"/>
          <w:b/>
          <w:bCs/>
        </w:rPr>
        <w:t>pattern</w:t>
      </w:r>
      <w:r>
        <w:rPr>
          <w:rFonts w:eastAsia="方正宋刻本秀楷简体" w:hint="eastAsia"/>
          <w:b/>
          <w:bCs/>
        </w:rPr>
        <w:tab/>
      </w:r>
    </w:p>
    <w:p w14:paraId="189AAECF" w14:textId="77777777" w:rsidR="00ED6DF6" w:rsidRDefault="00ED6DF6">
      <w:pPr>
        <w:adjustRightInd w:val="0"/>
        <w:snapToGrid w:val="0"/>
        <w:ind w:left="1260" w:firstLine="420"/>
        <w:rPr>
          <w:rFonts w:eastAsia="方正宋刻本秀楷简体"/>
        </w:rPr>
      </w:pPr>
      <w:r>
        <w:rPr>
          <w:rFonts w:eastAsia="方正宋刻本秀楷简体" w:hint="eastAsia"/>
        </w:rPr>
        <w:t>语句块</w:t>
      </w:r>
      <w:r>
        <w:rPr>
          <w:rFonts w:eastAsia="方正宋刻本秀楷简体" w:hint="eastAsia"/>
        </w:rPr>
        <w:tab/>
      </w:r>
      <w:r>
        <w:rPr>
          <w:rFonts w:eastAsia="方正宋刻本秀楷简体" w:hint="eastAsia"/>
        </w:rPr>
        <w:tab/>
        <w:t>BEGIN</w:t>
      </w:r>
      <w:r>
        <w:rPr>
          <w:rFonts w:eastAsia="方正宋刻本秀楷简体" w:hint="eastAsia"/>
        </w:rPr>
        <w:tab/>
      </w:r>
      <w:r>
        <w:rPr>
          <w:rFonts w:eastAsia="方正宋刻本秀楷简体" w:hint="eastAsia"/>
        </w:rPr>
        <w:tab/>
      </w:r>
      <w:r>
        <w:rPr>
          <w:rFonts w:eastAsia="方正宋刻本秀楷简体" w:hint="eastAsia"/>
        </w:rPr>
        <w:t>程序开始尚未读取数据之前执行一次</w:t>
      </w:r>
    </w:p>
    <w:p w14:paraId="0130FDD1" w14:textId="77777777" w:rsidR="00ED6DF6" w:rsidRDefault="00ED6DF6">
      <w:pPr>
        <w:adjustRightInd w:val="0"/>
        <w:snapToGrid w:val="0"/>
        <w:ind w:left="2520" w:firstLine="420"/>
        <w:rPr>
          <w:rFonts w:eastAsia="方正宋刻本秀楷简体"/>
        </w:rPr>
      </w:pPr>
      <w:r>
        <w:rPr>
          <w:rFonts w:eastAsia="方正宋刻本秀楷简体" w:hint="eastAsia"/>
        </w:rPr>
        <w:t>PATTERN</w:t>
      </w:r>
      <w:r>
        <w:rPr>
          <w:rFonts w:eastAsia="方正宋刻本秀楷简体" w:hint="eastAsia"/>
        </w:rPr>
        <w:tab/>
      </w:r>
      <w:r>
        <w:rPr>
          <w:rFonts w:eastAsia="方正宋刻本秀楷简体" w:hint="eastAsia"/>
        </w:rPr>
        <w:tab/>
      </w:r>
      <w:r>
        <w:rPr>
          <w:rFonts w:eastAsia="方正宋刻本秀楷简体" w:hint="eastAsia"/>
        </w:rPr>
        <w:t>主要内容，就是条件</w:t>
      </w:r>
    </w:p>
    <w:p w14:paraId="4F85DA65" w14:textId="77777777" w:rsidR="00ED6DF6" w:rsidRDefault="00ED6DF6">
      <w:pPr>
        <w:adjustRightInd w:val="0"/>
        <w:snapToGrid w:val="0"/>
        <w:ind w:left="2520" w:firstLine="420"/>
        <w:rPr>
          <w:rFonts w:eastAsia="方正宋刻本秀楷简体"/>
        </w:rPr>
      </w:pPr>
      <w:r>
        <w:rPr>
          <w:rFonts w:eastAsia="方正宋刻本秀楷简体" w:hint="eastAsia"/>
        </w:rPr>
        <w:t>END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程序执行完所有数据，结束时执行一次</w:t>
      </w:r>
    </w:p>
    <w:p w14:paraId="5D18399F" w14:textId="77777777" w:rsidR="00ED6DF6" w:rsidRDefault="00ED6DF6">
      <w:pPr>
        <w:adjustRightInd w:val="0"/>
        <w:snapToGrid w:val="0"/>
        <w:ind w:left="3360" w:firstLine="420"/>
        <w:rPr>
          <w:rFonts w:eastAsia="方正宋刻本秀楷简体"/>
        </w:rPr>
      </w:pPr>
      <w:r>
        <w:rPr>
          <w:rFonts w:eastAsia="方正宋刻本秀楷简体" w:hint="eastAsia"/>
        </w:rPr>
        <w:t>以上三者语句块都可无</w:t>
      </w:r>
    </w:p>
    <w:p w14:paraId="05676168" w14:textId="77777777" w:rsidR="00ED6DF6" w:rsidRDefault="00ED6DF6">
      <w:pPr>
        <w:adjustRightInd w:val="0"/>
        <w:snapToGrid w:val="0"/>
        <w:ind w:left="1260" w:firstLine="420"/>
        <w:rPr>
          <w:rFonts w:eastAsia="方正宋刻本秀楷简体"/>
        </w:rPr>
      </w:pPr>
      <w:r>
        <w:rPr>
          <w:rFonts w:eastAsia="方正宋刻本秀楷简体" w:hint="eastAsia"/>
        </w:rPr>
        <w:t>运算</w:t>
      </w:r>
      <w:r>
        <w:rPr>
          <w:rFonts w:eastAsia="方正宋刻本秀楷简体" w:hint="eastAsia"/>
        </w:rPr>
        <w:tab/>
      </w:r>
      <w:r>
        <w:rPr>
          <w:rFonts w:eastAsia="方正宋刻本秀楷简体" w:hint="eastAsia"/>
        </w:rPr>
        <w:tab/>
        <w:t>&lt;</w:t>
      </w:r>
      <w:r>
        <w:rPr>
          <w:rFonts w:eastAsia="方正宋刻本秀楷简体" w:hint="eastAsia"/>
        </w:rPr>
        <w:t>、</w:t>
      </w:r>
      <w:r>
        <w:rPr>
          <w:rFonts w:eastAsia="方正宋刻本秀楷简体" w:hint="eastAsia"/>
        </w:rPr>
        <w:t>&gt;</w:t>
      </w:r>
      <w:r>
        <w:rPr>
          <w:rFonts w:eastAsia="方正宋刻本秀楷简体" w:hint="eastAsia"/>
        </w:rPr>
        <w:t>、</w:t>
      </w:r>
      <w:r>
        <w:rPr>
          <w:rFonts w:eastAsia="方正宋刻本秀楷简体" w:hint="eastAsia"/>
        </w:rPr>
        <w:t>&lt;=</w:t>
      </w:r>
      <w:r>
        <w:rPr>
          <w:rFonts w:eastAsia="方正宋刻本秀楷简体" w:hint="eastAsia"/>
        </w:rPr>
        <w:t>、</w:t>
      </w:r>
      <w:r>
        <w:rPr>
          <w:rFonts w:eastAsia="方正宋刻本秀楷简体" w:hint="eastAsia"/>
        </w:rPr>
        <w:t>&gt;=</w:t>
      </w:r>
      <w:r>
        <w:rPr>
          <w:rFonts w:eastAsia="方正宋刻本秀楷简体" w:hint="eastAsia"/>
        </w:rPr>
        <w:t>、</w:t>
      </w:r>
      <w:r>
        <w:rPr>
          <w:rFonts w:eastAsia="方正宋刻本秀楷简体" w:hint="eastAsia"/>
        </w:rPr>
        <w:t>==</w:t>
      </w:r>
      <w:r>
        <w:rPr>
          <w:rFonts w:eastAsia="方正宋刻本秀楷简体" w:hint="eastAsia"/>
        </w:rPr>
        <w:t>、</w:t>
      </w:r>
      <w:r>
        <w:rPr>
          <w:rFonts w:eastAsia="方正宋刻本秀楷简体" w:hint="eastAsia"/>
        </w:rPr>
        <w:t>!=</w:t>
      </w:r>
    </w:p>
    <w:p w14:paraId="6A1081AF" w14:textId="77777777" w:rsidR="00ED6DF6" w:rsidRDefault="00ED6DF6">
      <w:pPr>
        <w:adjustRightInd w:val="0"/>
        <w:snapToGrid w:val="0"/>
        <w:ind w:left="2520" w:firstLine="420"/>
        <w:rPr>
          <w:rFonts w:eastAsia="方正宋刻本秀楷简体"/>
        </w:rPr>
      </w:pPr>
      <w:r>
        <w:rPr>
          <w:rFonts w:eastAsia="方正宋刻本秀楷简体" w:hint="eastAsia"/>
        </w:rPr>
        <w:t>A~B</w:t>
      </w:r>
      <w:r>
        <w:rPr>
          <w:rFonts w:eastAsia="方正宋刻本秀楷简体" w:hint="eastAsia"/>
        </w:rPr>
        <w:t>判断字符串</w:t>
      </w:r>
      <w:r>
        <w:rPr>
          <w:rFonts w:eastAsia="方正宋刻本秀楷简体" w:hint="eastAsia"/>
        </w:rPr>
        <w:t>A</w:t>
      </w:r>
      <w:r>
        <w:rPr>
          <w:rFonts w:eastAsia="方正宋刻本秀楷简体" w:hint="eastAsia"/>
        </w:rPr>
        <w:t>是否包含匹配</w:t>
      </w:r>
      <w:r>
        <w:rPr>
          <w:rFonts w:eastAsia="方正宋刻本秀楷简体" w:hint="eastAsia"/>
        </w:rPr>
        <w:t>B</w:t>
      </w:r>
      <w:r>
        <w:rPr>
          <w:rFonts w:eastAsia="方正宋刻本秀楷简体" w:hint="eastAsia"/>
        </w:rPr>
        <w:t>的子字符串、</w:t>
      </w:r>
      <w:r>
        <w:rPr>
          <w:rFonts w:eastAsia="方正宋刻本秀楷简体" w:hint="eastAsia"/>
        </w:rPr>
        <w:t>A!~B</w:t>
      </w:r>
      <w:r>
        <w:rPr>
          <w:rFonts w:eastAsia="方正宋刻本秀楷简体" w:hint="eastAsia"/>
        </w:rPr>
        <w:tab/>
      </w:r>
    </w:p>
    <w:p w14:paraId="164C0B8A" w14:textId="77777777" w:rsidR="00ED6DF6" w:rsidRDefault="00ED6DF6">
      <w:pPr>
        <w:adjustRightInd w:val="0"/>
        <w:snapToGrid w:val="0"/>
        <w:ind w:left="1260" w:firstLine="420"/>
        <w:rPr>
          <w:rFonts w:eastAsia="方正宋刻本秀楷简体"/>
        </w:rPr>
      </w:pPr>
      <w:r>
        <w:rPr>
          <w:rFonts w:eastAsia="方正宋刻本秀楷简体" w:hint="eastAsia"/>
        </w:rPr>
        <w:t>正则</w:t>
      </w:r>
      <w:r>
        <w:rPr>
          <w:rFonts w:eastAsia="方正宋刻本秀楷简体" w:hint="eastAsia"/>
        </w:rPr>
        <w:tab/>
      </w:r>
      <w:r>
        <w:rPr>
          <w:rFonts w:eastAsia="方正宋刻本秀楷简体" w:hint="eastAsia"/>
        </w:rPr>
        <w:tab/>
        <w:t>/</w:t>
      </w:r>
      <w:r>
        <w:rPr>
          <w:rFonts w:eastAsia="方正宋刻本秀楷简体" w:hint="eastAsia"/>
        </w:rPr>
        <w:t>正则</w:t>
      </w:r>
      <w:r>
        <w:rPr>
          <w:rFonts w:eastAsia="方正宋刻本秀楷简体" w:hint="eastAsia"/>
        </w:rPr>
        <w:t>/</w:t>
      </w:r>
      <w:r>
        <w:rPr>
          <w:rFonts w:eastAsia="方正宋刻本秀楷简体" w:hint="eastAsia"/>
        </w:rPr>
        <w:tab/>
      </w:r>
    </w:p>
    <w:p w14:paraId="7E63755C" w14:textId="77777777" w:rsidR="00ED6DF6" w:rsidRDefault="00ED6DF6">
      <w:pPr>
        <w:adjustRightInd w:val="0"/>
        <w:snapToGrid w:val="0"/>
        <w:ind w:left="1260" w:firstLine="420"/>
        <w:rPr>
          <w:rFonts w:eastAsia="方正宋刻本秀楷简体"/>
        </w:rPr>
      </w:pPr>
      <w:r>
        <w:rPr>
          <w:rFonts w:eastAsia="方正宋刻本秀楷简体" w:hint="eastAsia"/>
        </w:rPr>
        <w:t>内置变量</w:t>
      </w:r>
      <w:r>
        <w:rPr>
          <w:rFonts w:eastAsia="方正宋刻本秀楷简体" w:hint="eastAsia"/>
        </w:rPr>
        <w:tab/>
        <w:t>$0 $n</w:t>
      </w:r>
      <w:r>
        <w:rPr>
          <w:rFonts w:eastAsia="方正宋刻本秀楷简体" w:hint="eastAsia"/>
        </w:rPr>
        <w:t>，分别代表整体数据、第</w:t>
      </w:r>
      <w:r>
        <w:rPr>
          <w:rFonts w:eastAsia="方正宋刻本秀楷简体" w:hint="eastAsia"/>
        </w:rPr>
        <w:t>n</w:t>
      </w:r>
      <w:r>
        <w:rPr>
          <w:rFonts w:eastAsia="方正宋刻本秀楷简体" w:hint="eastAsia"/>
        </w:rPr>
        <w:t>字段</w:t>
      </w:r>
    </w:p>
    <w:p w14:paraId="489A4E85" w14:textId="77777777" w:rsidR="00ED6DF6" w:rsidRDefault="00ED6DF6">
      <w:pPr>
        <w:adjustRightInd w:val="0"/>
        <w:snapToGrid w:val="0"/>
        <w:ind w:left="2520" w:firstLine="420"/>
        <w:rPr>
          <w:rFonts w:eastAsia="方正宋刻本秀楷简体"/>
        </w:rPr>
      </w:pPr>
      <w:r>
        <w:rPr>
          <w:rFonts w:eastAsia="方正宋刻本秀楷简体" w:hint="eastAsia"/>
        </w:rPr>
        <w:t>NF</w:t>
      </w:r>
      <w:r>
        <w:rPr>
          <w:rFonts w:eastAsia="方正宋刻本秀楷简体" w:hint="eastAsia"/>
        </w:rPr>
        <w:tab/>
      </w:r>
      <w:r>
        <w:rPr>
          <w:rFonts w:eastAsia="方正宋刻本秀楷简体" w:hint="eastAsia"/>
        </w:rPr>
        <w:t>字段数</w:t>
      </w:r>
    </w:p>
    <w:p w14:paraId="62C32725" w14:textId="77777777" w:rsidR="00ED6DF6" w:rsidRDefault="00ED6DF6">
      <w:pPr>
        <w:adjustRightInd w:val="0"/>
        <w:snapToGrid w:val="0"/>
        <w:ind w:left="2520" w:firstLine="420"/>
        <w:rPr>
          <w:rFonts w:eastAsia="方正宋刻本秀楷简体"/>
        </w:rPr>
      </w:pPr>
      <w:r>
        <w:rPr>
          <w:rFonts w:eastAsia="方正宋刻本秀楷简体" w:hint="eastAsia"/>
        </w:rPr>
        <w:t>NR</w:t>
      </w:r>
      <w:r>
        <w:rPr>
          <w:rFonts w:eastAsia="方正宋刻本秀楷简体" w:hint="eastAsia"/>
        </w:rPr>
        <w:tab/>
      </w:r>
      <w:r>
        <w:rPr>
          <w:rFonts w:eastAsia="方正宋刻本秀楷简体" w:hint="eastAsia"/>
        </w:rPr>
        <w:t>行数</w:t>
      </w:r>
    </w:p>
    <w:p w14:paraId="67246528" w14:textId="45FB849E" w:rsidR="00ED6DF6" w:rsidRDefault="00ED6DF6" w:rsidP="003621E2">
      <w:pPr>
        <w:adjustRightInd w:val="0"/>
        <w:snapToGrid w:val="0"/>
        <w:ind w:left="2520" w:firstLine="420"/>
        <w:rPr>
          <w:rFonts w:eastAsia="方正宋刻本秀楷简体"/>
        </w:rPr>
      </w:pPr>
      <w:r>
        <w:rPr>
          <w:rFonts w:eastAsia="方正宋刻本秀楷简体" w:hint="eastAsia"/>
        </w:rPr>
        <w:t>FS</w:t>
      </w:r>
      <w:r>
        <w:rPr>
          <w:rFonts w:eastAsia="方正宋刻本秀楷简体" w:hint="eastAsia"/>
        </w:rPr>
        <w:tab/>
      </w:r>
      <w:r>
        <w:rPr>
          <w:rFonts w:eastAsia="方正宋刻本秀楷简体" w:hint="eastAsia"/>
        </w:rPr>
        <w:t>指定分隔符</w:t>
      </w:r>
    </w:p>
    <w:p w14:paraId="7A49AAC9" w14:textId="77777777" w:rsidR="00ED6DF6" w:rsidRDefault="00ED6DF6">
      <w:pPr>
        <w:adjustRightInd w:val="0"/>
        <w:snapToGrid w:val="0"/>
        <w:ind w:left="1260" w:firstLine="420"/>
        <w:rPr>
          <w:rFonts w:eastAsia="方正宋刻本秀楷简体"/>
        </w:rPr>
      </w:pPr>
    </w:p>
    <w:p w14:paraId="7729D980" w14:textId="77777777" w:rsidR="00ED6DF6" w:rsidRDefault="00ED6DF6">
      <w:pPr>
        <w:adjustRightInd w:val="0"/>
        <w:snapToGrid w:val="0"/>
        <w:ind w:left="840" w:firstLine="420"/>
        <w:rPr>
          <w:rFonts w:eastAsia="方正宋刻本秀楷简体"/>
        </w:rPr>
      </w:pPr>
      <w:r>
        <w:rPr>
          <w:rFonts w:eastAsia="方正宋刻本秀楷简体" w:hint="eastAsia"/>
          <w:b/>
          <w:bCs/>
        </w:rPr>
        <w:t>动作</w:t>
      </w:r>
      <w:r>
        <w:rPr>
          <w:rFonts w:eastAsia="方正宋刻本秀楷简体" w:hint="eastAsia"/>
        </w:rPr>
        <w:tab/>
      </w:r>
      <w:r>
        <w:rPr>
          <w:rFonts w:eastAsia="方正宋刻本秀楷简体" w:hint="eastAsia"/>
        </w:rPr>
        <w:tab/>
      </w:r>
      <w:r>
        <w:rPr>
          <w:rFonts w:eastAsia="方正宋刻本秀楷简体" w:hint="eastAsia"/>
        </w:rPr>
        <w:t>格式化输出</w:t>
      </w:r>
      <w:r>
        <w:rPr>
          <w:rFonts w:eastAsia="方正宋刻本秀楷简体" w:hint="eastAsia"/>
        </w:rPr>
        <w:tab/>
      </w:r>
      <w:r>
        <w:rPr>
          <w:rFonts w:eastAsia="方正宋刻本秀楷简体" w:hint="eastAsia"/>
        </w:rPr>
        <w:t>流程控制语句</w:t>
      </w:r>
      <w:r>
        <w:rPr>
          <w:rFonts w:eastAsia="方正宋刻本秀楷简体" w:hint="eastAsia"/>
        </w:rPr>
        <w:tab/>
      </w:r>
      <w:r>
        <w:rPr>
          <w:rFonts w:eastAsia="方正宋刻本秀楷简体" w:hint="eastAsia"/>
        </w:rPr>
        <w:t>变量或数值赋值</w:t>
      </w:r>
      <w:r>
        <w:rPr>
          <w:rFonts w:eastAsia="方正宋刻本秀楷简体" w:hint="eastAsia"/>
        </w:rPr>
        <w:tab/>
      </w:r>
      <w:r>
        <w:rPr>
          <w:rFonts w:eastAsia="方正宋刻本秀楷简体" w:hint="eastAsia"/>
        </w:rPr>
        <w:t>内置函数</w:t>
      </w:r>
    </w:p>
    <w:p w14:paraId="1B8A06B4" w14:textId="77777777" w:rsidR="00ED6DF6" w:rsidRDefault="00ED6DF6">
      <w:pPr>
        <w:adjustRightInd w:val="0"/>
        <w:snapToGrid w:val="0"/>
        <w:ind w:left="1260" w:firstLine="420"/>
        <w:rPr>
          <w:rFonts w:eastAsia="方正宋刻本秀楷简体"/>
        </w:rPr>
      </w:pPr>
    </w:p>
    <w:p w14:paraId="192FDCF8" w14:textId="77777777" w:rsidR="00ED6DF6" w:rsidRDefault="00ED6DF6">
      <w:pPr>
        <w:adjustRightInd w:val="0"/>
        <w:snapToGrid w:val="0"/>
        <w:ind w:firstLine="420"/>
        <w:rPr>
          <w:rFonts w:eastAsia="方正宋刻本秀楷简体"/>
        </w:rPr>
      </w:pPr>
      <w:proofErr w:type="spellStart"/>
      <w:r>
        <w:rPr>
          <w:rFonts w:eastAsia="方正宋刻本秀楷简体" w:hint="eastAsia"/>
        </w:rPr>
        <w:t>awkv</w:t>
      </w:r>
      <w:proofErr w:type="spellEnd"/>
      <w:r>
        <w:rPr>
          <w:rFonts w:eastAsia="方正宋刻本秀楷简体" w:hint="eastAsia"/>
        </w:rPr>
        <w:t>只要不检测到完整的单引号就不会执行，所以换行加上</w:t>
      </w:r>
      <w:proofErr w:type="gramStart"/>
      <w:r>
        <w:rPr>
          <w:rFonts w:eastAsia="方正宋刻本秀楷简体"/>
        </w:rPr>
        <w:t>”</w:t>
      </w:r>
      <w:proofErr w:type="gramEnd"/>
      <w:r>
        <w:rPr>
          <w:rFonts w:eastAsia="方正宋刻本秀楷简体" w:hint="eastAsia"/>
        </w:rPr>
        <w:t>\n</w:t>
      </w:r>
      <w:r>
        <w:rPr>
          <w:rFonts w:eastAsia="方正宋刻本秀楷简体"/>
        </w:rPr>
        <w:t>”</w:t>
      </w:r>
    </w:p>
    <w:p w14:paraId="5C3CC4B3" w14:textId="77777777" w:rsidR="00ED6DF6" w:rsidRDefault="00ED6DF6">
      <w:pPr>
        <w:adjustRightInd w:val="0"/>
        <w:snapToGrid w:val="0"/>
        <w:ind w:firstLine="420"/>
        <w:rPr>
          <w:rFonts w:eastAsia="方正宋刻本秀楷简体"/>
        </w:rPr>
      </w:pPr>
      <w:r>
        <w:rPr>
          <w:rFonts w:eastAsia="方正宋刻本秀楷简体" w:hint="eastAsia"/>
        </w:rPr>
        <w:t>只要分隔开不管是空格还是制表符都识别</w:t>
      </w:r>
      <w:r>
        <w:rPr>
          <w:rFonts w:eastAsia="方正宋刻本秀楷简体" w:hint="eastAsia"/>
          <w:sz w:val="20"/>
          <w:szCs w:val="22"/>
        </w:rPr>
        <w:tab/>
      </w:r>
      <w:r>
        <w:rPr>
          <w:rFonts w:eastAsia="方正宋刻本秀楷简体" w:hint="eastAsia"/>
          <w:b/>
          <w:bCs/>
          <w:sz w:val="20"/>
          <w:szCs w:val="22"/>
        </w:rPr>
        <w:t>默认任意空格</w:t>
      </w:r>
    </w:p>
    <w:p w14:paraId="2252E01F" w14:textId="77777777" w:rsidR="00ED6DF6" w:rsidRDefault="00ED6DF6">
      <w:pPr>
        <w:adjustRightInd w:val="0"/>
        <w:snapToGrid w:val="0"/>
        <w:ind w:firstLine="420"/>
        <w:rPr>
          <w:rFonts w:eastAsia="方正宋刻本秀楷简体"/>
        </w:rPr>
      </w:pPr>
      <w:r>
        <w:rPr>
          <w:rFonts w:eastAsia="方正宋刻本秀楷简体" w:hint="eastAsia"/>
        </w:rPr>
        <w:t>awk</w:t>
      </w:r>
      <w:r>
        <w:rPr>
          <w:rFonts w:eastAsia="方正宋刻本秀楷简体" w:hint="eastAsia"/>
        </w:rPr>
        <w:t>只识别、查找</w:t>
      </w:r>
      <w:r>
        <w:rPr>
          <w:rFonts w:eastAsia="方正宋刻本秀楷简体" w:hint="eastAsia"/>
        </w:rPr>
        <w:t>//</w:t>
      </w:r>
      <w:r>
        <w:rPr>
          <w:rFonts w:eastAsia="方正宋刻本秀楷简体" w:hint="eastAsia"/>
        </w:rPr>
        <w:t>内的字符</w:t>
      </w:r>
    </w:p>
    <w:p w14:paraId="606CB79D" w14:textId="77777777" w:rsidR="00ED6DF6" w:rsidRDefault="00ED6DF6">
      <w:pPr>
        <w:adjustRightInd w:val="0"/>
        <w:snapToGrid w:val="0"/>
        <w:ind w:firstLine="420"/>
        <w:rPr>
          <w:rFonts w:eastAsia="方正宋刻本秀楷简体"/>
        </w:rPr>
      </w:pPr>
      <w:r>
        <w:rPr>
          <w:rFonts w:eastAsia="方正宋刻本秀楷简体" w:hint="eastAsia"/>
        </w:rPr>
        <w:t>有</w:t>
      </w:r>
      <w:r>
        <w:rPr>
          <w:rFonts w:eastAsia="方正宋刻本秀楷简体" w:hint="eastAsia"/>
        </w:rPr>
        <w:t>BEGIN</w:t>
      </w:r>
      <w:r>
        <w:rPr>
          <w:rFonts w:eastAsia="方正宋刻本秀楷简体" w:hint="eastAsia"/>
        </w:rPr>
        <w:t>执行定义动作</w:t>
      </w:r>
      <w:r>
        <w:rPr>
          <w:rFonts w:eastAsia="方正宋刻本秀楷简体" w:hint="eastAsia"/>
        </w:rPr>
        <w:tab/>
      </w:r>
    </w:p>
    <w:p w14:paraId="45CCDE46" w14:textId="77777777" w:rsidR="00ED6DF6" w:rsidRDefault="00ED6DF6">
      <w:pPr>
        <w:adjustRightInd w:val="0"/>
        <w:snapToGrid w:val="0"/>
        <w:ind w:firstLine="420"/>
        <w:rPr>
          <w:rFonts w:eastAsia="方正宋刻本秀楷简体"/>
        </w:rPr>
      </w:pPr>
      <w:r>
        <w:rPr>
          <w:rFonts w:eastAsia="方正宋刻本秀楷简体" w:hint="eastAsia"/>
        </w:rPr>
        <w:t>无</w:t>
      </w:r>
      <w:r>
        <w:rPr>
          <w:rFonts w:eastAsia="方正宋刻本秀楷简体" w:hint="eastAsia"/>
        </w:rPr>
        <w:t>BEGIN</w:t>
      </w:r>
      <w:r>
        <w:rPr>
          <w:rFonts w:eastAsia="方正宋刻本秀楷简体" w:hint="eastAsia"/>
        </w:rPr>
        <w:t>，读入第</w:t>
      </w:r>
      <w:r>
        <w:rPr>
          <w:rFonts w:eastAsia="方正宋刻本秀楷简体" w:hint="eastAsia"/>
        </w:rPr>
        <w:t>1</w:t>
      </w:r>
      <w:r>
        <w:rPr>
          <w:rFonts w:eastAsia="方正宋刻本秀楷简体" w:hint="eastAsia"/>
        </w:rPr>
        <w:t>行，赋予</w:t>
      </w:r>
      <w:r>
        <w:rPr>
          <w:rFonts w:eastAsia="方正宋刻本秀楷简体" w:hint="eastAsia"/>
        </w:rPr>
        <w:t>$0</w:t>
      </w:r>
      <w:r>
        <w:rPr>
          <w:rFonts w:eastAsia="方正宋刻本秀楷简体" w:hint="eastAsia"/>
        </w:rPr>
        <w:t>、</w:t>
      </w:r>
      <w:r>
        <w:rPr>
          <w:rFonts w:eastAsia="方正宋刻本秀楷简体" w:hint="eastAsia"/>
        </w:rPr>
        <w:t>$n</w:t>
      </w:r>
      <w:r>
        <w:rPr>
          <w:rFonts w:eastAsia="方正宋刻本秀楷简体" w:hint="eastAsia"/>
        </w:rPr>
        <w:t>等变量</w:t>
      </w:r>
    </w:p>
    <w:p w14:paraId="5F77EDE8" w14:textId="77777777" w:rsidR="00ED6DF6" w:rsidRDefault="00ED6DF6">
      <w:pPr>
        <w:adjustRightInd w:val="0"/>
        <w:snapToGrid w:val="0"/>
        <w:ind w:firstLine="420"/>
        <w:rPr>
          <w:rFonts w:eastAsia="方正宋刻本秀楷简体"/>
        </w:rPr>
      </w:pPr>
      <w:r>
        <w:rPr>
          <w:rFonts w:eastAsia="方正宋刻本秀楷简体" w:hint="eastAsia"/>
        </w:rPr>
        <w:t>依据条件判断动作是否执行；符合则执行，否则读入下一行，无条件则每行都执行动作</w:t>
      </w:r>
    </w:p>
    <w:p w14:paraId="16EECC41" w14:textId="77777777" w:rsidR="00ED6DF6" w:rsidRDefault="00ED6DF6">
      <w:pPr>
        <w:adjustRightInd w:val="0"/>
        <w:snapToGrid w:val="0"/>
        <w:ind w:firstLine="420"/>
        <w:rPr>
          <w:rFonts w:eastAsia="方正宋刻本秀楷简体"/>
        </w:rPr>
      </w:pPr>
      <w:r>
        <w:rPr>
          <w:rFonts w:eastAsia="方正宋刻本秀楷简体" w:hint="eastAsia"/>
        </w:rPr>
        <w:t>读入下一行重复以上步骤</w:t>
      </w:r>
    </w:p>
    <w:p w14:paraId="621E8D76" w14:textId="77777777" w:rsidR="00ED6DF6" w:rsidRDefault="00ED6DF6">
      <w:pPr>
        <w:adjustRightInd w:val="0"/>
        <w:snapToGrid w:val="0"/>
        <w:ind w:firstLine="420"/>
        <w:rPr>
          <w:rFonts w:eastAsia="方正宋刻本秀楷简体"/>
        </w:rPr>
      </w:pPr>
    </w:p>
    <w:p w14:paraId="4925DC61" w14:textId="77777777" w:rsidR="00ED6DF6" w:rsidRDefault="00ED6DF6">
      <w:pPr>
        <w:adjustRightInd w:val="0"/>
        <w:snapToGrid w:val="0"/>
        <w:ind w:left="420" w:firstLine="420"/>
        <w:rPr>
          <w:rFonts w:eastAsia="方正宋刻本秀楷简体"/>
          <w:b/>
          <w:bCs/>
          <w:color w:val="FF0000"/>
        </w:rPr>
      </w:pPr>
      <w:r>
        <w:rPr>
          <w:rFonts w:eastAsia="方正宋刻本秀楷简体" w:hint="eastAsia"/>
          <w:b/>
          <w:bCs/>
          <w:color w:val="FF0000"/>
        </w:rPr>
        <w:t xml:space="preserve">df |grep sda2|awk </w:t>
      </w:r>
      <w:r>
        <w:rPr>
          <w:rFonts w:eastAsia="方正宋刻本秀楷简体"/>
          <w:b/>
          <w:bCs/>
          <w:color w:val="FF0000"/>
        </w:rPr>
        <w:t>‘</w:t>
      </w:r>
      <w:r>
        <w:rPr>
          <w:rFonts w:eastAsia="方正宋刻本秀楷简体" w:hint="eastAsia"/>
          <w:b/>
          <w:bCs/>
          <w:color w:val="FF0000"/>
        </w:rPr>
        <w:t>{</w:t>
      </w:r>
      <w:proofErr w:type="spellStart"/>
      <w:r>
        <w:rPr>
          <w:rFonts w:eastAsia="方正宋刻本秀楷简体" w:hint="eastAsia"/>
          <w:b/>
          <w:bCs/>
          <w:color w:val="FF0000"/>
        </w:rPr>
        <w:t>printf</w:t>
      </w:r>
      <w:proofErr w:type="spellEnd"/>
      <w:r>
        <w:rPr>
          <w:rFonts w:eastAsia="方正宋刻本秀楷简体" w:hint="eastAsia"/>
          <w:b/>
          <w:bCs/>
          <w:color w:val="FF0000"/>
        </w:rPr>
        <w:t xml:space="preserve"> </w:t>
      </w:r>
      <w:r>
        <w:rPr>
          <w:rFonts w:eastAsia="方正宋刻本秀楷简体"/>
          <w:b/>
          <w:bCs/>
          <w:color w:val="FF0000"/>
        </w:rPr>
        <w:t>“</w:t>
      </w:r>
      <w:r>
        <w:rPr>
          <w:rFonts w:eastAsia="方正宋刻本秀楷简体" w:hint="eastAsia"/>
          <w:b/>
          <w:bCs/>
          <w:color w:val="FF0000"/>
        </w:rPr>
        <w:t>$6</w:t>
      </w:r>
      <w:r>
        <w:rPr>
          <w:rFonts w:eastAsia="方正宋刻本秀楷简体"/>
          <w:b/>
          <w:bCs/>
          <w:color w:val="FF0000"/>
        </w:rPr>
        <w:t>”</w:t>
      </w:r>
      <w:r>
        <w:rPr>
          <w:rFonts w:eastAsia="方正宋刻本秀楷简体" w:hint="eastAsia"/>
          <w:b/>
          <w:bCs/>
          <w:color w:val="FF0000"/>
        </w:rPr>
        <w:t>}</w:t>
      </w:r>
      <w:r>
        <w:rPr>
          <w:rFonts w:eastAsia="方正宋刻本秀楷简体"/>
          <w:b/>
          <w:bCs/>
          <w:color w:val="FF0000"/>
        </w:rPr>
        <w:t>’</w:t>
      </w:r>
      <w:r>
        <w:rPr>
          <w:rFonts w:eastAsia="方正宋刻本秀楷简体" w:hint="eastAsia"/>
          <w:b/>
          <w:bCs/>
          <w:color w:val="FF0000"/>
        </w:rPr>
        <w:t xml:space="preserve">|cut -d </w:t>
      </w:r>
      <w:r>
        <w:rPr>
          <w:rFonts w:eastAsia="方正宋刻本秀楷简体"/>
          <w:b/>
          <w:bCs/>
          <w:color w:val="FF0000"/>
        </w:rPr>
        <w:t>“</w:t>
      </w:r>
      <w:r>
        <w:rPr>
          <w:rFonts w:eastAsia="方正宋刻本秀楷简体" w:hint="eastAsia"/>
          <w:b/>
          <w:bCs/>
          <w:color w:val="FF0000"/>
        </w:rPr>
        <w:t>&amp;</w:t>
      </w:r>
      <w:r>
        <w:rPr>
          <w:rFonts w:eastAsia="方正宋刻本秀楷简体"/>
          <w:b/>
          <w:bCs/>
          <w:color w:val="FF0000"/>
        </w:rPr>
        <w:t>”</w:t>
      </w:r>
      <w:r>
        <w:rPr>
          <w:rFonts w:eastAsia="方正宋刻本秀楷简体" w:hint="eastAsia"/>
          <w:b/>
          <w:bCs/>
          <w:color w:val="FF0000"/>
        </w:rPr>
        <w:t xml:space="preserve"> -f 1 </w:t>
      </w:r>
      <w:r>
        <w:rPr>
          <w:rFonts w:eastAsia="方正宋刻本秀楷简体" w:hint="eastAsia"/>
          <w:b/>
          <w:bCs/>
          <w:color w:val="FF0000"/>
        </w:rPr>
        <w:t>获取磁盘利用率不要</w:t>
      </w:r>
      <w:r>
        <w:rPr>
          <w:rFonts w:eastAsia="方正宋刻本秀楷简体" w:hint="eastAsia"/>
          <w:b/>
          <w:bCs/>
          <w:color w:val="FF0000"/>
        </w:rPr>
        <w:t>%</w:t>
      </w:r>
    </w:p>
    <w:p w14:paraId="4C846063" w14:textId="77777777" w:rsidR="00ED6DF6" w:rsidRDefault="00ED6DF6">
      <w:pPr>
        <w:adjustRightInd w:val="0"/>
        <w:snapToGrid w:val="0"/>
        <w:ind w:left="420" w:firstLine="420"/>
        <w:rPr>
          <w:rFonts w:eastAsia="方正宋刻本秀楷简体"/>
          <w:b/>
          <w:bCs/>
          <w:color w:val="FF0000"/>
        </w:rPr>
      </w:pPr>
    </w:p>
    <w:p w14:paraId="0D728611" w14:textId="77777777" w:rsidR="00ED6DF6" w:rsidRDefault="00ED6DF6">
      <w:pPr>
        <w:adjustRightInd w:val="0"/>
        <w:snapToGrid w:val="0"/>
        <w:rPr>
          <w:rFonts w:eastAsia="方正宋刻本秀楷简体"/>
          <w:sz w:val="20"/>
          <w:szCs w:val="22"/>
        </w:rPr>
      </w:pPr>
      <w:r>
        <w:rPr>
          <w:rFonts w:eastAsia="方正宋刻本秀楷简体" w:hint="eastAsia"/>
          <w:sz w:val="20"/>
          <w:szCs w:val="22"/>
        </w:rPr>
        <w:t xml:space="preserve">awk </w:t>
      </w:r>
      <w:proofErr w:type="gramStart"/>
      <w:r>
        <w:rPr>
          <w:rFonts w:eastAsia="方正宋刻本秀楷简体"/>
          <w:sz w:val="20"/>
          <w:szCs w:val="22"/>
        </w:rPr>
        <w:t>‘</w:t>
      </w:r>
      <w:proofErr w:type="gramEnd"/>
      <w:r>
        <w:rPr>
          <w:rFonts w:eastAsia="方正宋刻本秀楷简体" w:hint="eastAsia"/>
          <w:sz w:val="20"/>
          <w:szCs w:val="22"/>
        </w:rPr>
        <w:t xml:space="preserve">BEGIN{printf </w:t>
      </w:r>
      <w:r>
        <w:rPr>
          <w:rFonts w:eastAsia="方正宋刻本秀楷简体"/>
          <w:sz w:val="20"/>
          <w:szCs w:val="22"/>
        </w:rPr>
        <w:t>“</w:t>
      </w:r>
      <w:r>
        <w:rPr>
          <w:rFonts w:eastAsia="方正宋刻本秀楷简体" w:hint="eastAsia"/>
          <w:sz w:val="20"/>
          <w:szCs w:val="22"/>
        </w:rPr>
        <w:t>This is BEGIN \n</w:t>
      </w:r>
      <w:r>
        <w:rPr>
          <w:rFonts w:eastAsia="方正宋刻本秀楷简体"/>
          <w:sz w:val="20"/>
          <w:szCs w:val="22"/>
        </w:rPr>
        <w:t>”</w:t>
      </w:r>
      <w:r>
        <w:rPr>
          <w:rFonts w:eastAsia="方正宋刻本秀楷简体" w:hint="eastAsia"/>
          <w:sz w:val="20"/>
          <w:szCs w:val="22"/>
        </w:rPr>
        <w:t>}{printf</w:t>
      </w:r>
      <w:r>
        <w:rPr>
          <w:rFonts w:eastAsia="方正宋刻本秀楷简体"/>
          <w:sz w:val="20"/>
          <w:szCs w:val="22"/>
        </w:rPr>
        <w:t>”</w:t>
      </w:r>
      <w:r>
        <w:rPr>
          <w:rFonts w:eastAsia="方正宋刻本秀楷简体" w:hint="eastAsia"/>
          <w:sz w:val="20"/>
          <w:szCs w:val="22"/>
        </w:rPr>
        <w:t>END \n</w:t>
      </w:r>
      <w:r>
        <w:rPr>
          <w:rFonts w:eastAsia="方正宋刻本秀楷简体"/>
          <w:sz w:val="20"/>
          <w:szCs w:val="22"/>
        </w:rPr>
        <w:t>”</w:t>
      </w:r>
      <w:r>
        <w:rPr>
          <w:rFonts w:eastAsia="方正宋刻本秀楷简体" w:hint="eastAsia"/>
          <w:sz w:val="20"/>
          <w:szCs w:val="22"/>
        </w:rPr>
        <w:t xml:space="preserve">}{printf $2 </w:t>
      </w:r>
      <w:r>
        <w:rPr>
          <w:rFonts w:eastAsia="方正宋刻本秀楷简体"/>
          <w:sz w:val="20"/>
          <w:szCs w:val="22"/>
        </w:rPr>
        <w:t>“</w:t>
      </w:r>
      <w:r>
        <w:rPr>
          <w:rFonts w:eastAsia="方正宋刻本秀楷简体" w:hint="eastAsia"/>
          <w:sz w:val="20"/>
          <w:szCs w:val="22"/>
        </w:rPr>
        <w:t>\t</w:t>
      </w:r>
      <w:r>
        <w:rPr>
          <w:rFonts w:eastAsia="方正宋刻本秀楷简体"/>
          <w:sz w:val="20"/>
          <w:szCs w:val="22"/>
        </w:rPr>
        <w:t>”</w:t>
      </w:r>
      <w:r>
        <w:rPr>
          <w:rFonts w:eastAsia="方正宋刻本秀楷简体" w:hint="eastAsia"/>
          <w:sz w:val="20"/>
          <w:szCs w:val="22"/>
        </w:rPr>
        <w:t xml:space="preserve"> $6 </w:t>
      </w:r>
      <w:r>
        <w:rPr>
          <w:rFonts w:eastAsia="方正宋刻本秀楷简体"/>
          <w:sz w:val="20"/>
          <w:szCs w:val="22"/>
        </w:rPr>
        <w:t>“</w:t>
      </w:r>
      <w:r>
        <w:rPr>
          <w:rFonts w:eastAsia="方正宋刻本秀楷简体" w:hint="eastAsia"/>
          <w:sz w:val="20"/>
          <w:szCs w:val="22"/>
        </w:rPr>
        <w:t>\n</w:t>
      </w:r>
      <w:r>
        <w:rPr>
          <w:rFonts w:eastAsia="方正宋刻本秀楷简体"/>
          <w:sz w:val="20"/>
          <w:szCs w:val="22"/>
        </w:rPr>
        <w:t>”</w:t>
      </w:r>
      <w:r>
        <w:rPr>
          <w:rFonts w:eastAsia="方正宋刻本秀楷简体" w:hint="eastAsia"/>
          <w:sz w:val="20"/>
          <w:szCs w:val="22"/>
        </w:rPr>
        <w:t xml:space="preserve">}  student </w:t>
      </w:r>
      <w:r>
        <w:rPr>
          <w:rFonts w:eastAsia="方正宋刻本秀楷简体" w:hint="eastAsia"/>
          <w:sz w:val="20"/>
          <w:szCs w:val="22"/>
        </w:rPr>
        <w:t>打印</w:t>
      </w:r>
      <w:r>
        <w:rPr>
          <w:rFonts w:eastAsia="方正宋刻本秀楷简体" w:hint="eastAsia"/>
          <w:sz w:val="20"/>
          <w:szCs w:val="22"/>
        </w:rPr>
        <w:t>2</w:t>
      </w:r>
      <w:r>
        <w:rPr>
          <w:rFonts w:eastAsia="方正宋刻本秀楷简体" w:hint="eastAsia"/>
          <w:sz w:val="20"/>
          <w:szCs w:val="22"/>
        </w:rPr>
        <w:t>、</w:t>
      </w:r>
      <w:r>
        <w:rPr>
          <w:rFonts w:eastAsia="方正宋刻本秀楷简体" w:hint="eastAsia"/>
          <w:sz w:val="20"/>
          <w:szCs w:val="22"/>
        </w:rPr>
        <w:t>6</w:t>
      </w:r>
      <w:r>
        <w:rPr>
          <w:rFonts w:eastAsia="方正宋刻本秀楷简体" w:hint="eastAsia"/>
          <w:sz w:val="20"/>
          <w:szCs w:val="22"/>
        </w:rPr>
        <w:t>字段</w:t>
      </w:r>
    </w:p>
    <w:p w14:paraId="7D8DF451"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 xml:space="preserve">This is BEGIN </w:t>
      </w:r>
    </w:p>
    <w:p w14:paraId="49E2C5D4"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aria</w:t>
      </w:r>
      <w:r>
        <w:rPr>
          <w:rFonts w:eastAsia="方正宋刻本秀楷简体" w:hint="eastAsia"/>
          <w:sz w:val="20"/>
          <w:szCs w:val="22"/>
        </w:rPr>
        <w:tab/>
        <w:t>95.65</w:t>
      </w:r>
    </w:p>
    <w:p w14:paraId="1BCC4057"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END</w:t>
      </w:r>
    </w:p>
    <w:p w14:paraId="05CD19C8" w14:textId="77777777" w:rsidR="00ED6DF6" w:rsidRDefault="00ED6DF6">
      <w:pPr>
        <w:adjustRightInd w:val="0"/>
        <w:snapToGrid w:val="0"/>
        <w:ind w:left="420" w:firstLine="420"/>
        <w:rPr>
          <w:rFonts w:eastAsia="方正宋刻本秀楷简体"/>
          <w:sz w:val="20"/>
          <w:szCs w:val="22"/>
        </w:rPr>
      </w:pPr>
    </w:p>
    <w:p w14:paraId="2862CEC5" w14:textId="77777777" w:rsidR="00ED6DF6" w:rsidRDefault="00ED6DF6">
      <w:pPr>
        <w:adjustRightInd w:val="0"/>
        <w:snapToGrid w:val="0"/>
        <w:ind w:left="420" w:firstLine="420"/>
        <w:rPr>
          <w:rFonts w:eastAsia="方正宋刻本秀楷简体"/>
        </w:rPr>
      </w:pPr>
      <w:r>
        <w:rPr>
          <w:rFonts w:eastAsia="方正宋刻本秀楷简体" w:hint="eastAsia"/>
        </w:rPr>
        <w:t xml:space="preserve">cat student | grep -v name | </w:t>
      </w:r>
      <w:proofErr w:type="gramStart"/>
      <w:r>
        <w:rPr>
          <w:rFonts w:eastAsia="方正宋刻本秀楷简体" w:hint="eastAsia"/>
        </w:rPr>
        <w:t xml:space="preserve">awk  </w:t>
      </w:r>
      <w:r>
        <w:rPr>
          <w:rFonts w:eastAsia="方正宋刻本秀楷简体"/>
        </w:rPr>
        <w:t>’</w:t>
      </w:r>
      <w:proofErr w:type="gramEnd"/>
      <w:r>
        <w:rPr>
          <w:rFonts w:eastAsia="方正宋刻本秀楷简体" w:hint="eastAsia"/>
        </w:rPr>
        <w:t xml:space="preserve">$6 &gt;= 90  {printf $2 </w:t>
      </w:r>
      <w:r>
        <w:rPr>
          <w:rFonts w:eastAsia="方正宋刻本秀楷简体"/>
        </w:rPr>
        <w:t>“</w:t>
      </w:r>
      <w:r>
        <w:rPr>
          <w:rFonts w:eastAsia="方正宋刻本秀楷简体" w:hint="eastAsia"/>
        </w:rPr>
        <w:t>\n</w:t>
      </w:r>
      <w:r>
        <w:rPr>
          <w:rFonts w:eastAsia="方正宋刻本秀楷简体"/>
        </w:rPr>
        <w:t>”</w:t>
      </w:r>
      <w:r>
        <w:rPr>
          <w:rFonts w:eastAsia="方正宋刻本秀楷简体" w:hint="eastAsia"/>
        </w:rPr>
        <w:t>}</w:t>
      </w:r>
      <w:r>
        <w:rPr>
          <w:rFonts w:eastAsia="方正宋刻本秀楷简体"/>
        </w:rPr>
        <w:t>’</w:t>
      </w:r>
    </w:p>
    <w:p w14:paraId="71A32F7C" w14:textId="77777777" w:rsidR="00ED6DF6" w:rsidRDefault="00ED6DF6">
      <w:pPr>
        <w:adjustRightInd w:val="0"/>
        <w:snapToGrid w:val="0"/>
        <w:ind w:left="420" w:firstLine="420"/>
        <w:rPr>
          <w:rFonts w:eastAsia="方正宋刻本秀楷简体"/>
        </w:rPr>
      </w:pPr>
      <w:r>
        <w:rPr>
          <w:rFonts w:eastAsia="方正宋刻本秀楷简体" w:hint="eastAsia"/>
        </w:rPr>
        <w:t xml:space="preserve">awk </w:t>
      </w:r>
      <w:r>
        <w:rPr>
          <w:rFonts w:eastAsia="方正宋刻本秀楷简体"/>
        </w:rPr>
        <w:t>‘</w:t>
      </w:r>
      <w:r>
        <w:rPr>
          <w:rFonts w:eastAsia="方正宋刻本秀楷简体" w:hint="eastAsia"/>
        </w:rPr>
        <w:t xml:space="preserve">$2 ~ /aria/ {printf $6 </w:t>
      </w:r>
      <w:r>
        <w:rPr>
          <w:rFonts w:eastAsia="方正宋刻本秀楷简体"/>
        </w:rPr>
        <w:t>“</w:t>
      </w:r>
      <w:r>
        <w:rPr>
          <w:rFonts w:eastAsia="方正宋刻本秀楷简体" w:hint="eastAsia"/>
        </w:rPr>
        <w:t>\n</w:t>
      </w:r>
      <w:r>
        <w:rPr>
          <w:rFonts w:eastAsia="方正宋刻本秀楷简体"/>
        </w:rPr>
        <w:t>”</w:t>
      </w:r>
      <w:r>
        <w:rPr>
          <w:rFonts w:eastAsia="方正宋刻本秀楷简体" w:hint="eastAsia"/>
        </w:rPr>
        <w:t>}</w:t>
      </w:r>
      <w:r>
        <w:rPr>
          <w:rFonts w:eastAsia="方正宋刻本秀楷简体"/>
        </w:rPr>
        <w:t>’</w:t>
      </w:r>
      <w:r>
        <w:rPr>
          <w:rFonts w:eastAsia="方正宋刻本秀楷简体" w:hint="eastAsia"/>
        </w:rPr>
        <w:t xml:space="preserve"> student</w:t>
      </w:r>
      <w:r>
        <w:rPr>
          <w:rFonts w:eastAsia="方正宋刻本秀楷简体" w:hint="eastAsia"/>
        </w:rPr>
        <w:tab/>
        <w:t>95.65</w:t>
      </w:r>
    </w:p>
    <w:p w14:paraId="1C6192AC" w14:textId="77777777" w:rsidR="00ED6DF6" w:rsidRDefault="00ED6DF6">
      <w:pPr>
        <w:adjustRightInd w:val="0"/>
        <w:snapToGrid w:val="0"/>
        <w:ind w:left="420" w:firstLine="420"/>
        <w:rPr>
          <w:rFonts w:eastAsia="方正宋刻本秀楷简体"/>
        </w:rPr>
      </w:pPr>
      <w:r>
        <w:rPr>
          <w:rFonts w:eastAsia="方正宋刻本秀楷简体" w:hint="eastAsia"/>
        </w:rPr>
        <w:t xml:space="preserve">awk </w:t>
      </w:r>
      <w:r>
        <w:rPr>
          <w:rFonts w:eastAsia="方正宋刻本秀楷简体"/>
        </w:rPr>
        <w:t>‘</w:t>
      </w:r>
      <w:r>
        <w:rPr>
          <w:rFonts w:eastAsia="方正宋刻本秀楷简体" w:hint="eastAsia"/>
        </w:rPr>
        <w:t xml:space="preserve">/aria/ {printf $6 </w:t>
      </w:r>
      <w:r>
        <w:rPr>
          <w:rFonts w:eastAsia="方正宋刻本秀楷简体"/>
        </w:rPr>
        <w:t>“</w:t>
      </w:r>
      <w:r>
        <w:rPr>
          <w:rFonts w:eastAsia="方正宋刻本秀楷简体" w:hint="eastAsia"/>
        </w:rPr>
        <w:t>\n</w:t>
      </w:r>
      <w:r>
        <w:rPr>
          <w:rFonts w:eastAsia="方正宋刻本秀楷简体"/>
        </w:rPr>
        <w:t>”</w:t>
      </w:r>
      <w:r>
        <w:rPr>
          <w:rFonts w:eastAsia="方正宋刻本秀楷简体" w:hint="eastAsia"/>
        </w:rPr>
        <w:t>}</w:t>
      </w:r>
      <w:r>
        <w:rPr>
          <w:rFonts w:eastAsia="方正宋刻本秀楷简体"/>
        </w:rPr>
        <w:t>’</w:t>
      </w:r>
      <w:r>
        <w:rPr>
          <w:rFonts w:eastAsia="方正宋刻本秀楷简体" w:hint="eastAsia"/>
        </w:rPr>
        <w:t xml:space="preserve"> student</w:t>
      </w:r>
      <w:r>
        <w:rPr>
          <w:rFonts w:eastAsia="方正宋刻本秀楷简体" w:hint="eastAsia"/>
        </w:rPr>
        <w:tab/>
      </w:r>
      <w:r>
        <w:rPr>
          <w:rFonts w:eastAsia="方正宋刻本秀楷简体" w:hint="eastAsia"/>
        </w:rPr>
        <w:tab/>
        <w:t>1 aria 82 95 89 95.65</w:t>
      </w:r>
    </w:p>
    <w:p w14:paraId="6644963E" w14:textId="77777777" w:rsidR="00ED6DF6" w:rsidRDefault="00ED6DF6">
      <w:pPr>
        <w:adjustRightInd w:val="0"/>
        <w:snapToGrid w:val="0"/>
        <w:ind w:left="420" w:firstLine="420"/>
        <w:rPr>
          <w:rFonts w:eastAsia="方正宋刻本秀楷简体"/>
          <w:sz w:val="15"/>
          <w:szCs w:val="18"/>
        </w:rPr>
      </w:pPr>
      <w:r>
        <w:rPr>
          <w:rFonts w:eastAsia="方正宋刻本秀楷简体" w:hint="eastAsia"/>
        </w:rPr>
        <w:t>cat  /</w:t>
      </w:r>
      <w:proofErr w:type="spellStart"/>
      <w:r>
        <w:rPr>
          <w:rFonts w:eastAsia="方正宋刻本秀楷简体" w:hint="eastAsia"/>
        </w:rPr>
        <w:t>etc</w:t>
      </w:r>
      <w:proofErr w:type="spellEnd"/>
      <w:r>
        <w:rPr>
          <w:rFonts w:eastAsia="方正宋刻本秀楷简体" w:hint="eastAsia"/>
        </w:rPr>
        <w:t xml:space="preserve">/passwd | grep /bin/bash | awk </w:t>
      </w:r>
      <w:r>
        <w:rPr>
          <w:rFonts w:eastAsia="方正宋刻本秀楷简体"/>
        </w:rPr>
        <w:t>‘</w:t>
      </w:r>
      <w:r>
        <w:rPr>
          <w:rFonts w:eastAsia="方正宋刻本秀楷简体" w:hint="eastAsia"/>
        </w:rPr>
        <w:t xml:space="preserve">BEGIN{FS=:} {printf $1 </w:t>
      </w:r>
      <w:r>
        <w:rPr>
          <w:rFonts w:eastAsia="方正宋刻本秀楷简体"/>
        </w:rPr>
        <w:t>“</w:t>
      </w:r>
      <w:r>
        <w:rPr>
          <w:rFonts w:eastAsia="方正宋刻本秀楷简体" w:hint="eastAsia"/>
        </w:rPr>
        <w:t>\t</w:t>
      </w:r>
      <w:r>
        <w:rPr>
          <w:rFonts w:eastAsia="方正宋刻本秀楷简体"/>
        </w:rPr>
        <w:t>”</w:t>
      </w:r>
      <w:r>
        <w:rPr>
          <w:rFonts w:eastAsia="方正宋刻本秀楷简体" w:hint="eastAsia"/>
        </w:rPr>
        <w:t xml:space="preserve"> $3 </w:t>
      </w:r>
      <w:r>
        <w:rPr>
          <w:rFonts w:eastAsia="方正宋刻本秀楷简体"/>
        </w:rPr>
        <w:t>“</w:t>
      </w:r>
      <w:r>
        <w:rPr>
          <w:rFonts w:eastAsia="方正宋刻本秀楷简体" w:hint="eastAsia"/>
        </w:rPr>
        <w:t>t\</w:t>
      </w:r>
      <w:r>
        <w:rPr>
          <w:rFonts w:eastAsia="方正宋刻本秀楷简体"/>
        </w:rPr>
        <w:t>”</w:t>
      </w:r>
      <w:r>
        <w:rPr>
          <w:rFonts w:eastAsia="方正宋刻本秀楷简体" w:hint="eastAsia"/>
        </w:rPr>
        <w:t xml:space="preserve"> </w:t>
      </w:r>
      <w:r>
        <w:rPr>
          <w:rFonts w:eastAsia="方正宋刻本秀楷简体" w:hint="eastAsia"/>
        </w:rPr>
        <w:t>行</w:t>
      </w:r>
      <w:r>
        <w:rPr>
          <w:rFonts w:eastAsia="方正宋刻本秀楷简体" w:hint="eastAsia"/>
          <w:color w:val="FF0000"/>
        </w:rPr>
        <w:t>\</w:t>
      </w:r>
      <w:r>
        <w:rPr>
          <w:rFonts w:eastAsia="方正宋刻本秀楷简体" w:hint="eastAsia"/>
        </w:rPr>
        <w:t>号</w:t>
      </w:r>
      <w:r>
        <w:rPr>
          <w:rFonts w:eastAsia="方正宋刻本秀楷简体" w:hint="eastAsia"/>
        </w:rPr>
        <w:t>:NR</w:t>
      </w:r>
      <w:r>
        <w:rPr>
          <w:rFonts w:eastAsia="方正宋刻本秀楷简体"/>
        </w:rPr>
        <w:t>“</w:t>
      </w:r>
      <w:r>
        <w:rPr>
          <w:rFonts w:eastAsia="方正宋刻本秀楷简体" w:hint="eastAsia"/>
        </w:rPr>
        <w:t>\t</w:t>
      </w:r>
      <w:r>
        <w:rPr>
          <w:rFonts w:eastAsia="方正宋刻本秀楷简体"/>
        </w:rPr>
        <w:t>”</w:t>
      </w:r>
      <w:r>
        <w:rPr>
          <w:rFonts w:eastAsia="方正宋刻本秀楷简体" w:hint="eastAsia"/>
        </w:rPr>
        <w:t>字段数</w:t>
      </w:r>
      <w:r>
        <w:rPr>
          <w:rFonts w:eastAsia="方正宋刻本秀楷简体" w:hint="eastAsia"/>
        </w:rPr>
        <w:t>:NF</w:t>
      </w:r>
      <w:r>
        <w:rPr>
          <w:rFonts w:eastAsia="方正宋刻本秀楷简体"/>
        </w:rPr>
        <w:t>”</w:t>
      </w:r>
      <w:r>
        <w:rPr>
          <w:rFonts w:eastAsia="方正宋刻本秀楷简体" w:hint="eastAsia"/>
        </w:rPr>
        <w:t>\n</w:t>
      </w:r>
      <w:r>
        <w:rPr>
          <w:rFonts w:eastAsia="方正宋刻本秀楷简体"/>
        </w:rPr>
        <w:t>”</w:t>
      </w:r>
      <w:r>
        <w:rPr>
          <w:rFonts w:eastAsia="方正宋刻本秀楷简体" w:hint="eastAsia"/>
        </w:rPr>
        <w:t>}</w:t>
      </w:r>
      <w:r>
        <w:rPr>
          <w:rFonts w:eastAsia="方正宋刻本秀楷简体"/>
        </w:rPr>
        <w:t>’</w:t>
      </w:r>
      <w:r>
        <w:rPr>
          <w:rFonts w:eastAsia="方正宋刻本秀楷简体" w:hint="eastAsia"/>
        </w:rPr>
        <w:t xml:space="preserve"> </w:t>
      </w:r>
      <w:r>
        <w:rPr>
          <w:rFonts w:eastAsia="方正宋刻本秀楷简体" w:hint="eastAsia"/>
        </w:rPr>
        <w:tab/>
      </w:r>
      <w:r>
        <w:rPr>
          <w:rFonts w:eastAsia="方正宋刻本秀楷简体" w:hint="eastAsia"/>
          <w:sz w:val="15"/>
          <w:szCs w:val="18"/>
        </w:rPr>
        <w:t>命令太长</w:t>
      </w:r>
      <w:r>
        <w:rPr>
          <w:rFonts w:eastAsia="方正宋刻本秀楷简体" w:hint="eastAsia"/>
          <w:sz w:val="15"/>
          <w:szCs w:val="18"/>
        </w:rPr>
        <w:t xml:space="preserve"> </w:t>
      </w:r>
      <w:r>
        <w:rPr>
          <w:rFonts w:eastAsia="方正宋刻本秀楷简体" w:hint="eastAsia"/>
          <w:sz w:val="15"/>
          <w:szCs w:val="18"/>
        </w:rPr>
        <w:t>用</w:t>
      </w:r>
      <w:r>
        <w:rPr>
          <w:rFonts w:eastAsia="方正宋刻本秀楷简体" w:hint="eastAsia"/>
          <w:color w:val="FF0000"/>
          <w:sz w:val="15"/>
          <w:szCs w:val="18"/>
        </w:rPr>
        <w:t>\</w:t>
      </w:r>
      <w:r>
        <w:rPr>
          <w:rFonts w:eastAsia="方正宋刻本秀楷简体" w:hint="eastAsia"/>
          <w:color w:val="FF0000"/>
          <w:sz w:val="15"/>
          <w:szCs w:val="18"/>
        </w:rPr>
        <w:t>回车</w:t>
      </w:r>
      <w:r>
        <w:rPr>
          <w:rFonts w:eastAsia="方正宋刻本秀楷简体" w:hint="eastAsia"/>
          <w:sz w:val="15"/>
          <w:szCs w:val="18"/>
        </w:rPr>
        <w:t>，取消特殊输出来换行，命令继续输出</w:t>
      </w:r>
    </w:p>
    <w:p w14:paraId="7044A67B" w14:textId="77777777" w:rsidR="00ED6DF6" w:rsidRDefault="00ED6DF6">
      <w:pPr>
        <w:adjustRightInd w:val="0"/>
        <w:snapToGrid w:val="0"/>
        <w:ind w:left="420" w:firstLine="420"/>
        <w:rPr>
          <w:rFonts w:eastAsia="方正宋刻本秀楷简体"/>
        </w:rPr>
      </w:pPr>
      <w:r>
        <w:rPr>
          <w:rFonts w:eastAsia="方正宋刻本秀楷简体" w:hint="eastAsia"/>
        </w:rPr>
        <w:t>root</w:t>
      </w:r>
      <w:r>
        <w:rPr>
          <w:rFonts w:eastAsia="方正宋刻本秀楷简体" w:hint="eastAsia"/>
        </w:rPr>
        <w:tab/>
        <w:t>0</w:t>
      </w:r>
      <w:r>
        <w:rPr>
          <w:rFonts w:eastAsia="方正宋刻本秀楷简体" w:hint="eastAsia"/>
        </w:rPr>
        <w:tab/>
      </w:r>
      <w:r>
        <w:rPr>
          <w:rFonts w:eastAsia="方正宋刻本秀楷简体" w:hint="eastAsia"/>
        </w:rPr>
        <w:t>行号</w:t>
      </w:r>
      <w:r>
        <w:rPr>
          <w:rFonts w:eastAsia="方正宋刻本秀楷简体" w:hint="eastAsia"/>
        </w:rPr>
        <w:t>:1</w:t>
      </w:r>
      <w:r>
        <w:rPr>
          <w:rFonts w:eastAsia="方正宋刻本秀楷简体" w:hint="eastAsia"/>
        </w:rPr>
        <w:tab/>
      </w:r>
      <w:r>
        <w:rPr>
          <w:rFonts w:eastAsia="方正宋刻本秀楷简体" w:hint="eastAsia"/>
        </w:rPr>
        <w:tab/>
      </w:r>
      <w:r>
        <w:rPr>
          <w:rFonts w:eastAsia="方正宋刻本秀楷简体" w:hint="eastAsia"/>
        </w:rPr>
        <w:t>字段数</w:t>
      </w:r>
      <w:r>
        <w:rPr>
          <w:rFonts w:eastAsia="方正宋刻本秀楷简体" w:hint="eastAsia"/>
        </w:rPr>
        <w:t>:7</w:t>
      </w:r>
      <w:r>
        <w:rPr>
          <w:rFonts w:eastAsia="方正宋刻本秀楷简体" w:hint="eastAsia"/>
        </w:rPr>
        <w:tab/>
        <w:t>root:</w:t>
      </w:r>
      <w:proofErr w:type="gramStart"/>
      <w:r>
        <w:rPr>
          <w:rFonts w:eastAsia="方正宋刻本秀楷简体" w:hint="eastAsia"/>
        </w:rPr>
        <w:t>x:0:0</w:t>
      </w:r>
      <w:proofErr w:type="gramEnd"/>
      <w:r>
        <w:rPr>
          <w:rFonts w:eastAsia="方正宋刻本秀楷简体" w:hint="eastAsia"/>
        </w:rPr>
        <w:t>::/root:/bin/bash</w:t>
      </w:r>
    </w:p>
    <w:p w14:paraId="14B3B459" w14:textId="77777777" w:rsidR="00ED6DF6" w:rsidRDefault="00ED6DF6">
      <w:pPr>
        <w:adjustRightInd w:val="0"/>
        <w:snapToGrid w:val="0"/>
        <w:rPr>
          <w:rFonts w:eastAsia="方正宋刻本秀楷简体"/>
          <w:b/>
          <w:bCs/>
          <w:sz w:val="24"/>
          <w:szCs w:val="32"/>
        </w:rPr>
      </w:pPr>
      <w:r>
        <w:rPr>
          <w:rFonts w:eastAsia="方正宋刻本秀楷简体"/>
        </w:rPr>
        <w:br w:type="page"/>
      </w:r>
      <w:r>
        <w:rPr>
          <w:rFonts w:eastAsia="方正宋刻本秀楷简体"/>
          <w:b/>
          <w:bCs/>
          <w:sz w:val="24"/>
          <w:szCs w:val="32"/>
        </w:rPr>
        <w:lastRenderedPageBreak/>
        <w:t>awk</w:t>
      </w:r>
      <w:r>
        <w:rPr>
          <w:rFonts w:eastAsia="方正宋刻本秀楷简体"/>
          <w:b/>
          <w:bCs/>
          <w:sz w:val="24"/>
          <w:szCs w:val="32"/>
        </w:rPr>
        <w:t>流程控制</w:t>
      </w:r>
    </w:p>
    <w:p w14:paraId="4D1A70F4" w14:textId="77777777" w:rsidR="00ED6DF6" w:rsidRDefault="00ED6DF6">
      <w:pPr>
        <w:adjustRightInd w:val="0"/>
        <w:snapToGrid w:val="0"/>
        <w:ind w:left="420"/>
        <w:rPr>
          <w:rFonts w:eastAsia="方正宋刻本秀楷简体"/>
        </w:rPr>
      </w:pPr>
      <w:proofErr w:type="spellStart"/>
      <w:r>
        <w:rPr>
          <w:rFonts w:eastAsia="方正宋刻本秀楷简体"/>
        </w:rPr>
        <w:t>awk'NR</w:t>
      </w:r>
      <w:proofErr w:type="spellEnd"/>
      <w:r>
        <w:rPr>
          <w:rFonts w:eastAsia="方正宋刻本秀楷简体"/>
        </w:rPr>
        <w:t>==2{php1=$3}</w:t>
      </w:r>
      <w:r>
        <w:rPr>
          <w:rFonts w:eastAsia="方正宋刻本秀楷简体"/>
        </w:rPr>
        <w:br/>
        <w:t>NR==3{php2=$3}</w:t>
      </w:r>
      <w:r>
        <w:rPr>
          <w:rFonts w:eastAsia="方正宋刻本秀楷简体"/>
        </w:rPr>
        <w:br/>
        <w:t>NR==4{php3=$3;totle=php1+php2+php3;print "</w:t>
      </w:r>
      <w:proofErr w:type="spellStart"/>
      <w:r>
        <w:rPr>
          <w:rFonts w:eastAsia="方正宋刻本秀楷简体"/>
        </w:rPr>
        <w:t>totle</w:t>
      </w:r>
      <w:proofErr w:type="spellEnd"/>
      <w:r>
        <w:rPr>
          <w:rFonts w:eastAsia="方正宋刻本秀楷简体"/>
        </w:rPr>
        <w:t xml:space="preserve"> php is " </w:t>
      </w:r>
      <w:proofErr w:type="spellStart"/>
      <w:r>
        <w:rPr>
          <w:rFonts w:eastAsia="方正宋刻本秀楷简体"/>
        </w:rPr>
        <w:t>totle</w:t>
      </w:r>
      <w:proofErr w:type="spellEnd"/>
      <w:r>
        <w:rPr>
          <w:rFonts w:eastAsia="方正宋刻本秀楷简体"/>
        </w:rPr>
        <w:t>}' student.txt</w:t>
      </w:r>
      <w:r>
        <w:rPr>
          <w:rFonts w:eastAsia="方正宋刻本秀楷简体"/>
        </w:rPr>
        <w:br/>
        <w:t>#</w:t>
      </w:r>
      <w:r>
        <w:rPr>
          <w:rFonts w:eastAsia="方正宋刻本秀楷简体"/>
        </w:rPr>
        <w:t>统计</w:t>
      </w:r>
      <w:r>
        <w:rPr>
          <w:rFonts w:eastAsia="方正宋刻本秀楷简体"/>
        </w:rPr>
        <w:t>PHP</w:t>
      </w:r>
      <w:r>
        <w:rPr>
          <w:rFonts w:eastAsia="方正宋刻本秀楷简体"/>
        </w:rPr>
        <w:t>成绩的总分</w:t>
      </w:r>
    </w:p>
    <w:p w14:paraId="0A6C2A71" w14:textId="77777777" w:rsidR="00ED6DF6" w:rsidRDefault="00ED6DF6">
      <w:pPr>
        <w:adjustRightInd w:val="0"/>
        <w:snapToGrid w:val="0"/>
        <w:ind w:firstLine="420"/>
        <w:rPr>
          <w:rFonts w:eastAsia="方正宋刻本秀楷简体"/>
        </w:rPr>
      </w:pPr>
    </w:p>
    <w:p w14:paraId="72A4F6CE" w14:textId="77777777" w:rsidR="00ED6DF6" w:rsidRDefault="00ED6DF6">
      <w:pPr>
        <w:adjustRightInd w:val="0"/>
        <w:snapToGrid w:val="0"/>
        <w:ind w:firstLine="420"/>
        <w:rPr>
          <w:rFonts w:eastAsia="方正宋刻本秀楷简体"/>
        </w:rPr>
      </w:pPr>
      <w:r>
        <w:rPr>
          <w:rFonts w:eastAsia="方正宋刻本秀楷简体"/>
        </w:rPr>
        <w:t>“NR==4{php3=$</w:t>
      </w:r>
      <w:proofErr w:type="gramStart"/>
      <w:r>
        <w:rPr>
          <w:rFonts w:eastAsia="方正宋刻本秀楷简体"/>
        </w:rPr>
        <w:t>3;totle</w:t>
      </w:r>
      <w:proofErr w:type="gramEnd"/>
      <w:r>
        <w:rPr>
          <w:rFonts w:eastAsia="方正宋刻本秀楷简体"/>
        </w:rPr>
        <w:t xml:space="preserve">=php1+php2+php3;print"totle </w:t>
      </w:r>
      <w:proofErr w:type="spellStart"/>
      <w:r>
        <w:rPr>
          <w:rFonts w:eastAsia="方正宋刻本秀楷简体"/>
        </w:rPr>
        <w:t>phpis"totle</w:t>
      </w:r>
      <w:proofErr w:type="spellEnd"/>
      <w:r>
        <w:rPr>
          <w:rFonts w:eastAsia="方正宋刻本秀楷简体"/>
        </w:rPr>
        <w:t>}”</w:t>
      </w:r>
    </w:p>
    <w:p w14:paraId="3D9D4129" w14:textId="77777777" w:rsidR="00ED6DF6" w:rsidRDefault="00ED6DF6">
      <w:pPr>
        <w:adjustRightInd w:val="0"/>
        <w:snapToGrid w:val="0"/>
        <w:ind w:left="420"/>
        <w:rPr>
          <w:rFonts w:eastAsia="方正宋刻本秀楷简体"/>
        </w:rPr>
      </w:pPr>
      <w:r>
        <w:rPr>
          <w:rFonts w:eastAsia="方正宋刻本秀楷简体"/>
        </w:rPr>
        <w:t>（</w:t>
      </w:r>
      <w:r>
        <w:rPr>
          <w:rFonts w:eastAsia="方正宋刻本秀楷简体"/>
        </w:rPr>
        <w:t>“NR==4”</w:t>
      </w:r>
      <w:r>
        <w:rPr>
          <w:rFonts w:eastAsia="方正宋刻本秀楷简体"/>
        </w:rPr>
        <w:t>是条件</w:t>
      </w:r>
      <w:r>
        <w:rPr>
          <w:rFonts w:eastAsia="方正宋刻本秀楷简体" w:hint="eastAsia"/>
        </w:rPr>
        <w:t>，</w:t>
      </w:r>
      <w:r>
        <w:rPr>
          <w:rFonts w:eastAsia="方正宋刻本秀楷简体"/>
        </w:rPr>
        <w:t>后面</w:t>
      </w:r>
      <w:r>
        <w:rPr>
          <w:rFonts w:eastAsia="方正宋刻本秀楷简体"/>
        </w:rPr>
        <w:t>{}</w:t>
      </w:r>
      <w:r>
        <w:rPr>
          <w:rFonts w:eastAsia="方正宋刻本秀楷简体"/>
        </w:rPr>
        <w:t>中的都是动作）</w:t>
      </w:r>
      <w:r>
        <w:rPr>
          <w:rFonts w:eastAsia="方正宋刻本秀楷简体"/>
        </w:rPr>
        <w:t xml:space="preserve"> </w:t>
      </w:r>
      <w:r>
        <w:rPr>
          <w:rFonts w:eastAsia="方正宋刻本秀楷简体"/>
        </w:rPr>
        <w:t>是指如果输入数据是第四行，</w:t>
      </w:r>
      <w:r>
        <w:rPr>
          <w:rFonts w:eastAsia="方正宋刻本秀楷简体"/>
        </w:rPr>
        <w:t xml:space="preserve"> </w:t>
      </w:r>
      <w:r>
        <w:rPr>
          <w:rFonts w:eastAsia="方正宋刻本秀楷简体"/>
        </w:rPr>
        <w:t>就把第四行的第三个字段的值赋予变量</w:t>
      </w:r>
      <w:r>
        <w:rPr>
          <w:rFonts w:eastAsia="方正宋刻本秀楷简体"/>
        </w:rPr>
        <w:t>“php3”</w:t>
      </w:r>
      <w:r>
        <w:rPr>
          <w:rFonts w:eastAsia="方正宋刻本秀楷简体"/>
        </w:rPr>
        <w:t>；</w:t>
      </w:r>
      <w:r>
        <w:rPr>
          <w:rFonts w:eastAsia="方正宋刻本秀楷简体"/>
        </w:rPr>
        <w:t xml:space="preserve"> </w:t>
      </w:r>
      <w:r>
        <w:rPr>
          <w:rFonts w:eastAsia="方正宋刻本秀楷简体"/>
        </w:rPr>
        <w:t>然后定义变量</w:t>
      </w:r>
      <w:proofErr w:type="spellStart"/>
      <w:r>
        <w:rPr>
          <w:rFonts w:eastAsia="方正宋刻本秀楷简体"/>
        </w:rPr>
        <w:t>totle</w:t>
      </w:r>
      <w:proofErr w:type="spellEnd"/>
      <w:r>
        <w:rPr>
          <w:rFonts w:eastAsia="方正宋刻本秀楷简体"/>
        </w:rPr>
        <w:t>的值是</w:t>
      </w:r>
      <w:r>
        <w:rPr>
          <w:rFonts w:eastAsia="方正宋刻本秀楷简体"/>
        </w:rPr>
        <w:t>“php1+php2+php3”</w:t>
      </w:r>
      <w:r>
        <w:rPr>
          <w:rFonts w:eastAsia="方正宋刻本秀楷简体"/>
        </w:rPr>
        <w:t>；</w:t>
      </w:r>
      <w:r>
        <w:rPr>
          <w:rFonts w:eastAsia="方正宋刻本秀楷简体"/>
        </w:rPr>
        <w:t xml:space="preserve"> </w:t>
      </w:r>
      <w:r>
        <w:rPr>
          <w:rFonts w:eastAsia="方正宋刻本秀楷简体"/>
        </w:rPr>
        <w:t>最后输出</w:t>
      </w:r>
      <w:r>
        <w:rPr>
          <w:rFonts w:eastAsia="方正宋刻本秀楷简体"/>
        </w:rPr>
        <w:t>“</w:t>
      </w:r>
      <w:proofErr w:type="spellStart"/>
      <w:r>
        <w:rPr>
          <w:rFonts w:eastAsia="方正宋刻本秀楷简体"/>
        </w:rPr>
        <w:t>totle</w:t>
      </w:r>
      <w:proofErr w:type="spellEnd"/>
      <w:r>
        <w:rPr>
          <w:rFonts w:eastAsia="方正宋刻本秀楷简体"/>
        </w:rPr>
        <w:t xml:space="preserve"> php is”</w:t>
      </w:r>
      <w:r>
        <w:rPr>
          <w:rFonts w:eastAsia="方正宋刻本秀楷简体"/>
        </w:rPr>
        <w:t>关键字，</w:t>
      </w:r>
      <w:r>
        <w:rPr>
          <w:rFonts w:eastAsia="方正宋刻本秀楷简体"/>
        </w:rPr>
        <w:t xml:space="preserve"> </w:t>
      </w:r>
      <w:r>
        <w:rPr>
          <w:rFonts w:eastAsia="方正宋刻本秀楷简体"/>
        </w:rPr>
        <w:t>后面加变量</w:t>
      </w:r>
      <w:proofErr w:type="spellStart"/>
      <w:r>
        <w:rPr>
          <w:rFonts w:eastAsia="方正宋刻本秀楷简体"/>
        </w:rPr>
        <w:t>totle</w:t>
      </w:r>
      <w:proofErr w:type="spellEnd"/>
      <w:r>
        <w:rPr>
          <w:rFonts w:eastAsia="方正宋刻本秀楷简体"/>
        </w:rPr>
        <w:t>的值。</w:t>
      </w:r>
    </w:p>
    <w:p w14:paraId="54D99357" w14:textId="77777777" w:rsidR="00ED6DF6" w:rsidRDefault="00ED6DF6">
      <w:pPr>
        <w:adjustRightInd w:val="0"/>
        <w:snapToGrid w:val="0"/>
        <w:ind w:firstLine="420"/>
        <w:rPr>
          <w:rFonts w:eastAsia="方正宋刻本秀楷简体"/>
        </w:rPr>
      </w:pPr>
    </w:p>
    <w:p w14:paraId="39F65B74" w14:textId="77777777" w:rsidR="00ED6DF6" w:rsidRDefault="00ED6DF6">
      <w:pPr>
        <w:adjustRightInd w:val="0"/>
        <w:snapToGrid w:val="0"/>
        <w:ind w:left="420"/>
        <w:rPr>
          <w:rFonts w:eastAsia="方正宋刻本秀楷简体"/>
        </w:rPr>
      </w:pPr>
      <w:r>
        <w:rPr>
          <w:rFonts w:eastAsia="方正宋刻本秀楷简体"/>
        </w:rPr>
        <w:t>多个条件</w:t>
      </w:r>
      <w:r>
        <w:rPr>
          <w:rFonts w:eastAsia="方正宋刻本秀楷简体"/>
        </w:rPr>
        <w:t>{</w:t>
      </w:r>
      <w:r>
        <w:rPr>
          <w:rFonts w:eastAsia="方正宋刻本秀楷简体"/>
        </w:rPr>
        <w:t>动作</w:t>
      </w:r>
      <w:r>
        <w:rPr>
          <w:rFonts w:eastAsia="方正宋刻本秀楷简体"/>
        </w:rPr>
        <w:t>}</w:t>
      </w:r>
      <w:r>
        <w:rPr>
          <w:rFonts w:eastAsia="方正宋刻本秀楷简体"/>
        </w:rPr>
        <w:t>可以用空格分隔，</w:t>
      </w:r>
      <w:r>
        <w:rPr>
          <w:rFonts w:eastAsia="方正宋刻本秀楷简体"/>
        </w:rPr>
        <w:t xml:space="preserve"> </w:t>
      </w:r>
      <w:r>
        <w:rPr>
          <w:rFonts w:eastAsia="方正宋刻本秀楷简体"/>
        </w:rPr>
        <w:t>也可以用回车分隔。</w:t>
      </w:r>
      <w:r>
        <w:rPr>
          <w:rFonts w:eastAsia="方正宋刻本秀楷简体" w:hint="eastAsia"/>
        </w:rPr>
        <w:br/>
      </w:r>
      <w:r>
        <w:rPr>
          <w:rFonts w:eastAsia="方正宋刻本秀楷简体"/>
        </w:rPr>
        <w:t>在一个动作中，</w:t>
      </w:r>
      <w:r>
        <w:rPr>
          <w:rFonts w:eastAsia="方正宋刻本秀楷简体"/>
        </w:rPr>
        <w:t xml:space="preserve"> </w:t>
      </w:r>
      <w:r>
        <w:rPr>
          <w:rFonts w:eastAsia="方正宋刻本秀楷简体"/>
        </w:rPr>
        <w:t>如果需要执行多条命令，则需要用</w:t>
      </w:r>
      <w:r>
        <w:rPr>
          <w:rFonts w:eastAsia="方正宋刻本秀楷简体"/>
        </w:rPr>
        <w:t>“;”</w:t>
      </w:r>
      <w:r>
        <w:rPr>
          <w:rFonts w:eastAsia="方正宋刻本秀楷简体"/>
        </w:rPr>
        <w:t>分隔，</w:t>
      </w:r>
      <w:r>
        <w:rPr>
          <w:rFonts w:eastAsia="方正宋刻本秀楷简体"/>
        </w:rPr>
        <w:t xml:space="preserve"> </w:t>
      </w:r>
      <w:r>
        <w:rPr>
          <w:rFonts w:eastAsia="方正宋刻本秀楷简体"/>
        </w:rPr>
        <w:t>或用回车分隔。</w:t>
      </w:r>
      <w:r>
        <w:rPr>
          <w:rFonts w:eastAsia="方正宋刻本秀楷简体" w:hint="eastAsia"/>
        </w:rPr>
        <w:br/>
      </w:r>
      <w:r>
        <w:rPr>
          <w:rFonts w:eastAsia="方正宋刻本秀楷简体"/>
        </w:rPr>
        <w:t>在</w:t>
      </w:r>
      <w:r>
        <w:rPr>
          <w:rFonts w:eastAsia="方正宋刻本秀楷简体"/>
        </w:rPr>
        <w:t>awk</w:t>
      </w:r>
      <w:r>
        <w:rPr>
          <w:rFonts w:eastAsia="方正宋刻本秀楷简体"/>
        </w:rPr>
        <w:t>中，</w:t>
      </w:r>
      <w:r>
        <w:rPr>
          <w:rFonts w:eastAsia="方正宋刻本秀楷简体"/>
        </w:rPr>
        <w:t xml:space="preserve"> </w:t>
      </w:r>
      <w:r>
        <w:rPr>
          <w:rFonts w:eastAsia="方正宋刻本秀楷简体"/>
        </w:rPr>
        <w:t>变量的赋值与调用都不需要加入</w:t>
      </w:r>
      <w:r>
        <w:rPr>
          <w:rFonts w:eastAsia="方正宋刻本秀楷简体"/>
        </w:rPr>
        <w:t>“$”</w:t>
      </w:r>
      <w:r>
        <w:rPr>
          <w:rFonts w:eastAsia="方正宋刻本秀楷简体"/>
        </w:rPr>
        <w:t>符号。</w:t>
      </w:r>
      <w:r>
        <w:rPr>
          <w:rFonts w:eastAsia="方正宋刻本秀楷简体" w:hint="eastAsia"/>
        </w:rPr>
        <w:br/>
      </w:r>
      <w:r>
        <w:rPr>
          <w:rFonts w:eastAsia="方正宋刻本秀楷简体"/>
        </w:rPr>
        <w:t>在条件中判断两个值是否相同，</w:t>
      </w:r>
      <w:r>
        <w:rPr>
          <w:rFonts w:eastAsia="方正宋刻本秀楷简体"/>
        </w:rPr>
        <w:t xml:space="preserve"> </w:t>
      </w:r>
      <w:r>
        <w:rPr>
          <w:rFonts w:eastAsia="方正宋刻本秀楷简体"/>
        </w:rPr>
        <w:t>请使用</w:t>
      </w:r>
      <w:r>
        <w:rPr>
          <w:rFonts w:eastAsia="方正宋刻本秀楷简体"/>
        </w:rPr>
        <w:t>“==”</w:t>
      </w:r>
      <w:r>
        <w:rPr>
          <w:rFonts w:eastAsia="方正宋刻本秀楷简体"/>
        </w:rPr>
        <w:t>，</w:t>
      </w:r>
      <w:r>
        <w:rPr>
          <w:rFonts w:eastAsia="方正宋刻本秀楷简体"/>
        </w:rPr>
        <w:t xml:space="preserve"> </w:t>
      </w:r>
      <w:r>
        <w:rPr>
          <w:rFonts w:eastAsia="方正宋刻本秀楷简体"/>
        </w:rPr>
        <w:t>以便和变量赋值进行区分。</w:t>
      </w:r>
    </w:p>
    <w:p w14:paraId="3B1F4BBB" w14:textId="77777777" w:rsidR="00ED6DF6" w:rsidRDefault="00ED6DF6">
      <w:pPr>
        <w:adjustRightInd w:val="0"/>
        <w:snapToGrid w:val="0"/>
        <w:ind w:left="420"/>
        <w:rPr>
          <w:rFonts w:eastAsia="方正宋刻本秀楷简体"/>
        </w:rPr>
      </w:pPr>
    </w:p>
    <w:p w14:paraId="3AA90F90" w14:textId="77777777" w:rsidR="00ED6DF6" w:rsidRDefault="00ED6DF6">
      <w:pPr>
        <w:adjustRightInd w:val="0"/>
        <w:snapToGrid w:val="0"/>
        <w:ind w:left="420"/>
        <w:rPr>
          <w:rFonts w:eastAsia="方正宋刻本秀楷简体"/>
        </w:rPr>
      </w:pPr>
      <w:r>
        <w:rPr>
          <w:rFonts w:eastAsia="方正宋刻本秀楷简体" w:hint="eastAsia"/>
        </w:rPr>
        <w:t>awk</w:t>
      </w:r>
      <w:r>
        <w:rPr>
          <w:rFonts w:eastAsia="方正宋刻本秀楷简体" w:hint="eastAsia"/>
        </w:rPr>
        <w:t>自</w:t>
      </w:r>
      <w:proofErr w:type="gramStart"/>
      <w:r>
        <w:rPr>
          <w:rFonts w:eastAsia="方正宋刻本秀楷简体" w:hint="eastAsia"/>
        </w:rPr>
        <w:t>带条件</w:t>
      </w:r>
      <w:proofErr w:type="gramEnd"/>
      <w:r>
        <w:rPr>
          <w:rFonts w:eastAsia="方正宋刻本秀楷简体" w:hint="eastAsia"/>
        </w:rPr>
        <w:t>可判断</w:t>
      </w:r>
    </w:p>
    <w:p w14:paraId="02C6DDDC" w14:textId="77777777" w:rsidR="00ED6DF6" w:rsidRDefault="00ED6DF6">
      <w:pPr>
        <w:adjustRightInd w:val="0"/>
        <w:snapToGrid w:val="0"/>
        <w:ind w:left="420"/>
        <w:rPr>
          <w:rFonts w:eastAsia="方正宋刻本秀楷简体"/>
        </w:rPr>
      </w:pPr>
      <w:r>
        <w:rPr>
          <w:rFonts w:eastAsia="方正宋刻本秀楷简体"/>
        </w:rPr>
        <w:t>awk'{if (NR&gt;=2)</w:t>
      </w:r>
      <w:r>
        <w:rPr>
          <w:rFonts w:eastAsia="方正宋刻本秀楷简体"/>
        </w:rPr>
        <w:br/>
        <w:t xml:space="preserve">{if ($4&gt;90) printf $2 " is a good </w:t>
      </w:r>
      <w:proofErr w:type="gramStart"/>
      <w:r>
        <w:rPr>
          <w:rFonts w:eastAsia="方正宋刻本秀楷简体"/>
        </w:rPr>
        <w:t>man!\</w:t>
      </w:r>
      <w:proofErr w:type="gramEnd"/>
      <w:r>
        <w:rPr>
          <w:rFonts w:eastAsia="方正宋刻本秀楷简体"/>
        </w:rPr>
        <w:t>n"}}' student.txt</w:t>
      </w:r>
    </w:p>
    <w:p w14:paraId="2239EC88" w14:textId="77777777" w:rsidR="00ED6DF6" w:rsidRDefault="00ED6DF6">
      <w:pPr>
        <w:adjustRightInd w:val="0"/>
        <w:snapToGrid w:val="0"/>
        <w:ind w:left="420"/>
        <w:rPr>
          <w:rFonts w:eastAsia="方正宋刻本秀楷简体"/>
        </w:rPr>
      </w:pPr>
    </w:p>
    <w:p w14:paraId="2333EC4F" w14:textId="77777777" w:rsidR="00ED6DF6" w:rsidRDefault="00ED6DF6">
      <w:pPr>
        <w:adjustRightInd w:val="0"/>
        <w:snapToGrid w:val="0"/>
        <w:ind w:left="420"/>
        <w:rPr>
          <w:rFonts w:eastAsia="方正宋刻本秀楷简体"/>
        </w:rPr>
      </w:pPr>
      <w:r>
        <w:rPr>
          <w:rFonts w:eastAsia="方正宋刻本秀楷简体"/>
        </w:rPr>
        <w:t>awk' NR&gt;=2 {test=$4}</w:t>
      </w:r>
      <w:r>
        <w:rPr>
          <w:rFonts w:eastAsia="方正宋刻本秀楷简体"/>
        </w:rPr>
        <w:br/>
        <w:t xml:space="preserve">test&gt;90 {printf $2 " is a good </w:t>
      </w:r>
      <w:proofErr w:type="gramStart"/>
      <w:r>
        <w:rPr>
          <w:rFonts w:eastAsia="方正宋刻本秀楷简体"/>
        </w:rPr>
        <w:t>man!\</w:t>
      </w:r>
      <w:proofErr w:type="gramEnd"/>
      <w:r>
        <w:rPr>
          <w:rFonts w:eastAsia="方正宋刻本秀楷简体"/>
        </w:rPr>
        <w:t>n"}' student.txt</w:t>
      </w:r>
    </w:p>
    <w:p w14:paraId="19FD6772" w14:textId="77777777" w:rsidR="00ED6DF6" w:rsidRDefault="00ED6DF6">
      <w:pPr>
        <w:adjustRightInd w:val="0"/>
        <w:snapToGrid w:val="0"/>
        <w:ind w:left="420"/>
        <w:rPr>
          <w:rFonts w:eastAsia="方正宋刻本秀楷简体"/>
        </w:rPr>
      </w:pPr>
    </w:p>
    <w:p w14:paraId="2976449A" w14:textId="77777777" w:rsidR="00ED6DF6" w:rsidRDefault="00ED6DF6">
      <w:pPr>
        <w:adjustRightInd w:val="0"/>
        <w:snapToGrid w:val="0"/>
        <w:rPr>
          <w:rFonts w:eastAsia="方正宋刻本秀楷简体"/>
          <w:b/>
          <w:bCs/>
          <w:sz w:val="24"/>
          <w:szCs w:val="32"/>
        </w:rPr>
      </w:pPr>
      <w:r>
        <w:rPr>
          <w:rFonts w:eastAsia="方正宋刻本秀楷简体"/>
          <w:b/>
          <w:bCs/>
          <w:sz w:val="24"/>
          <w:szCs w:val="32"/>
        </w:rPr>
        <w:t>awk</w:t>
      </w:r>
      <w:r>
        <w:rPr>
          <w:rFonts w:eastAsia="方正宋刻本秀楷简体"/>
          <w:b/>
          <w:bCs/>
          <w:sz w:val="24"/>
          <w:szCs w:val="32"/>
        </w:rPr>
        <w:t>函数</w:t>
      </w:r>
    </w:p>
    <w:p w14:paraId="393286A9" w14:textId="77777777" w:rsidR="00ED6DF6" w:rsidRDefault="00ED6DF6">
      <w:pPr>
        <w:adjustRightInd w:val="0"/>
        <w:snapToGrid w:val="0"/>
        <w:ind w:left="420"/>
        <w:rPr>
          <w:rFonts w:eastAsia="方正宋刻本秀楷简体"/>
        </w:rPr>
      </w:pPr>
      <w:r>
        <w:rPr>
          <w:rFonts w:eastAsia="方正宋刻本秀楷简体"/>
        </w:rPr>
        <w:t xml:space="preserve">function </w:t>
      </w:r>
      <w:r>
        <w:rPr>
          <w:rFonts w:eastAsia="方正宋刻本秀楷简体"/>
        </w:rPr>
        <w:t>函数名（参数列表）</w:t>
      </w:r>
      <w:r>
        <w:rPr>
          <w:rFonts w:eastAsia="方正宋刻本秀楷简体"/>
        </w:rPr>
        <w:t xml:space="preserve"> {</w:t>
      </w:r>
      <w:r>
        <w:rPr>
          <w:rFonts w:eastAsia="方正宋刻本秀楷简体"/>
        </w:rPr>
        <w:br/>
      </w:r>
      <w:r>
        <w:rPr>
          <w:rFonts w:eastAsia="方正宋刻本秀楷简体"/>
        </w:rPr>
        <w:t>函数体</w:t>
      </w:r>
      <w:r>
        <w:rPr>
          <w:rFonts w:eastAsia="方正宋刻本秀楷简体" w:hint="eastAsia"/>
        </w:rPr>
        <w:br/>
      </w:r>
      <w:r>
        <w:rPr>
          <w:rFonts w:eastAsia="方正宋刻本秀楷简体"/>
        </w:rPr>
        <w:t>}</w:t>
      </w:r>
    </w:p>
    <w:p w14:paraId="6264DC81" w14:textId="77777777" w:rsidR="00ED6DF6" w:rsidRDefault="00ED6DF6">
      <w:pPr>
        <w:adjustRightInd w:val="0"/>
        <w:snapToGrid w:val="0"/>
        <w:ind w:left="420"/>
        <w:rPr>
          <w:rFonts w:eastAsia="方正宋刻本秀楷简体"/>
        </w:rPr>
      </w:pPr>
    </w:p>
    <w:p w14:paraId="526C3C45" w14:textId="77777777" w:rsidR="00ED6DF6" w:rsidRDefault="00ED6DF6">
      <w:pPr>
        <w:adjustRightInd w:val="0"/>
        <w:snapToGrid w:val="0"/>
        <w:ind w:left="420"/>
        <w:rPr>
          <w:rFonts w:eastAsia="方正宋刻本秀楷简体"/>
        </w:rPr>
      </w:pPr>
      <w:r>
        <w:rPr>
          <w:rFonts w:eastAsia="方正宋刻本秀楷简体"/>
        </w:rPr>
        <w:t>awk 'function test(</w:t>
      </w:r>
      <w:proofErr w:type="spellStart"/>
      <w:r>
        <w:rPr>
          <w:rFonts w:eastAsia="方正宋刻本秀楷简体"/>
        </w:rPr>
        <w:t>a,b</w:t>
      </w:r>
      <w:proofErr w:type="spellEnd"/>
      <w:r>
        <w:rPr>
          <w:rFonts w:eastAsia="方正宋刻本秀楷简体"/>
        </w:rPr>
        <w:t xml:space="preserve">) { </w:t>
      </w:r>
      <w:proofErr w:type="spellStart"/>
      <w:r>
        <w:rPr>
          <w:rFonts w:eastAsia="方正宋刻本秀楷简体"/>
        </w:rPr>
        <w:t>printf</w:t>
      </w:r>
      <w:proofErr w:type="spellEnd"/>
      <w:r>
        <w:rPr>
          <w:rFonts w:eastAsia="方正宋刻本秀楷简体"/>
        </w:rPr>
        <w:t xml:space="preserve"> a "\t" b "\n" }</w:t>
      </w:r>
      <w:r>
        <w:rPr>
          <w:rFonts w:eastAsia="方正宋刻本秀楷简体"/>
        </w:rPr>
        <w:br/>
        <w:t>#</w:t>
      </w:r>
      <w:r>
        <w:rPr>
          <w:rFonts w:eastAsia="方正宋刻本秀楷简体"/>
        </w:rPr>
        <w:t>定义函数</w:t>
      </w:r>
      <w:r>
        <w:rPr>
          <w:rFonts w:eastAsia="方正宋刻本秀楷简体"/>
        </w:rPr>
        <w:t>test</w:t>
      </w:r>
      <w:r>
        <w:rPr>
          <w:rFonts w:eastAsia="方正宋刻本秀楷简体"/>
        </w:rPr>
        <w:t>，</w:t>
      </w:r>
      <w:r>
        <w:rPr>
          <w:rFonts w:eastAsia="方正宋刻本秀楷简体"/>
        </w:rPr>
        <w:t xml:space="preserve"> </w:t>
      </w:r>
      <w:r>
        <w:rPr>
          <w:rFonts w:eastAsia="方正宋刻本秀楷简体"/>
        </w:rPr>
        <w:t>包含两个参数，</w:t>
      </w:r>
      <w:r>
        <w:rPr>
          <w:rFonts w:eastAsia="方正宋刻本秀楷简体"/>
        </w:rPr>
        <w:t xml:space="preserve"> </w:t>
      </w:r>
      <w:r>
        <w:rPr>
          <w:rFonts w:eastAsia="方正宋刻本秀楷简体"/>
        </w:rPr>
        <w:t>函数体的内容是输出这两个参数的值</w:t>
      </w:r>
      <w:r>
        <w:rPr>
          <w:rFonts w:eastAsia="方正宋刻本秀楷简体" w:hint="eastAsia"/>
        </w:rPr>
        <w:br/>
      </w:r>
      <w:r>
        <w:rPr>
          <w:rFonts w:eastAsia="方正宋刻本秀楷简体"/>
        </w:rPr>
        <w:t>{ test($2,$6) } ' student.txt</w:t>
      </w:r>
    </w:p>
    <w:p w14:paraId="1D510320" w14:textId="77777777" w:rsidR="00ED6DF6" w:rsidRDefault="00ED6DF6">
      <w:pPr>
        <w:adjustRightInd w:val="0"/>
        <w:snapToGrid w:val="0"/>
        <w:ind w:left="420"/>
        <w:rPr>
          <w:rFonts w:eastAsia="方正宋刻本秀楷简体"/>
        </w:rPr>
      </w:pPr>
    </w:p>
    <w:p w14:paraId="47F1B738" w14:textId="77777777" w:rsidR="00ED6DF6" w:rsidRDefault="00ED6DF6">
      <w:pPr>
        <w:adjustRightInd w:val="0"/>
        <w:snapToGrid w:val="0"/>
        <w:rPr>
          <w:rFonts w:eastAsia="方正宋刻本秀楷简体"/>
          <w:b/>
          <w:bCs/>
          <w:sz w:val="24"/>
          <w:szCs w:val="32"/>
        </w:rPr>
      </w:pPr>
      <w:r>
        <w:rPr>
          <w:rFonts w:eastAsia="方正宋刻本秀楷简体"/>
          <w:b/>
          <w:bCs/>
          <w:sz w:val="24"/>
          <w:szCs w:val="32"/>
        </w:rPr>
        <w:t>awk</w:t>
      </w:r>
      <w:r>
        <w:rPr>
          <w:rFonts w:eastAsia="方正宋刻本秀楷简体"/>
          <w:b/>
          <w:bCs/>
          <w:sz w:val="24"/>
          <w:szCs w:val="32"/>
        </w:rPr>
        <w:t>中的外部脚本调用</w:t>
      </w:r>
    </w:p>
    <w:p w14:paraId="1F0EBBF5" w14:textId="77777777" w:rsidR="00ED6DF6" w:rsidRDefault="00ED6DF6">
      <w:pPr>
        <w:adjustRightInd w:val="0"/>
        <w:snapToGrid w:val="0"/>
        <w:ind w:left="420"/>
        <w:rPr>
          <w:rFonts w:eastAsia="方正宋刻本秀楷简体"/>
        </w:rPr>
      </w:pPr>
      <w:r>
        <w:rPr>
          <w:rFonts w:eastAsia="方正宋刻本秀楷简体"/>
        </w:rPr>
        <w:t>vim pass.awk</w:t>
      </w:r>
      <w:r>
        <w:rPr>
          <w:rFonts w:eastAsia="方正宋刻本秀楷简体"/>
        </w:rPr>
        <w:br/>
        <w:t>BEGIN {FS=":"}</w:t>
      </w:r>
      <w:r>
        <w:rPr>
          <w:rFonts w:eastAsia="方正宋刻本秀楷简体"/>
        </w:rPr>
        <w:br/>
        <w:t>{ print $1 "\t" $3}</w:t>
      </w:r>
    </w:p>
    <w:p w14:paraId="134D6CF7" w14:textId="77777777" w:rsidR="00ED6DF6" w:rsidRDefault="00ED6DF6">
      <w:pPr>
        <w:adjustRightInd w:val="0"/>
        <w:snapToGrid w:val="0"/>
        <w:ind w:left="420"/>
        <w:rPr>
          <w:rFonts w:eastAsia="方正宋刻本秀楷简体"/>
        </w:rPr>
      </w:pPr>
      <w:r>
        <w:rPr>
          <w:rFonts w:eastAsia="方正宋刻本秀楷简体"/>
        </w:rPr>
        <w:br/>
      </w:r>
      <w:r>
        <w:rPr>
          <w:rFonts w:eastAsia="方正宋刻本秀楷简体"/>
        </w:rPr>
        <w:t>然后使用</w:t>
      </w:r>
      <w:r>
        <w:rPr>
          <w:rFonts w:eastAsia="方正宋刻本秀楷简体"/>
        </w:rPr>
        <w:t>“-f”</w:t>
      </w:r>
      <w:r>
        <w:rPr>
          <w:rFonts w:eastAsia="方正宋刻本秀楷简体"/>
        </w:rPr>
        <w:t>选项来调用这个脚本</w:t>
      </w:r>
      <w:r>
        <w:rPr>
          <w:rFonts w:eastAsia="方正宋刻本秀楷简体" w:hint="eastAsia"/>
        </w:rPr>
        <w:br/>
      </w:r>
      <w:r>
        <w:rPr>
          <w:rFonts w:eastAsia="方正宋刻本秀楷简体"/>
        </w:rPr>
        <w:t xml:space="preserve">awk -f </w:t>
      </w:r>
      <w:proofErr w:type="spellStart"/>
      <w:r>
        <w:rPr>
          <w:rFonts w:eastAsia="方正宋刻本秀楷简体"/>
        </w:rPr>
        <w:t>pass.awk</w:t>
      </w:r>
      <w:proofErr w:type="spellEnd"/>
      <w:r>
        <w:rPr>
          <w:rFonts w:eastAsia="方正宋刻本秀楷简体"/>
        </w:rPr>
        <w:t xml:space="preserve"> /</w:t>
      </w:r>
      <w:proofErr w:type="spellStart"/>
      <w:r>
        <w:rPr>
          <w:rFonts w:eastAsia="方正宋刻本秀楷简体"/>
        </w:rPr>
        <w:t>etc</w:t>
      </w:r>
      <w:proofErr w:type="spellEnd"/>
      <w:r>
        <w:rPr>
          <w:rFonts w:eastAsia="方正宋刻本秀楷简体"/>
        </w:rPr>
        <w:t>/passwd</w:t>
      </w:r>
    </w:p>
    <w:p w14:paraId="1C59F3BC" w14:textId="77777777" w:rsidR="00ED6DF6" w:rsidRDefault="00ED6DF6">
      <w:pPr>
        <w:adjustRightInd w:val="0"/>
        <w:snapToGrid w:val="0"/>
        <w:jc w:val="left"/>
        <w:rPr>
          <w:rFonts w:eastAsia="方正宋刻本秀楷简体"/>
          <w:b/>
          <w:bCs/>
          <w:sz w:val="28"/>
          <w:szCs w:val="36"/>
        </w:rPr>
      </w:pPr>
      <w:r>
        <w:rPr>
          <w:rFonts w:eastAsia="方正宋刻本秀楷简体"/>
        </w:rPr>
        <w:br w:type="page"/>
      </w:r>
      <w:r>
        <w:rPr>
          <w:rFonts w:eastAsia="方正宋刻本秀楷简体" w:hint="eastAsia"/>
          <w:b/>
          <w:bCs/>
          <w:sz w:val="28"/>
          <w:szCs w:val="36"/>
        </w:rPr>
        <w:lastRenderedPageBreak/>
        <w:t>sed</w:t>
      </w:r>
      <w:r>
        <w:rPr>
          <w:rFonts w:eastAsia="方正宋刻本秀楷简体"/>
          <w:b/>
          <w:bCs/>
          <w:sz w:val="28"/>
          <w:szCs w:val="36"/>
        </w:rPr>
        <w:tab/>
      </w:r>
      <w:r>
        <w:rPr>
          <w:rFonts w:eastAsia="方正宋刻本秀楷简体"/>
          <w:b/>
          <w:bCs/>
          <w:sz w:val="28"/>
          <w:szCs w:val="36"/>
        </w:rPr>
        <w:tab/>
      </w:r>
      <w:r>
        <w:rPr>
          <w:rFonts w:eastAsia="方正宋刻本秀楷简体" w:hint="eastAsia"/>
          <w:b/>
          <w:bCs/>
          <w:sz w:val="28"/>
          <w:szCs w:val="36"/>
        </w:rPr>
        <w:t>流编辑器数据</w:t>
      </w:r>
      <w:r>
        <w:rPr>
          <w:rFonts w:eastAsia="方正宋刻本秀楷简体"/>
          <w:b/>
          <w:bCs/>
          <w:sz w:val="28"/>
          <w:szCs w:val="36"/>
        </w:rPr>
        <w:tab/>
      </w:r>
      <w:proofErr w:type="gramStart"/>
      <w:r>
        <w:rPr>
          <w:rFonts w:eastAsia="方正宋刻本秀楷简体" w:hint="eastAsia"/>
          <w:b/>
          <w:bCs/>
          <w:sz w:val="28"/>
          <w:szCs w:val="36"/>
        </w:rPr>
        <w:t>增删改查</w:t>
      </w:r>
      <w:proofErr w:type="gramEnd"/>
      <w:r>
        <w:rPr>
          <w:rFonts w:eastAsia="方正宋刻本秀楷简体"/>
          <w:b/>
          <w:bCs/>
          <w:sz w:val="28"/>
          <w:szCs w:val="36"/>
        </w:rPr>
        <w:tab/>
      </w:r>
      <w:r>
        <w:rPr>
          <w:rFonts w:eastAsia="方正宋刻本秀楷简体"/>
          <w:b/>
          <w:bCs/>
          <w:sz w:val="28"/>
          <w:szCs w:val="36"/>
        </w:rPr>
        <w:tab/>
      </w:r>
      <w:r>
        <w:rPr>
          <w:rFonts w:eastAsia="方正宋刻本秀楷简体" w:hint="eastAsia"/>
          <w:b/>
          <w:bCs/>
          <w:sz w:val="28"/>
          <w:szCs w:val="36"/>
        </w:rPr>
        <w:t>主要变成用</w:t>
      </w:r>
      <w:r>
        <w:rPr>
          <w:rFonts w:eastAsia="方正宋刻本秀楷简体"/>
          <w:b/>
          <w:bCs/>
          <w:sz w:val="28"/>
          <w:szCs w:val="36"/>
        </w:rPr>
        <w:tab/>
      </w:r>
    </w:p>
    <w:p w14:paraId="41E82905" w14:textId="77777777" w:rsidR="00ED6DF6" w:rsidRDefault="00ED6DF6">
      <w:pPr>
        <w:adjustRightInd w:val="0"/>
        <w:snapToGrid w:val="0"/>
        <w:jc w:val="left"/>
      </w:pPr>
      <w:r>
        <w:rPr>
          <w:rFonts w:eastAsia="方正宋刻本秀楷简体"/>
          <w:b/>
          <w:bCs/>
          <w:sz w:val="28"/>
          <w:szCs w:val="36"/>
        </w:rPr>
        <w:tab/>
      </w:r>
      <w:r>
        <w:rPr>
          <w:rFonts w:eastAsia="方正宋刻本秀楷简体"/>
          <w:b/>
          <w:bCs/>
          <w:sz w:val="28"/>
          <w:szCs w:val="36"/>
        </w:rPr>
        <w:tab/>
      </w:r>
      <w:r>
        <w:rPr>
          <w:rFonts w:eastAsia="方正宋刻本秀楷简体"/>
          <w:b/>
          <w:bCs/>
          <w:sz w:val="28"/>
          <w:szCs w:val="36"/>
        </w:rPr>
        <w:tab/>
      </w:r>
      <w:r>
        <w:rPr>
          <w:rFonts w:eastAsia="方正宋刻本秀楷简体"/>
          <w:b/>
          <w:bCs/>
          <w:sz w:val="28"/>
          <w:szCs w:val="36"/>
        </w:rPr>
        <w:tab/>
      </w:r>
      <w:r>
        <w:rPr>
          <w:rFonts w:eastAsia="方正宋刻本秀楷简体"/>
        </w:rPr>
        <w:tab/>
      </w:r>
      <w:r w:rsidR="00E40C08">
        <w:rPr>
          <w:noProof/>
        </w:rPr>
        <w:drawing>
          <wp:inline distT="0" distB="0" distL="0" distR="0" wp14:anchorId="586E8411" wp14:editId="22CD6FAC">
            <wp:extent cx="5273675" cy="331724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3317240"/>
                    </a:xfrm>
                    <a:prstGeom prst="rect">
                      <a:avLst/>
                    </a:prstGeom>
                    <a:noFill/>
                    <a:ln>
                      <a:noFill/>
                    </a:ln>
                  </pic:spPr>
                </pic:pic>
              </a:graphicData>
            </a:graphic>
          </wp:inline>
        </w:drawing>
      </w:r>
    </w:p>
    <w:p w14:paraId="027A87BA" w14:textId="77777777" w:rsidR="00ED6DF6" w:rsidRDefault="00ED6DF6">
      <w:pPr>
        <w:adjustRightInd w:val="0"/>
        <w:snapToGrid w:val="0"/>
      </w:pPr>
    </w:p>
    <w:p w14:paraId="31B5950E" w14:textId="77777777" w:rsidR="00ED6DF6" w:rsidRDefault="00ED6DF6">
      <w:pPr>
        <w:adjustRightInd w:val="0"/>
        <w:snapToGrid w:val="0"/>
        <w:ind w:left="420"/>
        <w:rPr>
          <w:rFonts w:eastAsia="方正宋刻本秀楷简体"/>
        </w:rPr>
      </w:pPr>
      <w:r>
        <w:rPr>
          <w:rFonts w:eastAsia="方正宋刻本秀楷简体"/>
        </w:rPr>
        <w:t>sed</w:t>
      </w:r>
      <w:r>
        <w:rPr>
          <w:rFonts w:eastAsia="方正宋刻本秀楷简体"/>
        </w:rPr>
        <w:t>所做的修改并不会直接改变文件的内容（如果是用管道符接收的命令的输出，</w:t>
      </w:r>
      <w:r>
        <w:rPr>
          <w:rFonts w:eastAsia="方正宋刻本秀楷简体"/>
        </w:rPr>
        <w:t xml:space="preserve"> </w:t>
      </w:r>
      <w:r>
        <w:rPr>
          <w:rFonts w:eastAsia="方正宋刻本秀楷简体"/>
        </w:rPr>
        <w:t>则</w:t>
      </w:r>
      <w:proofErr w:type="gramStart"/>
      <w:r>
        <w:rPr>
          <w:rFonts w:eastAsia="方正宋刻本秀楷简体"/>
        </w:rPr>
        <w:t>连文件</w:t>
      </w:r>
      <w:proofErr w:type="gramEnd"/>
      <w:r>
        <w:rPr>
          <w:rFonts w:eastAsia="方正宋刻本秀楷简体"/>
        </w:rPr>
        <w:t>都没有）</w:t>
      </w:r>
      <w:r>
        <w:rPr>
          <w:rFonts w:eastAsia="方正宋刻本秀楷简体"/>
        </w:rPr>
        <w:t xml:space="preserve"> </w:t>
      </w:r>
      <w:r>
        <w:rPr>
          <w:rFonts w:eastAsia="方正宋刻本秀楷简体" w:hint="eastAsia"/>
        </w:rPr>
        <w:t>,</w:t>
      </w:r>
      <w:r>
        <w:rPr>
          <w:rFonts w:eastAsia="方正宋刻本秀楷简体"/>
        </w:rPr>
        <w:t>而是把修改结果只显示到屏幕上，</w:t>
      </w:r>
      <w:r>
        <w:rPr>
          <w:rFonts w:eastAsia="方正宋刻本秀楷简体"/>
        </w:rPr>
        <w:t xml:space="preserve"> </w:t>
      </w:r>
      <w:r>
        <w:rPr>
          <w:rFonts w:eastAsia="方正宋刻本秀楷简体"/>
        </w:rPr>
        <w:t>除非使用</w:t>
      </w:r>
      <w:r>
        <w:rPr>
          <w:rFonts w:eastAsia="方正宋刻本秀楷简体"/>
        </w:rPr>
        <w:t>“-i”</w:t>
      </w:r>
      <w:r>
        <w:rPr>
          <w:rFonts w:eastAsia="方正宋刻本秀楷简体"/>
        </w:rPr>
        <w:t>选项才会直接修改文件</w:t>
      </w:r>
      <w:r>
        <w:rPr>
          <w:rFonts w:eastAsia="方正宋刻本秀楷简体" w:hint="eastAsia"/>
        </w:rPr>
        <w:t>。</w:t>
      </w:r>
    </w:p>
    <w:p w14:paraId="1E24138E" w14:textId="77777777" w:rsidR="00ED6DF6" w:rsidRDefault="00ED6DF6">
      <w:pPr>
        <w:adjustRightInd w:val="0"/>
        <w:snapToGrid w:val="0"/>
        <w:ind w:left="420"/>
        <w:rPr>
          <w:rFonts w:eastAsia="方正宋刻本秀楷简体"/>
        </w:rPr>
      </w:pPr>
    </w:p>
    <w:p w14:paraId="690EF46B" w14:textId="77777777" w:rsidR="00ED6DF6" w:rsidRDefault="00ED6DF6">
      <w:pPr>
        <w:adjustRightInd w:val="0"/>
        <w:snapToGrid w:val="0"/>
        <w:ind w:left="420"/>
        <w:rPr>
          <w:rFonts w:eastAsia="方正宋刻本秀楷简体"/>
        </w:rPr>
      </w:pPr>
      <w:r>
        <w:rPr>
          <w:rFonts w:eastAsia="方正宋刻本秀楷简体"/>
        </w:rPr>
        <w:t>所有的动作必须使用</w:t>
      </w:r>
      <w:r>
        <w:rPr>
          <w:rFonts w:eastAsia="方正宋刻本秀楷简体"/>
        </w:rPr>
        <w:t>“</w:t>
      </w:r>
      <w:r>
        <w:rPr>
          <w:rFonts w:eastAsia="方正宋刻本秀楷简体"/>
        </w:rPr>
        <w:t>单引号</w:t>
      </w:r>
      <w:r>
        <w:rPr>
          <w:rFonts w:eastAsia="方正宋刻本秀楷简体"/>
        </w:rPr>
        <w:t>”</w:t>
      </w:r>
      <w:r>
        <w:rPr>
          <w:rFonts w:eastAsia="方正宋刻本秀楷简体"/>
        </w:rPr>
        <w:t>包含；</w:t>
      </w:r>
      <w:r>
        <w:rPr>
          <w:rFonts w:eastAsia="方正宋刻本秀楷简体"/>
        </w:rPr>
        <w:t xml:space="preserve"> </w:t>
      </w:r>
      <w:r>
        <w:rPr>
          <w:rFonts w:eastAsia="方正宋刻本秀楷简体"/>
        </w:rPr>
        <w:t>其次，在动作中可以使用数字代表行号，</w:t>
      </w:r>
      <w:r>
        <w:rPr>
          <w:rFonts w:eastAsia="方正宋刻本秀楷简体"/>
        </w:rPr>
        <w:t xml:space="preserve"> </w:t>
      </w:r>
      <w:r>
        <w:rPr>
          <w:rFonts w:eastAsia="方正宋刻本秀楷简体"/>
        </w:rPr>
        <w:t>逗号代表连续的行范围。还可以使用</w:t>
      </w:r>
      <w:r>
        <w:rPr>
          <w:rFonts w:eastAsia="方正宋刻本秀楷简体"/>
        </w:rPr>
        <w:t>“$”</w:t>
      </w:r>
      <w:r>
        <w:rPr>
          <w:rFonts w:eastAsia="方正宋刻本秀楷简体"/>
        </w:rPr>
        <w:t>代表最后一行，如果动作是</w:t>
      </w:r>
      <w:r>
        <w:rPr>
          <w:rFonts w:eastAsia="方正宋刻本秀楷简体"/>
        </w:rPr>
        <w:t>“2,$d”</w:t>
      </w:r>
      <w:r>
        <w:rPr>
          <w:rFonts w:eastAsia="方正宋刻本秀楷简体"/>
        </w:rPr>
        <w:t>，则代表从第二行删除到最后一行。</w:t>
      </w:r>
    </w:p>
    <w:p w14:paraId="7DC391CC" w14:textId="77777777" w:rsidR="00ED6DF6" w:rsidRDefault="00ED6DF6">
      <w:pPr>
        <w:adjustRightInd w:val="0"/>
        <w:snapToGrid w:val="0"/>
        <w:ind w:left="420"/>
        <w:rPr>
          <w:rFonts w:eastAsia="方正宋刻本秀楷简体"/>
        </w:rPr>
      </w:pPr>
      <w:r>
        <w:rPr>
          <w:rFonts w:eastAsia="方正宋刻本秀楷简体" w:hint="eastAsia"/>
        </w:rPr>
        <w:t>s</w:t>
      </w:r>
      <w:r>
        <w:rPr>
          <w:rFonts w:eastAsia="方正宋刻本秀楷简体" w:hint="eastAsia"/>
        </w:rPr>
        <w:t>前不加数字表示全文</w:t>
      </w:r>
    </w:p>
    <w:p w14:paraId="52BD32A6" w14:textId="77777777" w:rsidR="00ED6DF6" w:rsidRDefault="00ED6DF6">
      <w:pPr>
        <w:adjustRightInd w:val="0"/>
        <w:snapToGrid w:val="0"/>
        <w:ind w:left="420"/>
        <w:rPr>
          <w:rFonts w:eastAsia="方正宋刻本秀楷简体"/>
        </w:rPr>
      </w:pPr>
    </w:p>
    <w:p w14:paraId="3F4CE7BE" w14:textId="77777777" w:rsidR="00ED6DF6" w:rsidRDefault="00ED6DF6">
      <w:pPr>
        <w:adjustRightInd w:val="0"/>
        <w:snapToGrid w:val="0"/>
        <w:ind w:left="420"/>
        <w:rPr>
          <w:rFonts w:eastAsia="方正宋刻本秀楷简体"/>
        </w:rPr>
      </w:pPr>
      <w:r>
        <w:rPr>
          <w:rFonts w:eastAsia="方正宋刻本秀楷简体"/>
        </w:rPr>
        <w:t>sed -n '2p' student.txt</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显示</w:t>
      </w:r>
    </w:p>
    <w:p w14:paraId="04632AE9" w14:textId="77777777" w:rsidR="00ED6DF6" w:rsidRDefault="00ED6DF6">
      <w:pPr>
        <w:adjustRightInd w:val="0"/>
        <w:snapToGrid w:val="0"/>
        <w:ind w:left="420"/>
        <w:rPr>
          <w:rFonts w:eastAsia="方正宋刻本秀楷简体"/>
        </w:rPr>
      </w:pPr>
      <w:r>
        <w:rPr>
          <w:rFonts w:eastAsia="方正宋刻本秀楷简体"/>
        </w:rPr>
        <w:t>sed '2,4d' student.txt</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删除，实际文本未修改</w:t>
      </w:r>
    </w:p>
    <w:p w14:paraId="6B71D9AD" w14:textId="77777777" w:rsidR="00ED6DF6" w:rsidRDefault="00ED6DF6">
      <w:pPr>
        <w:adjustRightInd w:val="0"/>
        <w:snapToGrid w:val="0"/>
        <w:ind w:left="420"/>
        <w:rPr>
          <w:rFonts w:eastAsia="方正宋刻本秀楷简体"/>
        </w:rPr>
      </w:pPr>
      <w:r>
        <w:rPr>
          <w:rFonts w:eastAsia="方正宋刻本秀楷简体"/>
        </w:rPr>
        <w:t>sed '2a hello' student.txt</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追加</w:t>
      </w:r>
    </w:p>
    <w:p w14:paraId="09B8A20F" w14:textId="77777777" w:rsidR="00ED6DF6" w:rsidRDefault="00ED6DF6">
      <w:pPr>
        <w:adjustRightInd w:val="0"/>
        <w:snapToGrid w:val="0"/>
        <w:ind w:left="420"/>
        <w:rPr>
          <w:rFonts w:eastAsia="方正宋刻本秀楷简体"/>
        </w:rPr>
      </w:pPr>
    </w:p>
    <w:p w14:paraId="0B2DD59F" w14:textId="77777777" w:rsidR="00ED6DF6" w:rsidRDefault="00ED6DF6">
      <w:pPr>
        <w:adjustRightInd w:val="0"/>
        <w:snapToGrid w:val="0"/>
        <w:ind w:left="420"/>
        <w:rPr>
          <w:rFonts w:eastAsia="方正宋刻本秀楷简体"/>
        </w:rPr>
      </w:pPr>
      <w:r>
        <w:rPr>
          <w:rFonts w:eastAsia="方正宋刻本秀楷简体"/>
        </w:rPr>
        <w:t>sed -n'2i hello  \</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插入多行，</w:t>
      </w:r>
      <w:r>
        <w:rPr>
          <w:rFonts w:eastAsia="方正宋刻本秀楷简体" w:hint="eastAsia"/>
        </w:rPr>
        <w:t>\</w:t>
      </w:r>
      <w:r>
        <w:rPr>
          <w:rFonts w:eastAsia="方正宋刻本秀楷简体" w:hint="eastAsia"/>
        </w:rPr>
        <w:t>前必须有空格</w:t>
      </w:r>
    </w:p>
    <w:p w14:paraId="7868E2C4" w14:textId="77777777" w:rsidR="00ED6DF6" w:rsidRDefault="00ED6DF6">
      <w:pPr>
        <w:adjustRightInd w:val="0"/>
        <w:snapToGrid w:val="0"/>
        <w:ind w:left="420"/>
        <w:rPr>
          <w:rFonts w:eastAsia="方正宋刻本秀楷简体"/>
        </w:rPr>
      </w:pPr>
      <w:r>
        <w:rPr>
          <w:rFonts w:eastAsia="方正宋刻本秀楷简体"/>
        </w:rPr>
        <w:t>world' student.txt</w:t>
      </w:r>
      <w:r>
        <w:rPr>
          <w:rFonts w:eastAsia="方正宋刻本秀楷简体"/>
        </w:rPr>
        <w:br/>
        <w:t>hello</w:t>
      </w:r>
      <w:r>
        <w:rPr>
          <w:rFonts w:eastAsia="方正宋刻本秀楷简体"/>
        </w:rPr>
        <w:br/>
        <w:t>world</w:t>
      </w:r>
    </w:p>
    <w:p w14:paraId="6AD06745" w14:textId="77777777" w:rsidR="00ED6DF6" w:rsidRDefault="00ED6DF6">
      <w:pPr>
        <w:adjustRightInd w:val="0"/>
        <w:snapToGrid w:val="0"/>
        <w:ind w:left="420"/>
        <w:rPr>
          <w:rFonts w:eastAsia="方正宋刻本秀楷简体"/>
        </w:rPr>
      </w:pPr>
    </w:p>
    <w:p w14:paraId="5816BBD3" w14:textId="77777777" w:rsidR="00ED6DF6" w:rsidRDefault="00ED6DF6">
      <w:pPr>
        <w:adjustRightInd w:val="0"/>
        <w:snapToGrid w:val="0"/>
        <w:ind w:left="420"/>
        <w:rPr>
          <w:rFonts w:eastAsia="方正宋刻本秀楷简体"/>
        </w:rPr>
      </w:pPr>
      <w:r>
        <w:rPr>
          <w:rFonts w:eastAsia="方正宋刻本秀楷简体"/>
        </w:rPr>
        <w:t>sed '3s/74/99/g' student.txt</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字符替换</w:t>
      </w:r>
    </w:p>
    <w:p w14:paraId="7B306DEF" w14:textId="77777777" w:rsidR="00ED6DF6" w:rsidRDefault="00ED6DF6">
      <w:pPr>
        <w:adjustRightInd w:val="0"/>
        <w:snapToGrid w:val="0"/>
        <w:ind w:left="420"/>
        <w:rPr>
          <w:rFonts w:eastAsia="方正宋刻本秀楷简体"/>
        </w:rPr>
      </w:pPr>
      <w:r>
        <w:rPr>
          <w:rFonts w:eastAsia="方正宋刻本秀楷简体"/>
        </w:rPr>
        <w:t>sed -e 's/Liming//g ; s/Gao//g' student.txt</w:t>
      </w:r>
      <w:r>
        <w:rPr>
          <w:rFonts w:eastAsia="方正宋刻本秀楷简体"/>
        </w:rPr>
        <w:tab/>
      </w:r>
      <w:r>
        <w:rPr>
          <w:rFonts w:eastAsia="方正宋刻本秀楷简体"/>
        </w:rPr>
        <w:tab/>
      </w:r>
      <w:r>
        <w:rPr>
          <w:rFonts w:eastAsia="方正宋刻本秀楷简体" w:hint="eastAsia"/>
        </w:rPr>
        <w:t>多个动作</w:t>
      </w:r>
    </w:p>
    <w:p w14:paraId="0BF65354" w14:textId="77777777" w:rsidR="00ED6DF6" w:rsidRDefault="00ED6DF6">
      <w:pPr>
        <w:adjustRightInd w:val="0"/>
        <w:snapToGrid w:val="0"/>
        <w:rPr>
          <w:rFonts w:eastAsia="方正宋刻本秀楷简体"/>
          <w:b/>
          <w:bCs/>
          <w:sz w:val="40"/>
          <w:szCs w:val="48"/>
        </w:rPr>
      </w:pPr>
      <w:r>
        <w:rPr>
          <w:rFonts w:eastAsia="方正宋刻本秀楷简体"/>
        </w:rPr>
        <w:br w:type="page"/>
      </w:r>
      <w:r>
        <w:rPr>
          <w:rFonts w:eastAsia="方正宋刻本秀楷简体" w:hint="eastAsia"/>
          <w:b/>
          <w:bCs/>
          <w:sz w:val="40"/>
          <w:szCs w:val="48"/>
        </w:rPr>
        <w:lastRenderedPageBreak/>
        <w:t>字符处理命令</w:t>
      </w:r>
    </w:p>
    <w:p w14:paraId="03E76768" w14:textId="77777777" w:rsidR="00ED6DF6" w:rsidRDefault="00ED6DF6">
      <w:pPr>
        <w:adjustRightInd w:val="0"/>
        <w:snapToGrid w:val="0"/>
        <w:ind w:left="420"/>
        <w:rPr>
          <w:rFonts w:eastAsia="方正宋刻本秀楷简体"/>
          <w:b/>
          <w:bCs/>
          <w:sz w:val="28"/>
          <w:szCs w:val="36"/>
        </w:rPr>
      </w:pPr>
      <w:r>
        <w:rPr>
          <w:rFonts w:eastAsia="方正宋刻本秀楷简体" w:hint="eastAsia"/>
          <w:b/>
          <w:bCs/>
          <w:sz w:val="28"/>
          <w:szCs w:val="36"/>
        </w:rPr>
        <w:t>sort</w:t>
      </w:r>
      <w:r>
        <w:rPr>
          <w:rFonts w:eastAsia="方正宋刻本秀楷简体"/>
          <w:b/>
          <w:bCs/>
          <w:sz w:val="28"/>
          <w:szCs w:val="36"/>
        </w:rPr>
        <w:tab/>
      </w:r>
      <w:r>
        <w:rPr>
          <w:rFonts w:eastAsia="方正宋刻本秀楷简体" w:hint="eastAsia"/>
          <w:b/>
          <w:bCs/>
          <w:sz w:val="28"/>
          <w:szCs w:val="36"/>
        </w:rPr>
        <w:t>排序</w:t>
      </w:r>
      <w:r>
        <w:rPr>
          <w:rFonts w:eastAsia="方正宋刻本秀楷简体"/>
          <w:b/>
          <w:bCs/>
          <w:sz w:val="28"/>
          <w:szCs w:val="36"/>
        </w:rPr>
        <w:tab/>
      </w:r>
      <w:r>
        <w:rPr>
          <w:rFonts w:eastAsia="方正宋刻本秀楷简体" w:hint="eastAsia"/>
          <w:b/>
          <w:bCs/>
          <w:sz w:val="28"/>
          <w:szCs w:val="36"/>
        </w:rPr>
        <w:t>选项少，默认即可</w:t>
      </w:r>
    </w:p>
    <w:p w14:paraId="5F76A27F" w14:textId="77777777" w:rsidR="00ED6DF6" w:rsidRDefault="00ED6DF6">
      <w:pPr>
        <w:adjustRightInd w:val="0"/>
        <w:snapToGrid w:val="0"/>
        <w:ind w:left="420" w:firstLine="420"/>
        <w:rPr>
          <w:rFonts w:eastAsia="方正宋刻本秀楷简体"/>
        </w:rPr>
      </w:pPr>
      <w:r>
        <w:rPr>
          <w:rFonts w:eastAsia="方正宋刻本秀楷简体" w:hint="eastAsia"/>
        </w:rPr>
        <w:t>-f</w:t>
      </w:r>
      <w:r>
        <w:rPr>
          <w:rFonts w:eastAsia="方正宋刻本秀楷简体"/>
        </w:rPr>
        <w:tab/>
      </w:r>
      <w:r>
        <w:rPr>
          <w:rFonts w:eastAsia="方正宋刻本秀楷简体"/>
        </w:rPr>
        <w:tab/>
      </w:r>
      <w:r>
        <w:rPr>
          <w:rFonts w:eastAsia="方正宋刻本秀楷简体"/>
        </w:rPr>
        <w:tab/>
      </w:r>
      <w:r>
        <w:rPr>
          <w:rFonts w:eastAsia="方正宋刻本秀楷简体" w:hint="eastAsia"/>
        </w:rPr>
        <w:t>忽略大小写</w:t>
      </w:r>
    </w:p>
    <w:p w14:paraId="6544D84C" w14:textId="77777777" w:rsidR="00ED6DF6" w:rsidRDefault="00ED6DF6">
      <w:pPr>
        <w:adjustRightInd w:val="0"/>
        <w:snapToGrid w:val="0"/>
        <w:ind w:left="420" w:firstLine="420"/>
        <w:rPr>
          <w:rFonts w:eastAsia="方正宋刻本秀楷简体"/>
        </w:rPr>
      </w:pPr>
      <w:r>
        <w:rPr>
          <w:rFonts w:eastAsia="方正宋刻本秀楷简体" w:hint="eastAsia"/>
        </w:rPr>
        <w:t>-b</w:t>
      </w:r>
      <w:r>
        <w:rPr>
          <w:rFonts w:eastAsia="方正宋刻本秀楷简体"/>
        </w:rPr>
        <w:tab/>
      </w:r>
      <w:r>
        <w:rPr>
          <w:rFonts w:eastAsia="方正宋刻本秀楷简体"/>
        </w:rPr>
        <w:tab/>
      </w:r>
      <w:r>
        <w:rPr>
          <w:rFonts w:eastAsia="方正宋刻本秀楷简体"/>
        </w:rPr>
        <w:tab/>
      </w:r>
      <w:r>
        <w:rPr>
          <w:rFonts w:eastAsia="方正宋刻本秀楷简体" w:hint="eastAsia"/>
        </w:rPr>
        <w:t>忽略每行前面的空白部分</w:t>
      </w:r>
    </w:p>
    <w:p w14:paraId="1D2AC69C" w14:textId="77777777" w:rsidR="00ED6DF6" w:rsidRDefault="00ED6DF6">
      <w:pPr>
        <w:adjustRightInd w:val="0"/>
        <w:snapToGrid w:val="0"/>
        <w:ind w:left="420" w:firstLine="420"/>
        <w:rPr>
          <w:rFonts w:eastAsia="方正宋刻本秀楷简体"/>
          <w:b/>
          <w:bCs/>
        </w:rPr>
      </w:pPr>
      <w:r>
        <w:rPr>
          <w:rFonts w:eastAsia="方正宋刻本秀楷简体" w:hint="eastAsia"/>
          <w:b/>
          <w:bCs/>
        </w:rPr>
        <w:t xml:space="preserve">-n </w:t>
      </w:r>
      <w:r>
        <w:rPr>
          <w:rFonts w:eastAsia="方正宋刻本秀楷简体"/>
          <w:b/>
          <w:bCs/>
        </w:rPr>
        <w:tab/>
      </w:r>
      <w:r>
        <w:rPr>
          <w:rFonts w:eastAsia="方正宋刻本秀楷简体"/>
          <w:b/>
          <w:bCs/>
        </w:rPr>
        <w:tab/>
      </w:r>
      <w:r>
        <w:rPr>
          <w:rFonts w:eastAsia="方正宋刻本秀楷简体"/>
          <w:b/>
          <w:bCs/>
        </w:rPr>
        <w:tab/>
      </w:r>
      <w:r>
        <w:rPr>
          <w:rFonts w:eastAsia="方正宋刻本秀楷简体" w:hint="eastAsia"/>
          <w:b/>
          <w:bCs/>
        </w:rPr>
        <w:t>以数值型进行排序，</w:t>
      </w:r>
      <w:r>
        <w:rPr>
          <w:rFonts w:eastAsia="方正宋刻本秀楷简体" w:hint="eastAsia"/>
          <w:b/>
          <w:bCs/>
        </w:rPr>
        <w:t xml:space="preserve"> </w:t>
      </w:r>
      <w:r>
        <w:rPr>
          <w:rFonts w:eastAsia="方正宋刻本秀楷简体" w:hint="eastAsia"/>
          <w:b/>
          <w:bCs/>
        </w:rPr>
        <w:t>默认使用字符串型排序</w:t>
      </w:r>
    </w:p>
    <w:p w14:paraId="0D1210D6" w14:textId="77777777" w:rsidR="00ED6DF6" w:rsidRDefault="00ED6DF6">
      <w:pPr>
        <w:adjustRightInd w:val="0"/>
        <w:snapToGrid w:val="0"/>
        <w:ind w:left="420" w:firstLine="420"/>
        <w:rPr>
          <w:rFonts w:eastAsia="方正宋刻本秀楷简体"/>
          <w:b/>
          <w:bCs/>
        </w:rPr>
      </w:pPr>
      <w:r>
        <w:rPr>
          <w:rFonts w:eastAsia="方正宋刻本秀楷简体" w:hint="eastAsia"/>
          <w:b/>
          <w:bCs/>
        </w:rPr>
        <w:t>-r</w:t>
      </w:r>
      <w:r>
        <w:rPr>
          <w:rFonts w:eastAsia="方正宋刻本秀楷简体"/>
          <w:b/>
          <w:bCs/>
        </w:rPr>
        <w:tab/>
      </w:r>
      <w:r>
        <w:rPr>
          <w:rFonts w:eastAsia="方正宋刻本秀楷简体"/>
          <w:b/>
          <w:bCs/>
        </w:rPr>
        <w:tab/>
      </w:r>
      <w:r>
        <w:rPr>
          <w:rFonts w:eastAsia="方正宋刻本秀楷简体"/>
          <w:b/>
          <w:bCs/>
        </w:rPr>
        <w:tab/>
      </w:r>
      <w:r>
        <w:rPr>
          <w:rFonts w:eastAsia="方正宋刻本秀楷简体" w:hint="eastAsia"/>
          <w:b/>
          <w:bCs/>
        </w:rPr>
        <w:t>反向排序</w:t>
      </w:r>
    </w:p>
    <w:p w14:paraId="091CA422" w14:textId="77777777" w:rsidR="00ED6DF6" w:rsidRDefault="00ED6DF6">
      <w:pPr>
        <w:adjustRightInd w:val="0"/>
        <w:snapToGrid w:val="0"/>
        <w:ind w:left="420" w:firstLine="420"/>
        <w:rPr>
          <w:rFonts w:eastAsia="方正宋刻本秀楷简体"/>
        </w:rPr>
      </w:pPr>
      <w:r>
        <w:rPr>
          <w:rFonts w:eastAsia="方正宋刻本秀楷简体" w:hint="eastAsia"/>
        </w:rPr>
        <w:t>-u</w:t>
      </w:r>
      <w:r>
        <w:rPr>
          <w:rFonts w:eastAsia="方正宋刻本秀楷简体"/>
        </w:rPr>
        <w:tab/>
      </w:r>
      <w:r>
        <w:rPr>
          <w:rFonts w:eastAsia="方正宋刻本秀楷简体"/>
        </w:rPr>
        <w:tab/>
      </w:r>
      <w:r>
        <w:rPr>
          <w:rFonts w:eastAsia="方正宋刻本秀楷简体"/>
        </w:rPr>
        <w:tab/>
      </w:r>
      <w:r>
        <w:rPr>
          <w:rFonts w:eastAsia="方正宋刻本秀楷简体" w:hint="eastAsia"/>
        </w:rPr>
        <w:t>删除重复行。</w:t>
      </w:r>
      <w:r>
        <w:rPr>
          <w:rFonts w:eastAsia="方正宋刻本秀楷简体" w:hint="eastAsia"/>
        </w:rPr>
        <w:t xml:space="preserve"> </w:t>
      </w:r>
      <w:r>
        <w:rPr>
          <w:rFonts w:eastAsia="方正宋刻本秀楷简体" w:hint="eastAsia"/>
        </w:rPr>
        <w:t>就是</w:t>
      </w:r>
      <w:r>
        <w:rPr>
          <w:rFonts w:eastAsia="方正宋刻本秀楷简体" w:hint="eastAsia"/>
        </w:rPr>
        <w:t>uniq</w:t>
      </w:r>
      <w:r>
        <w:rPr>
          <w:rFonts w:eastAsia="方正宋刻本秀楷简体" w:hint="eastAsia"/>
        </w:rPr>
        <w:t>命令</w:t>
      </w:r>
    </w:p>
    <w:p w14:paraId="2AD15D48" w14:textId="77777777" w:rsidR="00ED6DF6" w:rsidRDefault="00ED6DF6">
      <w:pPr>
        <w:adjustRightInd w:val="0"/>
        <w:snapToGrid w:val="0"/>
        <w:ind w:left="420" w:firstLine="420"/>
        <w:rPr>
          <w:rFonts w:eastAsia="方正宋刻本秀楷简体"/>
          <w:b/>
          <w:bCs/>
        </w:rPr>
      </w:pPr>
      <w:r>
        <w:rPr>
          <w:rFonts w:eastAsia="方正宋刻本秀楷简体" w:hint="eastAsia"/>
          <w:b/>
          <w:bCs/>
        </w:rPr>
        <w:t xml:space="preserve">-t </w:t>
      </w:r>
      <w:r>
        <w:rPr>
          <w:rFonts w:eastAsia="方正宋刻本秀楷简体"/>
          <w:b/>
          <w:bCs/>
        </w:rPr>
        <w:tab/>
      </w:r>
      <w:r>
        <w:rPr>
          <w:rFonts w:eastAsia="方正宋刻本秀楷简体"/>
          <w:b/>
          <w:bCs/>
        </w:rPr>
        <w:tab/>
      </w:r>
      <w:r>
        <w:rPr>
          <w:rFonts w:eastAsia="方正宋刻本秀楷简体"/>
          <w:b/>
          <w:bCs/>
        </w:rPr>
        <w:tab/>
      </w:r>
      <w:r>
        <w:rPr>
          <w:rFonts w:eastAsia="方正宋刻本秀楷简体" w:hint="eastAsia"/>
          <w:b/>
          <w:bCs/>
        </w:rPr>
        <w:t>指定分隔符，</w:t>
      </w:r>
      <w:r>
        <w:rPr>
          <w:rFonts w:eastAsia="方正宋刻本秀楷简体" w:hint="eastAsia"/>
          <w:b/>
          <w:bCs/>
        </w:rPr>
        <w:t xml:space="preserve"> </w:t>
      </w:r>
      <w:r>
        <w:rPr>
          <w:rFonts w:eastAsia="方正宋刻本秀楷简体" w:hint="eastAsia"/>
          <w:b/>
          <w:bCs/>
        </w:rPr>
        <w:t>默认分隔符是制表符</w:t>
      </w:r>
    </w:p>
    <w:p w14:paraId="3CF45E16" w14:textId="77777777" w:rsidR="00ED6DF6" w:rsidRDefault="00ED6DF6">
      <w:pPr>
        <w:adjustRightInd w:val="0"/>
        <w:snapToGrid w:val="0"/>
        <w:ind w:left="2096" w:hanging="1256"/>
        <w:rPr>
          <w:rFonts w:eastAsia="方正宋刻本秀楷简体"/>
          <w:b/>
          <w:bCs/>
        </w:rPr>
      </w:pPr>
      <w:r>
        <w:rPr>
          <w:rFonts w:eastAsia="方正宋刻本秀楷简体" w:hint="eastAsia"/>
          <w:b/>
          <w:bCs/>
        </w:rPr>
        <w:t>-k n[,m]</w:t>
      </w:r>
      <w:r>
        <w:rPr>
          <w:rFonts w:eastAsia="方正宋刻本秀楷简体"/>
          <w:b/>
          <w:bCs/>
        </w:rPr>
        <w:tab/>
      </w:r>
      <w:r>
        <w:rPr>
          <w:rFonts w:eastAsia="方正宋刻本秀楷简体"/>
          <w:b/>
          <w:bCs/>
        </w:rPr>
        <w:tab/>
      </w:r>
      <w:r>
        <w:rPr>
          <w:rFonts w:eastAsia="方正宋刻本秀楷简体" w:hint="eastAsia"/>
          <w:b/>
          <w:bCs/>
        </w:rPr>
        <w:t>按照指定的字段范围排序。</w:t>
      </w:r>
      <w:r>
        <w:rPr>
          <w:rFonts w:eastAsia="方正宋刻本秀楷简体" w:hint="eastAsia"/>
          <w:b/>
          <w:bCs/>
        </w:rPr>
        <w:t xml:space="preserve"> </w:t>
      </w:r>
      <w:r>
        <w:rPr>
          <w:rFonts w:eastAsia="方正宋刻本秀楷简体" w:hint="eastAsia"/>
          <w:b/>
          <w:bCs/>
        </w:rPr>
        <w:t>从第</w:t>
      </w:r>
      <w:r>
        <w:rPr>
          <w:rFonts w:eastAsia="方正宋刻本秀楷简体" w:hint="eastAsia"/>
          <w:b/>
          <w:bCs/>
        </w:rPr>
        <w:t>n</w:t>
      </w:r>
      <w:proofErr w:type="gramStart"/>
      <w:r>
        <w:rPr>
          <w:rFonts w:eastAsia="方正宋刻本秀楷简体" w:hint="eastAsia"/>
          <w:b/>
          <w:bCs/>
        </w:rPr>
        <w:t>个</w:t>
      </w:r>
      <w:proofErr w:type="gramEnd"/>
      <w:r>
        <w:rPr>
          <w:rFonts w:eastAsia="方正宋刻本秀楷简体" w:hint="eastAsia"/>
          <w:b/>
          <w:bCs/>
        </w:rPr>
        <w:t>字段开始，</w:t>
      </w:r>
      <w:r>
        <w:rPr>
          <w:rFonts w:eastAsia="方正宋刻本秀楷简体" w:hint="eastAsia"/>
          <w:b/>
          <w:bCs/>
        </w:rPr>
        <w:t xml:space="preserve"> </w:t>
      </w:r>
      <w:r>
        <w:rPr>
          <w:rFonts w:eastAsia="方正宋刻本秀楷简体" w:hint="eastAsia"/>
          <w:b/>
          <w:bCs/>
        </w:rPr>
        <w:t>到第</w:t>
      </w:r>
      <w:r>
        <w:rPr>
          <w:rFonts w:eastAsia="方正宋刻本秀楷简体" w:hint="eastAsia"/>
          <w:b/>
          <w:bCs/>
        </w:rPr>
        <w:t>m</w:t>
      </w:r>
      <w:proofErr w:type="gramStart"/>
      <w:r>
        <w:rPr>
          <w:rFonts w:eastAsia="方正宋刻本秀楷简体" w:hint="eastAsia"/>
          <w:b/>
          <w:bCs/>
        </w:rPr>
        <w:t>个</w:t>
      </w:r>
      <w:proofErr w:type="gramEnd"/>
      <w:r>
        <w:rPr>
          <w:rFonts w:eastAsia="方正宋刻本秀楷简体" w:hint="eastAsia"/>
          <w:b/>
          <w:bCs/>
        </w:rPr>
        <w:t>字段结束</w:t>
      </w:r>
      <w:r>
        <w:rPr>
          <w:rFonts w:eastAsia="方正宋刻本秀楷简体"/>
          <w:b/>
          <w:bCs/>
        </w:rPr>
        <w:t>（默认到行尾）</w:t>
      </w:r>
    </w:p>
    <w:p w14:paraId="05CA3E0C" w14:textId="77777777" w:rsidR="00ED6DF6" w:rsidRDefault="00ED6DF6">
      <w:pPr>
        <w:adjustRightInd w:val="0"/>
        <w:snapToGrid w:val="0"/>
        <w:ind w:left="420"/>
        <w:rPr>
          <w:rFonts w:eastAsia="方正宋刻本秀楷简体"/>
          <w:b/>
          <w:bCs/>
        </w:rPr>
      </w:pPr>
      <w:r>
        <w:rPr>
          <w:rFonts w:eastAsia="方正宋刻本秀楷简体"/>
          <w:b/>
          <w:bCs/>
        </w:rPr>
        <w:t>sort</w:t>
      </w:r>
      <w:r>
        <w:rPr>
          <w:rFonts w:eastAsia="方正宋刻本秀楷简体"/>
          <w:b/>
          <w:bCs/>
        </w:rPr>
        <w:t>命令默认是用每行开头的第一个字符来进行排序的</w:t>
      </w:r>
    </w:p>
    <w:p w14:paraId="3ABB13D9" w14:textId="77777777" w:rsidR="00ED6DF6" w:rsidRDefault="00ED6DF6">
      <w:pPr>
        <w:adjustRightInd w:val="0"/>
        <w:snapToGrid w:val="0"/>
        <w:ind w:left="420"/>
        <w:rPr>
          <w:rFonts w:eastAsia="方正宋刻本秀楷简体"/>
        </w:rPr>
      </w:pPr>
      <w:r>
        <w:rPr>
          <w:rFonts w:eastAsia="方正宋刻本秀楷简体"/>
        </w:rPr>
        <w:t>“-k”</w:t>
      </w:r>
      <w:r>
        <w:rPr>
          <w:rFonts w:eastAsia="方正宋刻本秀楷简体"/>
        </w:rPr>
        <w:t>选项可以直接使用</w:t>
      </w:r>
      <w:r>
        <w:rPr>
          <w:rFonts w:eastAsia="方正宋刻本秀楷简体"/>
        </w:rPr>
        <w:t>“-k3”</w:t>
      </w:r>
      <w:r>
        <w:rPr>
          <w:rFonts w:eastAsia="方正宋刻本秀楷简体"/>
        </w:rPr>
        <w:t>，代表从第三个字段到行尾都排序（第一个字段先排序，如果一致</w:t>
      </w:r>
      <w:r>
        <w:rPr>
          <w:rFonts w:eastAsia="方正宋刻本秀楷简体" w:hint="eastAsia"/>
        </w:rPr>
        <w:t>，</w:t>
      </w:r>
      <w:r>
        <w:rPr>
          <w:rFonts w:eastAsia="方正宋刻本秀楷简体"/>
        </w:rPr>
        <w:t>则第二个字段再排序，直到行尾）</w:t>
      </w:r>
    </w:p>
    <w:p w14:paraId="35F53C3B" w14:textId="77777777" w:rsidR="00ED6DF6" w:rsidRDefault="00ED6DF6">
      <w:pPr>
        <w:adjustRightInd w:val="0"/>
        <w:snapToGrid w:val="0"/>
        <w:ind w:left="420"/>
        <w:rPr>
          <w:rFonts w:eastAsia="方正宋刻本秀楷简体"/>
        </w:rPr>
      </w:pPr>
    </w:p>
    <w:p w14:paraId="1C147974" w14:textId="77777777" w:rsidR="00ED6DF6" w:rsidRDefault="00ED6DF6">
      <w:pPr>
        <w:adjustRightInd w:val="0"/>
        <w:snapToGrid w:val="0"/>
        <w:ind w:left="420"/>
        <w:rPr>
          <w:rFonts w:ascii="LiberationSerif" w:hAnsi="LiberationSerif"/>
          <w:color w:val="000000"/>
          <w:sz w:val="24"/>
        </w:rPr>
      </w:pPr>
      <w:r>
        <w:rPr>
          <w:rFonts w:ascii="LiberationSerif" w:hAnsi="LiberationSerif"/>
          <w:color w:val="000000"/>
          <w:sz w:val="24"/>
        </w:rPr>
        <w:t>sort -t ":" -k 3,3 /</w:t>
      </w:r>
      <w:proofErr w:type="spellStart"/>
      <w:r>
        <w:rPr>
          <w:rFonts w:ascii="LiberationSerif" w:hAnsi="LiberationSerif"/>
          <w:color w:val="000000"/>
          <w:sz w:val="24"/>
        </w:rPr>
        <w:t>etc</w:t>
      </w:r>
      <w:proofErr w:type="spellEnd"/>
      <w:r>
        <w:rPr>
          <w:rFonts w:ascii="LiberationSerif" w:hAnsi="LiberationSerif"/>
          <w:color w:val="000000"/>
          <w:sz w:val="24"/>
        </w:rPr>
        <w:t>/passwd</w:t>
      </w:r>
    </w:p>
    <w:p w14:paraId="58841EB2" w14:textId="77777777" w:rsidR="00ED6DF6" w:rsidRDefault="00ED6DF6">
      <w:pPr>
        <w:adjustRightInd w:val="0"/>
        <w:snapToGrid w:val="0"/>
        <w:ind w:left="840"/>
        <w:rPr>
          <w:rFonts w:ascii="LiberationSerif" w:hAnsi="LiberationSerif"/>
          <w:color w:val="000000"/>
          <w:sz w:val="24"/>
        </w:rPr>
      </w:pPr>
      <w:r>
        <w:rPr>
          <w:rFonts w:ascii="LiberationSerif" w:hAnsi="LiberationSerif"/>
          <w:color w:val="000000"/>
          <w:sz w:val="24"/>
        </w:rPr>
        <w:t>root:</w:t>
      </w:r>
      <w:proofErr w:type="gramStart"/>
      <w:r>
        <w:rPr>
          <w:rFonts w:ascii="LiberationSerif" w:hAnsi="LiberationSerif"/>
          <w:color w:val="000000"/>
          <w:sz w:val="24"/>
        </w:rPr>
        <w:t>x:0:0</w:t>
      </w:r>
      <w:proofErr w:type="gramEnd"/>
      <w:r>
        <w:rPr>
          <w:rFonts w:ascii="LiberationSerif" w:hAnsi="LiberationSerif"/>
          <w:color w:val="000000"/>
          <w:sz w:val="24"/>
        </w:rPr>
        <w:t>:root:/root:/bin/bash</w:t>
      </w:r>
      <w:r>
        <w:rPr>
          <w:rFonts w:ascii="LiberationSerif" w:hAnsi="LiberationSerif"/>
          <w:color w:val="000000"/>
        </w:rPr>
        <w:br/>
      </w:r>
      <w:r>
        <w:rPr>
          <w:rFonts w:ascii="LiberationSerif" w:hAnsi="LiberationSerif"/>
          <w:color w:val="000000"/>
          <w:sz w:val="24"/>
        </w:rPr>
        <w:t>bin:x:1:1:bin:/bin:/</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nologin</w:t>
      </w:r>
      <w:proofErr w:type="spellEnd"/>
      <w:r>
        <w:rPr>
          <w:rFonts w:ascii="LiberationSerif" w:hAnsi="LiberationSerif"/>
          <w:color w:val="000000"/>
        </w:rPr>
        <w:br/>
      </w:r>
      <w:r>
        <w:rPr>
          <w:rFonts w:ascii="LiberationSerif" w:hAnsi="LiberationSerif"/>
          <w:color w:val="000000"/>
          <w:sz w:val="24"/>
        </w:rPr>
        <w:t>uucp:x:</w:t>
      </w:r>
      <w:r>
        <w:rPr>
          <w:rFonts w:ascii="LiberationSerif" w:hAnsi="LiberationSerif"/>
          <w:b/>
          <w:bCs/>
          <w:color w:val="000000"/>
          <w:sz w:val="24"/>
        </w:rPr>
        <w:t>10</w:t>
      </w:r>
      <w:r>
        <w:rPr>
          <w:rFonts w:ascii="LiberationSerif" w:hAnsi="LiberationSerif"/>
          <w:color w:val="000000"/>
          <w:sz w:val="24"/>
        </w:rPr>
        <w:t>:14:uucp:/var/spool/</w:t>
      </w:r>
      <w:proofErr w:type="spellStart"/>
      <w:r>
        <w:rPr>
          <w:rFonts w:ascii="LiberationSerif" w:hAnsi="LiberationSerif"/>
          <w:color w:val="000000"/>
          <w:sz w:val="24"/>
        </w:rPr>
        <w:t>uucp</w:t>
      </w:r>
      <w:proofErr w:type="spellEnd"/>
      <w:r>
        <w:rPr>
          <w:rFonts w:ascii="LiberationSerif" w:hAnsi="LiberationSerif"/>
          <w:color w:val="000000"/>
          <w:sz w:val="24"/>
        </w:rPr>
        <w:t>:/</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nologin</w:t>
      </w:r>
      <w:proofErr w:type="spellEnd"/>
      <w:r>
        <w:rPr>
          <w:rFonts w:ascii="LiberationSerif" w:hAnsi="LiberationSerif"/>
          <w:color w:val="000000"/>
        </w:rPr>
        <w:br/>
      </w:r>
      <w:r>
        <w:rPr>
          <w:rFonts w:ascii="LiberationSerif" w:hAnsi="LiberationSerif"/>
          <w:color w:val="000000"/>
          <w:sz w:val="24"/>
        </w:rPr>
        <w:t>operator:x:11:0:operator:/root:/</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nologin</w:t>
      </w:r>
      <w:proofErr w:type="spellEnd"/>
      <w:r>
        <w:rPr>
          <w:rFonts w:ascii="LiberationSerif" w:hAnsi="LiberationSerif"/>
          <w:color w:val="000000"/>
        </w:rPr>
        <w:br/>
      </w:r>
      <w:r>
        <w:rPr>
          <w:rFonts w:ascii="LiberationSerif" w:hAnsi="LiberationSerif"/>
          <w:color w:val="000000"/>
          <w:sz w:val="24"/>
        </w:rPr>
        <w:t>abrt:x:173:173::/</w:t>
      </w:r>
      <w:proofErr w:type="spellStart"/>
      <w:r>
        <w:rPr>
          <w:rFonts w:ascii="LiberationSerif" w:hAnsi="LiberationSerif"/>
          <w:color w:val="000000"/>
          <w:sz w:val="24"/>
        </w:rPr>
        <w:t>etc</w:t>
      </w:r>
      <w:proofErr w:type="spellEnd"/>
      <w:r>
        <w:rPr>
          <w:rFonts w:ascii="LiberationSerif" w:hAnsi="LiberationSerif"/>
          <w:color w:val="000000"/>
          <w:sz w:val="24"/>
        </w:rPr>
        <w:t>/</w:t>
      </w:r>
      <w:proofErr w:type="spellStart"/>
      <w:r>
        <w:rPr>
          <w:rFonts w:ascii="LiberationSerif" w:hAnsi="LiberationSerif"/>
          <w:color w:val="000000"/>
          <w:sz w:val="24"/>
        </w:rPr>
        <w:t>abrt</w:t>
      </w:r>
      <w:proofErr w:type="spellEnd"/>
      <w:r>
        <w:rPr>
          <w:rFonts w:ascii="LiberationSerif" w:hAnsi="LiberationSerif"/>
          <w:color w:val="000000"/>
          <w:sz w:val="24"/>
        </w:rPr>
        <w:t>:/</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nologin</w:t>
      </w:r>
      <w:proofErr w:type="spellEnd"/>
      <w:r>
        <w:rPr>
          <w:rFonts w:ascii="LiberationSerif" w:hAnsi="LiberationSerif"/>
          <w:color w:val="000000"/>
        </w:rPr>
        <w:br/>
      </w:r>
      <w:r>
        <w:rPr>
          <w:rFonts w:ascii="LiberationSerif" w:hAnsi="LiberationSerif"/>
          <w:color w:val="000000"/>
          <w:sz w:val="24"/>
        </w:rPr>
        <w:t>daemon:x:</w:t>
      </w:r>
      <w:r>
        <w:rPr>
          <w:rFonts w:ascii="LiberationSerif" w:hAnsi="LiberationSerif"/>
          <w:b/>
          <w:bCs/>
          <w:color w:val="000000"/>
          <w:sz w:val="24"/>
        </w:rPr>
        <w:t>2</w:t>
      </w:r>
      <w:r>
        <w:rPr>
          <w:rFonts w:ascii="LiberationSerif" w:hAnsi="LiberationSerif"/>
          <w:color w:val="000000"/>
          <w:sz w:val="24"/>
        </w:rPr>
        <w:t>:2:daemon:/</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nologin</w:t>
      </w:r>
      <w:proofErr w:type="spellEnd"/>
    </w:p>
    <w:p w14:paraId="5F9A7E69" w14:textId="77777777" w:rsidR="00ED6DF6" w:rsidRDefault="00ED6DF6">
      <w:pPr>
        <w:adjustRightInd w:val="0"/>
        <w:snapToGrid w:val="0"/>
        <w:rPr>
          <w:rFonts w:eastAsia="方正宋刻本秀楷简体"/>
        </w:rPr>
      </w:pPr>
      <w:r>
        <w:rPr>
          <w:rFonts w:eastAsia="方正宋刻本秀楷简体"/>
        </w:rPr>
        <w:t>因为</w:t>
      </w:r>
      <w:r>
        <w:rPr>
          <w:rFonts w:eastAsia="方正宋刻本秀楷简体"/>
        </w:rPr>
        <w:t>sort</w:t>
      </w:r>
      <w:r>
        <w:rPr>
          <w:rFonts w:eastAsia="方正宋刻本秀楷简体"/>
        </w:rPr>
        <w:t>默认是按照</w:t>
      </w:r>
      <w:r>
        <w:rPr>
          <w:rFonts w:eastAsia="方正宋刻本秀楷简体"/>
          <w:b/>
          <w:bCs/>
        </w:rPr>
        <w:t>字符</w:t>
      </w:r>
      <w:r>
        <w:rPr>
          <w:rFonts w:eastAsia="方正宋刻本秀楷简体"/>
        </w:rPr>
        <w:t>排序的，</w:t>
      </w:r>
      <w:r>
        <w:rPr>
          <w:rFonts w:eastAsia="方正宋刻本秀楷简体"/>
        </w:rPr>
        <w:t xml:space="preserve"> </w:t>
      </w:r>
      <w:r>
        <w:rPr>
          <w:rFonts w:eastAsia="方正宋刻本秀楷简体"/>
        </w:rPr>
        <w:t>前面用户的</w:t>
      </w:r>
      <w:r>
        <w:rPr>
          <w:rFonts w:eastAsia="方正宋刻本秀楷简体"/>
        </w:rPr>
        <w:t>UID</w:t>
      </w:r>
      <w:r>
        <w:rPr>
          <w:rFonts w:eastAsia="方正宋刻本秀楷简体"/>
        </w:rPr>
        <w:t>的第一个字符都是</w:t>
      </w:r>
      <w:r>
        <w:rPr>
          <w:rFonts w:eastAsia="方正宋刻本秀楷简体"/>
        </w:rPr>
        <w:t>1</w:t>
      </w:r>
      <w:r>
        <w:rPr>
          <w:rFonts w:eastAsia="方正宋刻本秀楷简体"/>
        </w:rPr>
        <w:t>，</w:t>
      </w:r>
      <w:r>
        <w:rPr>
          <w:rFonts w:eastAsia="方正宋刻本秀楷简体"/>
        </w:rPr>
        <w:t xml:space="preserve"> </w:t>
      </w:r>
      <w:r>
        <w:rPr>
          <w:rFonts w:eastAsia="方正宋刻本秀楷简体"/>
        </w:rPr>
        <w:t>所以这么排序</w:t>
      </w:r>
      <w:r>
        <w:rPr>
          <w:rFonts w:eastAsia="方正宋刻本秀楷简体" w:hint="eastAsia"/>
        </w:rPr>
        <w:t>，而不是</w:t>
      </w:r>
      <w:r>
        <w:rPr>
          <w:rFonts w:eastAsia="方正宋刻本秀楷简体" w:hint="eastAsia"/>
          <w:b/>
          <w:bCs/>
        </w:rPr>
        <w:t>数字</w:t>
      </w:r>
    </w:p>
    <w:p w14:paraId="44F063A0" w14:textId="77777777" w:rsidR="00ED6DF6" w:rsidRDefault="00ED6DF6">
      <w:pPr>
        <w:adjustRightInd w:val="0"/>
        <w:snapToGrid w:val="0"/>
        <w:ind w:left="840"/>
        <w:rPr>
          <w:rFonts w:ascii="LiberationSerif" w:hAnsi="LiberationSerif"/>
          <w:color w:val="000000"/>
          <w:sz w:val="24"/>
        </w:rPr>
      </w:pPr>
    </w:p>
    <w:p w14:paraId="552AD707" w14:textId="77777777" w:rsidR="00ED6DF6" w:rsidRDefault="00ED6DF6">
      <w:pPr>
        <w:ind w:firstLine="420"/>
      </w:pPr>
      <w:r>
        <w:t>sort -n -t ":" -k 3,3 /</w:t>
      </w:r>
      <w:proofErr w:type="spellStart"/>
      <w:r>
        <w:t>etc</w:t>
      </w:r>
      <w:proofErr w:type="spellEnd"/>
      <w:r>
        <w:t>/passwd</w:t>
      </w:r>
    </w:p>
    <w:p w14:paraId="67880294" w14:textId="77777777" w:rsidR="00ED6DF6" w:rsidRDefault="00ED6DF6">
      <w:pPr>
        <w:ind w:left="840"/>
      </w:pPr>
      <w:r>
        <w:t>root:</w:t>
      </w:r>
      <w:proofErr w:type="gramStart"/>
      <w:r>
        <w:t>x:0:0</w:t>
      </w:r>
      <w:proofErr w:type="gramEnd"/>
      <w:r>
        <w:t>:root:/root:/bin/bash</w:t>
      </w:r>
      <w:r>
        <w:br/>
        <w:t>bin:x:1:1:bin:/bin:/</w:t>
      </w:r>
      <w:proofErr w:type="spellStart"/>
      <w:r>
        <w:t>sbin</w:t>
      </w:r>
      <w:proofErr w:type="spellEnd"/>
      <w:r>
        <w:t>/</w:t>
      </w:r>
      <w:proofErr w:type="spellStart"/>
      <w:r>
        <w:t>nologin</w:t>
      </w:r>
      <w:proofErr w:type="spellEnd"/>
      <w:r>
        <w:br/>
        <w:t>daemon:x:2:2:daemon:/</w:t>
      </w:r>
      <w:proofErr w:type="spellStart"/>
      <w:r>
        <w:t>sbin</w:t>
      </w:r>
      <w:proofErr w:type="spellEnd"/>
      <w:r>
        <w:t>:/</w:t>
      </w:r>
      <w:proofErr w:type="spellStart"/>
      <w:r>
        <w:t>sbin</w:t>
      </w:r>
      <w:proofErr w:type="spellEnd"/>
      <w:r>
        <w:t>/</w:t>
      </w:r>
      <w:proofErr w:type="spellStart"/>
      <w:r>
        <w:t>nologin</w:t>
      </w:r>
      <w:proofErr w:type="spellEnd"/>
      <w:r>
        <w:br/>
        <w:t>adm:x:3:4:adm:/var/</w:t>
      </w:r>
      <w:proofErr w:type="spellStart"/>
      <w:r>
        <w:t>adm</w:t>
      </w:r>
      <w:proofErr w:type="spellEnd"/>
      <w:r>
        <w:t>:/</w:t>
      </w:r>
      <w:proofErr w:type="spellStart"/>
      <w:r>
        <w:t>sbin</w:t>
      </w:r>
      <w:proofErr w:type="spellEnd"/>
      <w:r>
        <w:t>/</w:t>
      </w:r>
      <w:proofErr w:type="spellStart"/>
      <w:r>
        <w:t>nologin</w:t>
      </w:r>
      <w:proofErr w:type="spellEnd"/>
      <w:r>
        <w:br/>
        <w:t>lp:x:4:7:lp:/var/spool/</w:t>
      </w:r>
      <w:proofErr w:type="spellStart"/>
      <w:r>
        <w:t>lpd</w:t>
      </w:r>
      <w:proofErr w:type="spellEnd"/>
      <w:r>
        <w:t>:/</w:t>
      </w:r>
      <w:proofErr w:type="spellStart"/>
      <w:r>
        <w:t>sbin</w:t>
      </w:r>
      <w:proofErr w:type="spellEnd"/>
      <w:r>
        <w:t>/</w:t>
      </w:r>
      <w:proofErr w:type="spellStart"/>
      <w:r>
        <w:t>nologin</w:t>
      </w:r>
      <w:proofErr w:type="spellEnd"/>
    </w:p>
    <w:p w14:paraId="67D7DC34" w14:textId="77777777" w:rsidR="00ED6DF6" w:rsidRDefault="00ED6DF6">
      <w:pPr>
        <w:rPr>
          <w:rFonts w:eastAsia="方正宋刻本秀楷简体"/>
        </w:rPr>
      </w:pPr>
    </w:p>
    <w:p w14:paraId="5F279B11" w14:textId="77777777" w:rsidR="00ED6DF6" w:rsidRDefault="00ED6DF6">
      <w:pPr>
        <w:adjustRightInd w:val="0"/>
        <w:snapToGrid w:val="0"/>
        <w:rPr>
          <w:rFonts w:eastAsia="方正宋刻本秀楷简体"/>
        </w:rPr>
      </w:pPr>
      <w:r>
        <w:rPr>
          <w:rFonts w:eastAsia="方正宋刻本秀楷简体" w:hint="eastAsia"/>
          <w:b/>
          <w:bCs/>
          <w:sz w:val="28"/>
          <w:szCs w:val="36"/>
        </w:rPr>
        <w:t>uniq</w:t>
      </w:r>
      <w:r>
        <w:rPr>
          <w:rFonts w:eastAsia="方正宋刻本秀楷简体"/>
        </w:rPr>
        <w:tab/>
      </w:r>
      <w:r>
        <w:rPr>
          <w:rFonts w:eastAsia="方正宋刻本秀楷简体"/>
        </w:rPr>
        <w:tab/>
      </w:r>
      <w:r>
        <w:rPr>
          <w:rFonts w:eastAsia="方正宋刻本秀楷简体"/>
        </w:rPr>
        <w:t>取消重复行的命令，</w:t>
      </w:r>
      <w:r>
        <w:rPr>
          <w:rFonts w:eastAsia="方正宋刻本秀楷简体"/>
        </w:rPr>
        <w:t xml:space="preserve"> </w:t>
      </w:r>
      <w:r>
        <w:rPr>
          <w:rFonts w:eastAsia="方正宋刻本秀楷简体"/>
        </w:rPr>
        <w:t>其实和</w:t>
      </w:r>
      <w:r>
        <w:rPr>
          <w:rFonts w:eastAsia="方正宋刻本秀楷简体"/>
        </w:rPr>
        <w:t>“sort-u”</w:t>
      </w:r>
      <w:r>
        <w:rPr>
          <w:rFonts w:eastAsia="方正宋刻本秀楷简体"/>
        </w:rPr>
        <w:t>选项是一样的</w:t>
      </w:r>
    </w:p>
    <w:p w14:paraId="0D74D5C3" w14:textId="77777777" w:rsidR="00ED6DF6" w:rsidRDefault="00ED6DF6">
      <w:pPr>
        <w:adjustRightInd w:val="0"/>
        <w:snapToGrid w:val="0"/>
        <w:ind w:left="840"/>
        <w:rPr>
          <w:rFonts w:eastAsia="方正宋刻本秀楷简体"/>
        </w:rPr>
      </w:pPr>
      <w:r>
        <w:rPr>
          <w:rFonts w:eastAsia="方正宋刻本秀楷简体"/>
        </w:rPr>
        <w:t xml:space="preserve">-i: </w:t>
      </w:r>
      <w:r>
        <w:rPr>
          <w:rFonts w:eastAsia="方正宋刻本秀楷简体"/>
        </w:rPr>
        <w:t>忽略大小写</w:t>
      </w:r>
    </w:p>
    <w:p w14:paraId="5639539C" w14:textId="77777777" w:rsidR="00ED6DF6" w:rsidRDefault="00ED6DF6">
      <w:pPr>
        <w:adjustRightInd w:val="0"/>
        <w:snapToGrid w:val="0"/>
        <w:ind w:left="840"/>
        <w:rPr>
          <w:rFonts w:eastAsia="方正宋刻本秀楷简体"/>
        </w:rPr>
      </w:pPr>
    </w:p>
    <w:p w14:paraId="7049633B" w14:textId="77777777" w:rsidR="00ED6DF6" w:rsidRDefault="00ED6DF6">
      <w:pPr>
        <w:adjustRightInd w:val="0"/>
        <w:snapToGrid w:val="0"/>
        <w:rPr>
          <w:rFonts w:eastAsia="方正宋刻本秀楷简体"/>
        </w:rPr>
      </w:pPr>
      <w:proofErr w:type="spellStart"/>
      <w:r>
        <w:rPr>
          <w:rFonts w:eastAsia="方正宋刻本秀楷简体"/>
          <w:b/>
          <w:bCs/>
          <w:sz w:val="28"/>
          <w:szCs w:val="36"/>
        </w:rPr>
        <w:t>wc</w:t>
      </w:r>
      <w:proofErr w:type="spellEnd"/>
      <w:r>
        <w:rPr>
          <w:rFonts w:eastAsia="方正宋刻本秀楷简体"/>
        </w:rPr>
        <w:t xml:space="preserve"> </w:t>
      </w:r>
      <w:r>
        <w:rPr>
          <w:rFonts w:eastAsia="方正宋刻本秀楷简体"/>
        </w:rPr>
        <w:tab/>
      </w:r>
      <w:r>
        <w:rPr>
          <w:rFonts w:eastAsia="方正宋刻本秀楷简体" w:hint="eastAsia"/>
        </w:rPr>
        <w:t>统计命令</w:t>
      </w:r>
    </w:p>
    <w:p w14:paraId="4A70CD49"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hint="eastAsia"/>
        </w:rPr>
        <w:t>无参数</w:t>
      </w:r>
      <w:r>
        <w:rPr>
          <w:rFonts w:eastAsia="方正宋刻本秀楷简体"/>
        </w:rPr>
        <w:tab/>
      </w:r>
      <w:r>
        <w:rPr>
          <w:rFonts w:eastAsia="方正宋刻本秀楷简体"/>
        </w:rPr>
        <w:tab/>
      </w:r>
      <w:r>
        <w:rPr>
          <w:rFonts w:eastAsia="方正宋刻本秀楷简体" w:hint="eastAsia"/>
        </w:rPr>
        <w:t>都统计</w:t>
      </w:r>
    </w:p>
    <w:p w14:paraId="6480574A" w14:textId="77777777" w:rsidR="00ED6DF6" w:rsidRDefault="00ED6DF6">
      <w:pPr>
        <w:adjustRightInd w:val="0"/>
        <w:snapToGrid w:val="0"/>
        <w:ind w:left="840"/>
        <w:rPr>
          <w:rFonts w:eastAsia="方正宋刻本秀楷简体"/>
        </w:rPr>
      </w:pPr>
      <w:r>
        <w:rPr>
          <w:rFonts w:eastAsia="方正宋刻本秀楷简体"/>
        </w:rPr>
        <w:t>-l</w:t>
      </w:r>
      <w:r>
        <w:rPr>
          <w:rFonts w:eastAsia="方正宋刻本秀楷简体"/>
        </w:rPr>
        <w:tab/>
      </w:r>
      <w:r>
        <w:rPr>
          <w:rFonts w:eastAsia="方正宋刻本秀楷简体"/>
        </w:rPr>
        <w:tab/>
      </w:r>
      <w:r>
        <w:rPr>
          <w:rFonts w:eastAsia="方正宋刻本秀楷简体"/>
        </w:rPr>
        <w:tab/>
      </w:r>
      <w:r>
        <w:rPr>
          <w:rFonts w:eastAsia="方正宋刻本秀楷简体"/>
        </w:rPr>
        <w:t>只统计行数</w:t>
      </w:r>
      <w:r>
        <w:rPr>
          <w:rFonts w:eastAsia="方正宋刻本秀楷简体" w:hint="eastAsia"/>
        </w:rPr>
        <w:br/>
      </w:r>
      <w:r>
        <w:rPr>
          <w:rFonts w:eastAsia="方正宋刻本秀楷简体"/>
        </w:rPr>
        <w:t>-w</w:t>
      </w:r>
      <w:r>
        <w:rPr>
          <w:rFonts w:eastAsia="方正宋刻本秀楷简体"/>
        </w:rPr>
        <w:tab/>
      </w:r>
      <w:r>
        <w:rPr>
          <w:rFonts w:eastAsia="方正宋刻本秀楷简体"/>
        </w:rPr>
        <w:tab/>
      </w:r>
      <w:r>
        <w:rPr>
          <w:rFonts w:eastAsia="方正宋刻本秀楷简体"/>
        </w:rPr>
        <w:tab/>
      </w:r>
      <w:r>
        <w:rPr>
          <w:rFonts w:eastAsia="方正宋刻本秀楷简体"/>
        </w:rPr>
        <w:t>只统计单词数</w:t>
      </w:r>
      <w:r>
        <w:rPr>
          <w:rFonts w:eastAsia="方正宋刻本秀楷简体" w:hint="eastAsia"/>
        </w:rPr>
        <w:br/>
      </w:r>
      <w:r>
        <w:rPr>
          <w:rFonts w:eastAsia="方正宋刻本秀楷简体"/>
        </w:rPr>
        <w:t>-m</w:t>
      </w:r>
      <w:r>
        <w:rPr>
          <w:rFonts w:eastAsia="方正宋刻本秀楷简体"/>
        </w:rPr>
        <w:tab/>
      </w:r>
      <w:r>
        <w:rPr>
          <w:rFonts w:eastAsia="方正宋刻本秀楷简体"/>
        </w:rPr>
        <w:tab/>
      </w:r>
      <w:r>
        <w:rPr>
          <w:rFonts w:eastAsia="方正宋刻本秀楷简体"/>
        </w:rPr>
        <w:tab/>
      </w:r>
      <w:r>
        <w:rPr>
          <w:rFonts w:eastAsia="方正宋刻本秀楷简体"/>
        </w:rPr>
        <w:t>只统计字符数</w:t>
      </w:r>
    </w:p>
    <w:p w14:paraId="2AA18FB2" w14:textId="77777777" w:rsidR="00ED6DF6" w:rsidRDefault="00ED6DF6">
      <w:pPr>
        <w:adjustRightInd w:val="0"/>
        <w:snapToGrid w:val="0"/>
        <w:rPr>
          <w:rFonts w:eastAsia="方正宋刻本秀楷简体"/>
          <w:b/>
          <w:bCs/>
          <w:sz w:val="40"/>
          <w:szCs w:val="48"/>
        </w:rPr>
      </w:pPr>
      <w:r>
        <w:rPr>
          <w:rFonts w:eastAsia="方正宋刻本秀楷简体"/>
        </w:rPr>
        <w:br w:type="page"/>
      </w:r>
      <w:r>
        <w:rPr>
          <w:rFonts w:eastAsia="方正宋刻本秀楷简体" w:hint="eastAsia"/>
          <w:b/>
          <w:bCs/>
          <w:sz w:val="40"/>
          <w:szCs w:val="48"/>
        </w:rPr>
        <w:lastRenderedPageBreak/>
        <w:t>条件判断</w:t>
      </w:r>
      <w:r>
        <w:rPr>
          <w:rFonts w:eastAsia="方正宋刻本秀楷简体"/>
          <w:b/>
          <w:bCs/>
          <w:sz w:val="40"/>
          <w:szCs w:val="48"/>
        </w:rPr>
        <w:tab/>
      </w:r>
    </w:p>
    <w:p w14:paraId="13126307" w14:textId="77777777" w:rsidR="00ED6DF6" w:rsidRDefault="00ED6DF6">
      <w:pPr>
        <w:adjustRightInd w:val="0"/>
        <w:snapToGrid w:val="0"/>
        <w:rPr>
          <w:rFonts w:eastAsia="方正宋刻本秀楷简体"/>
        </w:rPr>
      </w:pPr>
      <w:r>
        <w:rPr>
          <w:rFonts w:eastAsia="方正宋刻本秀楷简体" w:hint="eastAsia"/>
        </w:rPr>
        <w:t>t</w:t>
      </w:r>
      <w:r>
        <w:rPr>
          <w:rFonts w:eastAsia="方正宋刻本秀楷简体"/>
        </w:rPr>
        <w:t>est</w:t>
      </w:r>
      <w:r>
        <w:rPr>
          <w:rFonts w:eastAsia="方正宋刻本秀楷简体"/>
        </w:rPr>
        <w:tab/>
      </w:r>
      <w:r>
        <w:rPr>
          <w:rFonts w:eastAsia="方正宋刻本秀楷简体"/>
        </w:rPr>
        <w:tab/>
      </w:r>
      <w:r>
        <w:rPr>
          <w:rFonts w:eastAsia="方正宋刻本秀楷简体" w:hint="eastAsia"/>
        </w:rPr>
        <w:t>推荐使用</w:t>
      </w:r>
      <w:r>
        <w:rPr>
          <w:rFonts w:eastAsia="方正宋刻本秀楷简体" w:hint="eastAsia"/>
          <w:b/>
          <w:bCs/>
          <w:color w:val="FF0000"/>
        </w:rPr>
        <w:t xml:space="preserve"> </w:t>
      </w:r>
      <w:r>
        <w:rPr>
          <w:rFonts w:eastAsia="方正宋刻本秀楷简体"/>
          <w:b/>
          <w:bCs/>
          <w:color w:val="FF0000"/>
        </w:rPr>
        <w:t>[]</w:t>
      </w:r>
      <w:r>
        <w:rPr>
          <w:rFonts w:eastAsia="方正宋刻本秀楷简体"/>
        </w:rPr>
        <w:t xml:space="preserve"> </w:t>
      </w:r>
      <w:r>
        <w:rPr>
          <w:rFonts w:eastAsia="方正宋刻本秀楷简体" w:hint="eastAsia"/>
        </w:rPr>
        <w:t>方式</w:t>
      </w:r>
      <w:r>
        <w:rPr>
          <w:rFonts w:eastAsia="方正宋刻本秀楷简体"/>
        </w:rPr>
        <w:tab/>
      </w:r>
      <w:r>
        <w:rPr>
          <w:rFonts w:eastAsia="方正宋刻本秀楷简体"/>
        </w:rPr>
        <w:tab/>
        <w:t>“[]”</w:t>
      </w:r>
      <w:r>
        <w:rPr>
          <w:rFonts w:eastAsia="方正宋刻本秀楷简体"/>
        </w:rPr>
        <w:t>的内部和数据之间必须使用空格</w:t>
      </w:r>
      <w:r>
        <w:rPr>
          <w:rFonts w:eastAsia="方正宋刻本秀楷简体"/>
        </w:rPr>
        <w:t xml:space="preserve"> </w:t>
      </w:r>
    </w:p>
    <w:p w14:paraId="436DC255" w14:textId="77777777" w:rsidR="00ED6DF6" w:rsidRDefault="00ED6DF6">
      <w:pPr>
        <w:adjustRightInd w:val="0"/>
        <w:snapToGrid w:val="0"/>
        <w:rPr>
          <w:rFonts w:eastAsia="方正宋刻本秀楷简体"/>
        </w:rPr>
      </w:pPr>
    </w:p>
    <w:p w14:paraId="64C518F5" w14:textId="77777777" w:rsidR="00ED6DF6" w:rsidRDefault="00ED6DF6">
      <w:pPr>
        <w:adjustRightInd w:val="0"/>
        <w:snapToGrid w:val="0"/>
        <w:jc w:val="left"/>
        <w:rPr>
          <w:rFonts w:eastAsia="方正宋刻本秀楷简体"/>
        </w:rPr>
      </w:pPr>
      <w:r>
        <w:rPr>
          <w:rFonts w:eastAsia="方正宋刻本秀楷简体" w:hint="eastAsia"/>
          <w:b/>
          <w:bCs/>
          <w:sz w:val="24"/>
          <w:szCs w:val="32"/>
        </w:rPr>
        <w:t>文件类型判断</w:t>
      </w:r>
      <w:r w:rsidR="00E40C08">
        <w:rPr>
          <w:noProof/>
        </w:rPr>
        <w:drawing>
          <wp:inline distT="0" distB="0" distL="0" distR="0" wp14:anchorId="3E41D7C0" wp14:editId="7EFEB86A">
            <wp:extent cx="5262880" cy="733425"/>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1">
                      <a:extLst>
                        <a:ext uri="{28A0092B-C50C-407E-A947-70E740481C1C}">
                          <a14:useLocalDpi xmlns:a14="http://schemas.microsoft.com/office/drawing/2010/main" val="0"/>
                        </a:ext>
                      </a:extLst>
                    </a:blip>
                    <a:srcRect r="819" b="3348"/>
                    <a:stretch>
                      <a:fillRect/>
                    </a:stretch>
                  </pic:blipFill>
                  <pic:spPr bwMode="auto">
                    <a:xfrm>
                      <a:off x="0" y="0"/>
                      <a:ext cx="5262880" cy="733425"/>
                    </a:xfrm>
                    <a:prstGeom prst="rect">
                      <a:avLst/>
                    </a:prstGeom>
                    <a:noFill/>
                    <a:ln>
                      <a:noFill/>
                    </a:ln>
                  </pic:spPr>
                </pic:pic>
              </a:graphicData>
            </a:graphic>
          </wp:inline>
        </w:drawing>
      </w:r>
    </w:p>
    <w:p w14:paraId="785B6649" w14:textId="77777777" w:rsidR="00ED6DF6" w:rsidRDefault="00E40C08">
      <w:pPr>
        <w:adjustRightInd w:val="0"/>
        <w:snapToGrid w:val="0"/>
      </w:pPr>
      <w:r>
        <w:rPr>
          <w:noProof/>
        </w:rPr>
        <w:drawing>
          <wp:inline distT="0" distB="0" distL="0" distR="0" wp14:anchorId="0CF5A848" wp14:editId="474589AE">
            <wp:extent cx="5273675" cy="1095375"/>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1095375"/>
                    </a:xfrm>
                    <a:prstGeom prst="rect">
                      <a:avLst/>
                    </a:prstGeom>
                    <a:noFill/>
                    <a:ln>
                      <a:noFill/>
                    </a:ln>
                  </pic:spPr>
                </pic:pic>
              </a:graphicData>
            </a:graphic>
          </wp:inline>
        </w:drawing>
      </w:r>
    </w:p>
    <w:p w14:paraId="65700550"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文件权限判断</w:t>
      </w:r>
    </w:p>
    <w:p w14:paraId="1588C593" w14:textId="77777777" w:rsidR="00ED6DF6" w:rsidRDefault="00E40C08">
      <w:pPr>
        <w:adjustRightInd w:val="0"/>
        <w:snapToGrid w:val="0"/>
      </w:pPr>
      <w:r>
        <w:rPr>
          <w:noProof/>
        </w:rPr>
        <w:drawing>
          <wp:inline distT="0" distB="0" distL="0" distR="0" wp14:anchorId="51BFA28A" wp14:editId="3FCB692A">
            <wp:extent cx="5241925" cy="1073785"/>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3">
                      <a:extLst>
                        <a:ext uri="{28A0092B-C50C-407E-A947-70E740481C1C}">
                          <a14:useLocalDpi xmlns:a14="http://schemas.microsoft.com/office/drawing/2010/main" val="0"/>
                        </a:ext>
                      </a:extLst>
                    </a:blip>
                    <a:srcRect t="16211" r="650"/>
                    <a:stretch>
                      <a:fillRect/>
                    </a:stretch>
                  </pic:blipFill>
                  <pic:spPr bwMode="auto">
                    <a:xfrm>
                      <a:off x="0" y="0"/>
                      <a:ext cx="5241925" cy="1073785"/>
                    </a:xfrm>
                    <a:prstGeom prst="rect">
                      <a:avLst/>
                    </a:prstGeom>
                    <a:noFill/>
                    <a:ln>
                      <a:noFill/>
                    </a:ln>
                  </pic:spPr>
                </pic:pic>
              </a:graphicData>
            </a:graphic>
          </wp:inline>
        </w:drawing>
      </w:r>
    </w:p>
    <w:p w14:paraId="3B106761"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两个文件对比</w:t>
      </w:r>
    </w:p>
    <w:p w14:paraId="7F5AB8F2" w14:textId="77777777" w:rsidR="00ED6DF6" w:rsidRDefault="00E40C08">
      <w:pPr>
        <w:adjustRightInd w:val="0"/>
        <w:snapToGrid w:val="0"/>
        <w:rPr>
          <w:rFonts w:eastAsia="方正宋刻本秀楷简体"/>
        </w:rPr>
      </w:pPr>
      <w:r>
        <w:rPr>
          <w:noProof/>
        </w:rPr>
        <w:drawing>
          <wp:inline distT="0" distB="0" distL="0" distR="0" wp14:anchorId="798E52B6" wp14:editId="640803E1">
            <wp:extent cx="4540250" cy="71247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4">
                      <a:extLst>
                        <a:ext uri="{28A0092B-C50C-407E-A947-70E740481C1C}">
                          <a14:useLocalDpi xmlns:a14="http://schemas.microsoft.com/office/drawing/2010/main" val="0"/>
                        </a:ext>
                      </a:extLst>
                    </a:blip>
                    <a:srcRect t="21950"/>
                    <a:stretch>
                      <a:fillRect/>
                    </a:stretch>
                  </pic:blipFill>
                  <pic:spPr bwMode="auto">
                    <a:xfrm>
                      <a:off x="0" y="0"/>
                      <a:ext cx="4540250" cy="712470"/>
                    </a:xfrm>
                    <a:prstGeom prst="rect">
                      <a:avLst/>
                    </a:prstGeom>
                    <a:noFill/>
                    <a:ln>
                      <a:noFill/>
                    </a:ln>
                  </pic:spPr>
                </pic:pic>
              </a:graphicData>
            </a:graphic>
          </wp:inline>
        </w:drawing>
      </w:r>
      <w:r w:rsidR="00ED6DF6">
        <w:rPr>
          <w:rFonts w:eastAsia="方正宋刻本秀楷简体"/>
        </w:rPr>
        <w:t xml:space="preserve"> </w:t>
      </w:r>
    </w:p>
    <w:p w14:paraId="56760B68" w14:textId="77777777" w:rsidR="00ED6DF6" w:rsidRDefault="00ED6DF6">
      <w:pPr>
        <w:adjustRightInd w:val="0"/>
        <w:snapToGrid w:val="0"/>
        <w:rPr>
          <w:rFonts w:eastAsia="方正宋刻本秀楷简体"/>
          <w:b/>
          <w:bCs/>
          <w:sz w:val="18"/>
          <w:szCs w:val="21"/>
        </w:rPr>
      </w:pPr>
      <w:r>
        <w:rPr>
          <w:rFonts w:eastAsia="方正宋刻本秀楷简体" w:hint="eastAsia"/>
          <w:b/>
          <w:bCs/>
          <w:sz w:val="24"/>
          <w:szCs w:val="32"/>
        </w:rPr>
        <w:t>两个整数对比</w:t>
      </w:r>
      <w:r>
        <w:rPr>
          <w:rFonts w:eastAsia="方正宋刻本秀楷简体"/>
          <w:b/>
          <w:bCs/>
          <w:sz w:val="24"/>
          <w:szCs w:val="32"/>
        </w:rPr>
        <w:tab/>
      </w:r>
      <w:r>
        <w:rPr>
          <w:rFonts w:eastAsia="方正宋刻本秀楷简体" w:hint="eastAsia"/>
          <w:b/>
          <w:bCs/>
          <w:sz w:val="18"/>
          <w:szCs w:val="21"/>
        </w:rPr>
        <w:t>用数学符号也可以，如</w:t>
      </w:r>
      <w:proofErr w:type="spellStart"/>
      <w:r>
        <w:rPr>
          <w:rFonts w:eastAsia="方正宋刻本秀楷简体" w:hint="eastAsia"/>
          <w:b/>
          <w:bCs/>
          <w:sz w:val="18"/>
          <w:szCs w:val="21"/>
        </w:rPr>
        <w:t>g</w:t>
      </w:r>
      <w:r>
        <w:rPr>
          <w:rFonts w:eastAsia="方正宋刻本秀楷简体"/>
          <w:b/>
          <w:bCs/>
          <w:sz w:val="18"/>
          <w:szCs w:val="21"/>
        </w:rPr>
        <w:t>e</w:t>
      </w:r>
      <w:proofErr w:type="spellEnd"/>
      <w:r>
        <w:rPr>
          <w:rFonts w:eastAsia="方正宋刻本秀楷简体" w:hint="eastAsia"/>
          <w:b/>
          <w:bCs/>
          <w:sz w:val="18"/>
          <w:szCs w:val="21"/>
        </w:rPr>
        <w:t>等同于</w:t>
      </w:r>
      <w:r>
        <w:rPr>
          <w:rFonts w:eastAsia="方正宋刻本秀楷简体"/>
          <w:b/>
          <w:bCs/>
          <w:sz w:val="18"/>
          <w:szCs w:val="21"/>
        </w:rPr>
        <w:t>&gt;=</w:t>
      </w:r>
    </w:p>
    <w:p w14:paraId="09A0796A" w14:textId="77777777" w:rsidR="00ED6DF6" w:rsidRDefault="00E40C08">
      <w:pPr>
        <w:adjustRightInd w:val="0"/>
        <w:snapToGrid w:val="0"/>
        <w:rPr>
          <w:rFonts w:eastAsia="方正宋刻本秀楷简体"/>
        </w:rPr>
      </w:pPr>
      <w:r>
        <w:rPr>
          <w:noProof/>
        </w:rPr>
        <w:drawing>
          <wp:inline distT="0" distB="0" distL="0" distR="0" wp14:anchorId="2289C102" wp14:editId="19BE1D48">
            <wp:extent cx="5273675" cy="106299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a:extLst>
                        <a:ext uri="{28A0092B-C50C-407E-A947-70E740481C1C}">
                          <a14:useLocalDpi xmlns:a14="http://schemas.microsoft.com/office/drawing/2010/main" val="0"/>
                        </a:ext>
                      </a:extLst>
                    </a:blip>
                    <a:srcRect t="15178"/>
                    <a:stretch>
                      <a:fillRect/>
                    </a:stretch>
                  </pic:blipFill>
                  <pic:spPr bwMode="auto">
                    <a:xfrm>
                      <a:off x="0" y="0"/>
                      <a:ext cx="5273675" cy="1062990"/>
                    </a:xfrm>
                    <a:prstGeom prst="rect">
                      <a:avLst/>
                    </a:prstGeom>
                    <a:noFill/>
                    <a:ln>
                      <a:noFill/>
                    </a:ln>
                  </pic:spPr>
                </pic:pic>
              </a:graphicData>
            </a:graphic>
          </wp:inline>
        </w:drawing>
      </w:r>
      <w:r w:rsidR="00ED6DF6">
        <w:rPr>
          <w:rFonts w:eastAsia="方正宋刻本秀楷简体"/>
        </w:rPr>
        <w:t xml:space="preserve"> </w:t>
      </w:r>
    </w:p>
    <w:p w14:paraId="6C5E88CF"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字符串判断</w:t>
      </w:r>
    </w:p>
    <w:p w14:paraId="01B35AF9" w14:textId="77777777" w:rsidR="00ED6DF6" w:rsidRDefault="00E40C08">
      <w:pPr>
        <w:adjustRightInd w:val="0"/>
        <w:snapToGrid w:val="0"/>
        <w:rPr>
          <w:rFonts w:eastAsia="方正宋刻本秀楷简体"/>
        </w:rPr>
      </w:pPr>
      <w:r>
        <w:rPr>
          <w:noProof/>
        </w:rPr>
        <w:drawing>
          <wp:inline distT="0" distB="0" distL="0" distR="0" wp14:anchorId="2D76056F" wp14:editId="23BB4898">
            <wp:extent cx="5273675" cy="65913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659130"/>
                    </a:xfrm>
                    <a:prstGeom prst="rect">
                      <a:avLst/>
                    </a:prstGeom>
                    <a:noFill/>
                    <a:ln>
                      <a:noFill/>
                    </a:ln>
                  </pic:spPr>
                </pic:pic>
              </a:graphicData>
            </a:graphic>
          </wp:inline>
        </w:drawing>
      </w:r>
      <w:r w:rsidR="00ED6DF6">
        <w:rPr>
          <w:rFonts w:eastAsia="方正宋刻本秀楷简体"/>
        </w:rPr>
        <w:t xml:space="preserve"> </w:t>
      </w:r>
    </w:p>
    <w:p w14:paraId="58B5B9FA"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多重判断</w:t>
      </w:r>
    </w:p>
    <w:p w14:paraId="4EAC9C84" w14:textId="77777777" w:rsidR="00ED6DF6" w:rsidRDefault="00E40C08">
      <w:pPr>
        <w:adjustRightInd w:val="0"/>
        <w:snapToGrid w:val="0"/>
      </w:pPr>
      <w:r>
        <w:rPr>
          <w:noProof/>
        </w:rPr>
        <w:drawing>
          <wp:inline distT="0" distB="0" distL="0" distR="0" wp14:anchorId="62DCBDD1" wp14:editId="496AE985">
            <wp:extent cx="5273675" cy="5207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520700"/>
                    </a:xfrm>
                    <a:prstGeom prst="rect">
                      <a:avLst/>
                    </a:prstGeom>
                    <a:noFill/>
                    <a:ln>
                      <a:noFill/>
                    </a:ln>
                  </pic:spPr>
                </pic:pic>
              </a:graphicData>
            </a:graphic>
          </wp:inline>
        </w:drawing>
      </w:r>
    </w:p>
    <w:p w14:paraId="4EFD45A0" w14:textId="77777777" w:rsidR="00ED6DF6" w:rsidRDefault="00ED6DF6">
      <w:pPr>
        <w:adjustRightInd w:val="0"/>
        <w:snapToGrid w:val="0"/>
        <w:rPr>
          <w:rFonts w:eastAsia="方正宋刻本秀楷简体"/>
          <w:b/>
          <w:bCs/>
          <w:sz w:val="40"/>
          <w:szCs w:val="48"/>
        </w:rPr>
      </w:pPr>
      <w:r>
        <w:br w:type="page"/>
      </w:r>
      <w:r>
        <w:rPr>
          <w:rFonts w:eastAsia="方正宋刻本秀楷简体" w:hint="eastAsia"/>
          <w:b/>
          <w:bCs/>
          <w:sz w:val="40"/>
          <w:szCs w:val="48"/>
        </w:rPr>
        <w:lastRenderedPageBreak/>
        <w:t>流程控制</w:t>
      </w:r>
    </w:p>
    <w:p w14:paraId="6564E483" w14:textId="77777777" w:rsidR="00ED6DF6" w:rsidRDefault="00ED6DF6">
      <w:pPr>
        <w:adjustRightInd w:val="0"/>
        <w:snapToGrid w:val="0"/>
        <w:ind w:left="420"/>
        <w:rPr>
          <w:rFonts w:eastAsia="方正宋刻本秀楷简体"/>
        </w:rPr>
      </w:pPr>
      <w:r>
        <w:rPr>
          <w:rFonts w:eastAsia="方正宋刻本秀楷简体"/>
        </w:rPr>
        <w:t>条件判断控制（</w:t>
      </w:r>
      <w:r>
        <w:rPr>
          <w:rFonts w:eastAsia="方正宋刻本秀楷简体"/>
        </w:rPr>
        <w:t>if</w:t>
      </w:r>
      <w:r>
        <w:rPr>
          <w:rFonts w:eastAsia="方正宋刻本秀楷简体"/>
        </w:rPr>
        <w:t>、</w:t>
      </w:r>
      <w:r>
        <w:rPr>
          <w:rFonts w:eastAsia="方正宋刻本秀楷简体"/>
        </w:rPr>
        <w:t xml:space="preserve"> case</w:t>
      </w:r>
      <w:r>
        <w:rPr>
          <w:rFonts w:eastAsia="方正宋刻本秀楷简体"/>
        </w:rPr>
        <w:t>）</w:t>
      </w:r>
      <w:r>
        <w:rPr>
          <w:rFonts w:eastAsia="方正宋刻本秀楷简体"/>
        </w:rPr>
        <w:t xml:space="preserve"> </w:t>
      </w:r>
      <w:r>
        <w:rPr>
          <w:rFonts w:eastAsia="方正宋刻本秀楷简体" w:hint="eastAsia"/>
        </w:rPr>
        <w:br/>
      </w:r>
      <w:r>
        <w:rPr>
          <w:rFonts w:eastAsia="方正宋刻本秀楷简体"/>
        </w:rPr>
        <w:t>循环控制（</w:t>
      </w:r>
      <w:r>
        <w:rPr>
          <w:rFonts w:eastAsia="方正宋刻本秀楷简体"/>
        </w:rPr>
        <w:t>for</w:t>
      </w:r>
      <w:r>
        <w:rPr>
          <w:rFonts w:eastAsia="方正宋刻本秀楷简体"/>
        </w:rPr>
        <w:t>、</w:t>
      </w:r>
      <w:r>
        <w:rPr>
          <w:rFonts w:eastAsia="方正宋刻本秀楷简体"/>
        </w:rPr>
        <w:t xml:space="preserve"> while</w:t>
      </w:r>
      <w:r>
        <w:rPr>
          <w:rFonts w:eastAsia="方正宋刻本秀楷简体"/>
        </w:rPr>
        <w:t>、</w:t>
      </w:r>
      <w:r>
        <w:rPr>
          <w:rFonts w:eastAsia="方正宋刻本秀楷简体"/>
        </w:rPr>
        <w:t xml:space="preserve"> until</w:t>
      </w:r>
      <w:r>
        <w:rPr>
          <w:rFonts w:eastAsia="方正宋刻本秀楷简体"/>
        </w:rPr>
        <w:t>）</w:t>
      </w:r>
      <w:r>
        <w:rPr>
          <w:rFonts w:eastAsia="方正宋刻本秀楷简体"/>
        </w:rPr>
        <w:t xml:space="preserve"> </w:t>
      </w:r>
      <w:r>
        <w:rPr>
          <w:rFonts w:eastAsia="方正宋刻本秀楷简体" w:hint="eastAsia"/>
        </w:rPr>
        <w:br/>
      </w:r>
      <w:r>
        <w:rPr>
          <w:rFonts w:eastAsia="方正宋刻本秀楷简体"/>
        </w:rPr>
        <w:t>特殊流程控制语句（</w:t>
      </w:r>
      <w:r>
        <w:rPr>
          <w:rFonts w:eastAsia="方正宋刻本秀楷简体"/>
        </w:rPr>
        <w:t>exit</w:t>
      </w:r>
      <w:r>
        <w:rPr>
          <w:rFonts w:eastAsia="方正宋刻本秀楷简体"/>
        </w:rPr>
        <w:t>、</w:t>
      </w:r>
      <w:r>
        <w:rPr>
          <w:rFonts w:eastAsia="方正宋刻本秀楷简体"/>
        </w:rPr>
        <w:t xml:space="preserve"> bread</w:t>
      </w:r>
      <w:r>
        <w:rPr>
          <w:rFonts w:eastAsia="方正宋刻本秀楷简体"/>
        </w:rPr>
        <w:t>、</w:t>
      </w:r>
      <w:r>
        <w:rPr>
          <w:rFonts w:eastAsia="方正宋刻本秀楷简体"/>
        </w:rPr>
        <w:t xml:space="preserve"> continue</w:t>
      </w:r>
      <w:r>
        <w:rPr>
          <w:rFonts w:eastAsia="方正宋刻本秀楷简体"/>
        </w:rPr>
        <w:t>）</w:t>
      </w:r>
      <w:r>
        <w:rPr>
          <w:rFonts w:eastAsia="方正宋刻本秀楷简体"/>
        </w:rPr>
        <w:t xml:space="preserve"> </w:t>
      </w:r>
    </w:p>
    <w:p w14:paraId="6A9F6A2D" w14:textId="77777777" w:rsidR="00ED6DF6" w:rsidRDefault="00ED6DF6">
      <w:pPr>
        <w:adjustRightInd w:val="0"/>
        <w:snapToGrid w:val="0"/>
        <w:ind w:left="420"/>
        <w:rPr>
          <w:rFonts w:eastAsia="方正宋刻本秀楷简体"/>
        </w:rPr>
      </w:pPr>
    </w:p>
    <w:p w14:paraId="00B93278"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if</w:t>
      </w:r>
      <w:r>
        <w:rPr>
          <w:rFonts w:eastAsia="方正宋刻本秀楷简体" w:hint="eastAsia"/>
          <w:b/>
          <w:bCs/>
          <w:sz w:val="28"/>
          <w:szCs w:val="36"/>
        </w:rPr>
        <w:t>条件判断</w:t>
      </w:r>
    </w:p>
    <w:p w14:paraId="5BD1CB35" w14:textId="77777777" w:rsidR="00ED6DF6" w:rsidRDefault="00ED6DF6">
      <w:pPr>
        <w:adjustRightInd w:val="0"/>
        <w:snapToGrid w:val="0"/>
        <w:ind w:left="420"/>
        <w:rPr>
          <w:rFonts w:eastAsia="方正宋刻本秀楷简体"/>
        </w:rPr>
      </w:pPr>
      <w:r>
        <w:rPr>
          <w:rFonts w:eastAsia="方正宋刻本秀楷简体"/>
        </w:rPr>
        <w:tab/>
      </w:r>
      <w:r>
        <w:rPr>
          <w:rFonts w:eastAsia="方正宋刻本秀楷简体"/>
          <w:b/>
          <w:bCs/>
          <w:sz w:val="24"/>
          <w:szCs w:val="32"/>
        </w:rPr>
        <w:t>单分支</w:t>
      </w:r>
      <w:r>
        <w:rPr>
          <w:rFonts w:eastAsia="方正宋刻本秀楷简体"/>
          <w:b/>
          <w:bCs/>
          <w:sz w:val="24"/>
          <w:szCs w:val="32"/>
        </w:rPr>
        <w:t>if</w:t>
      </w:r>
      <w:r>
        <w:rPr>
          <w:rFonts w:eastAsia="方正宋刻本秀楷简体"/>
          <w:b/>
          <w:bCs/>
          <w:sz w:val="24"/>
          <w:szCs w:val="32"/>
        </w:rPr>
        <w:t>条件语句</w:t>
      </w:r>
      <w:r>
        <w:rPr>
          <w:rFonts w:eastAsia="方正宋刻本秀楷简体"/>
          <w:b/>
          <w:bCs/>
          <w:sz w:val="24"/>
          <w:szCs w:val="32"/>
        </w:rPr>
        <w:tab/>
      </w:r>
      <w:r>
        <w:rPr>
          <w:rFonts w:eastAsia="方正宋刻本秀楷简体"/>
        </w:rPr>
        <w:t>只有一个判断条件，符合条件则执行某个程序</w:t>
      </w:r>
      <w:r>
        <w:rPr>
          <w:rFonts w:eastAsia="方正宋刻本秀楷简体" w:hint="eastAsia"/>
        </w:rPr>
        <w:t>，</w:t>
      </w:r>
      <w:r>
        <w:rPr>
          <w:rFonts w:eastAsia="方正宋刻本秀楷简体"/>
        </w:rPr>
        <w:t>否则不做</w:t>
      </w:r>
    </w:p>
    <w:p w14:paraId="1A6D9124" w14:textId="77777777" w:rsidR="00ED6DF6" w:rsidRDefault="00ED6DF6">
      <w:pPr>
        <w:adjustRightInd w:val="0"/>
        <w:snapToGrid w:val="0"/>
        <w:ind w:left="420" w:firstLine="420"/>
        <w:rPr>
          <w:rFonts w:eastAsia="方正宋刻本秀楷简体"/>
        </w:rPr>
        <w:sectPr w:rsidR="00ED6DF6">
          <w:type w:val="continuous"/>
          <w:pgSz w:w="11906" w:h="16838"/>
          <w:pgMar w:top="1440" w:right="1800" w:bottom="1440" w:left="1800" w:header="851" w:footer="992" w:gutter="0"/>
          <w:cols w:space="720"/>
          <w:docGrid w:type="lines" w:linePitch="312"/>
        </w:sectPr>
      </w:pPr>
    </w:p>
    <w:p w14:paraId="7865CBB2" w14:textId="77777777" w:rsidR="00ED6DF6" w:rsidRDefault="00ED6DF6">
      <w:pPr>
        <w:adjustRightInd w:val="0"/>
        <w:snapToGrid w:val="0"/>
        <w:ind w:left="1680"/>
        <w:rPr>
          <w:rFonts w:eastAsia="方正宋刻本秀楷简体"/>
        </w:rPr>
      </w:pPr>
      <w:r>
        <w:rPr>
          <w:rFonts w:eastAsia="方正宋刻本秀楷简体"/>
        </w:rPr>
        <w:t xml:space="preserve">If [ </w:t>
      </w:r>
      <w:r>
        <w:rPr>
          <w:rFonts w:eastAsia="方正宋刻本秀楷简体"/>
        </w:rPr>
        <w:t>条件判断式</w:t>
      </w:r>
      <w:r>
        <w:rPr>
          <w:rFonts w:eastAsia="方正宋刻本秀楷简体"/>
        </w:rPr>
        <w:t xml:space="preserve"> ];then</w:t>
      </w:r>
      <w:r>
        <w:rPr>
          <w:rFonts w:eastAsia="方正宋刻本秀楷简体"/>
        </w:rPr>
        <w:br/>
      </w:r>
      <w:r>
        <w:rPr>
          <w:rFonts w:eastAsia="方正宋刻本秀楷简体"/>
        </w:rPr>
        <w:t>程序</w:t>
      </w:r>
      <w:r>
        <w:rPr>
          <w:rFonts w:eastAsia="方正宋刻本秀楷简体" w:hint="eastAsia"/>
        </w:rPr>
        <w:br/>
      </w:r>
      <w:r>
        <w:rPr>
          <w:rFonts w:eastAsia="方正宋刻本秀楷简体"/>
        </w:rPr>
        <w:t>fi</w:t>
      </w:r>
    </w:p>
    <w:p w14:paraId="74445FA6" w14:textId="77777777" w:rsidR="00ED6DF6" w:rsidRDefault="00ED6DF6">
      <w:pPr>
        <w:adjustRightInd w:val="0"/>
        <w:snapToGrid w:val="0"/>
        <w:ind w:left="420" w:firstLine="420"/>
        <w:rPr>
          <w:rFonts w:eastAsia="方正宋刻本秀楷简体"/>
        </w:rPr>
      </w:pPr>
    </w:p>
    <w:p w14:paraId="7E166A66" w14:textId="77777777" w:rsidR="00ED6DF6" w:rsidRDefault="00ED6DF6">
      <w:pPr>
        <w:adjustRightInd w:val="0"/>
        <w:snapToGrid w:val="0"/>
        <w:ind w:left="420"/>
        <w:rPr>
          <w:rFonts w:eastAsia="方正宋刻本秀楷简体"/>
        </w:rPr>
      </w:pPr>
      <w:r>
        <w:rPr>
          <w:rFonts w:eastAsia="方正宋刻本秀楷简体"/>
        </w:rPr>
        <w:t xml:space="preserve">if [ </w:t>
      </w:r>
      <w:r>
        <w:rPr>
          <w:rFonts w:eastAsia="方正宋刻本秀楷简体"/>
        </w:rPr>
        <w:t>条件判断式</w:t>
      </w:r>
      <w:r>
        <w:rPr>
          <w:rFonts w:eastAsia="方正宋刻本秀楷简体"/>
        </w:rPr>
        <w:t xml:space="preserve"> ]</w:t>
      </w:r>
      <w:r>
        <w:rPr>
          <w:rFonts w:eastAsia="方正宋刻本秀楷简体"/>
        </w:rPr>
        <w:br/>
        <w:t>then</w:t>
      </w:r>
    </w:p>
    <w:p w14:paraId="3CFCB813" w14:textId="77777777" w:rsidR="00ED6DF6" w:rsidRDefault="00ED6DF6">
      <w:pPr>
        <w:adjustRightInd w:val="0"/>
        <w:snapToGrid w:val="0"/>
        <w:ind w:left="420"/>
        <w:rPr>
          <w:rFonts w:eastAsia="方正宋刻本秀楷简体"/>
        </w:rPr>
      </w:pPr>
      <w:r>
        <w:rPr>
          <w:rFonts w:eastAsia="方正宋刻本秀楷简体"/>
        </w:rPr>
        <w:tab/>
      </w:r>
      <w:r>
        <w:rPr>
          <w:rFonts w:eastAsia="方正宋刻本秀楷简体" w:hint="eastAsia"/>
        </w:rPr>
        <w:t>程序</w:t>
      </w:r>
    </w:p>
    <w:p w14:paraId="462E95D5" w14:textId="77777777" w:rsidR="00ED6DF6" w:rsidRDefault="00ED6DF6">
      <w:pPr>
        <w:adjustRightInd w:val="0"/>
        <w:snapToGrid w:val="0"/>
        <w:ind w:left="420"/>
        <w:rPr>
          <w:rFonts w:eastAsia="方正宋刻本秀楷简体"/>
        </w:rPr>
      </w:pPr>
      <w:r>
        <w:rPr>
          <w:rFonts w:eastAsia="方正宋刻本秀楷简体" w:hint="eastAsia"/>
        </w:rPr>
        <w:t>fi</w:t>
      </w:r>
    </w:p>
    <w:p w14:paraId="0436D98F" w14:textId="77777777" w:rsidR="00ED6DF6" w:rsidRDefault="00ED6DF6">
      <w:pPr>
        <w:adjustRightInd w:val="0"/>
        <w:snapToGrid w:val="0"/>
        <w:ind w:left="840"/>
        <w:rPr>
          <w:rFonts w:eastAsia="方正宋刻本秀楷简体"/>
        </w:rPr>
        <w:sectPr w:rsidR="00ED6DF6">
          <w:type w:val="continuous"/>
          <w:pgSz w:w="11906" w:h="16838"/>
          <w:pgMar w:top="1440" w:right="1800" w:bottom="1440" w:left="1800" w:header="851" w:footer="992" w:gutter="0"/>
          <w:cols w:num="2" w:space="720"/>
          <w:docGrid w:type="lines" w:linePitch="312"/>
        </w:sectPr>
      </w:pPr>
    </w:p>
    <w:p w14:paraId="4744F9DF" w14:textId="77777777" w:rsidR="00ED6DF6" w:rsidRDefault="00ED6DF6">
      <w:pPr>
        <w:adjustRightInd w:val="0"/>
        <w:snapToGrid w:val="0"/>
        <w:ind w:left="840"/>
        <w:rPr>
          <w:rFonts w:eastAsia="方正宋刻本秀楷简体"/>
        </w:rPr>
      </w:pPr>
    </w:p>
    <w:p w14:paraId="3C32BF52" w14:textId="77777777" w:rsidR="00ED6DF6" w:rsidRDefault="00ED6DF6">
      <w:pPr>
        <w:adjustRightInd w:val="0"/>
        <w:snapToGrid w:val="0"/>
        <w:ind w:left="420"/>
        <w:rPr>
          <w:rFonts w:eastAsia="方正宋刻本秀楷简体"/>
        </w:rPr>
      </w:pPr>
      <w:r>
        <w:rPr>
          <w:rFonts w:eastAsia="方正宋刻本秀楷简体"/>
        </w:rPr>
        <w:t xml:space="preserve">[ </w:t>
      </w:r>
      <w:r>
        <w:rPr>
          <w:rFonts w:eastAsia="方正宋刻本秀楷简体"/>
        </w:rPr>
        <w:t>条件判断式</w:t>
      </w:r>
      <w:r>
        <w:rPr>
          <w:rFonts w:eastAsia="方正宋刻本秀楷简体"/>
        </w:rPr>
        <w:t xml:space="preserve"> ]</w:t>
      </w:r>
      <w:r>
        <w:rPr>
          <w:rFonts w:eastAsia="方正宋刻本秀楷简体"/>
        </w:rPr>
        <w:t>就是使用</w:t>
      </w:r>
      <w:r>
        <w:rPr>
          <w:rFonts w:eastAsia="方正宋刻本秀楷简体"/>
        </w:rPr>
        <w:t>test</w:t>
      </w:r>
      <w:r>
        <w:rPr>
          <w:rFonts w:eastAsia="方正宋刻本秀楷简体"/>
        </w:rPr>
        <w:t>命令判断，中括号和条件判断式之间必须有空格</w:t>
      </w:r>
      <w:r>
        <w:rPr>
          <w:rFonts w:eastAsia="方正宋刻本秀楷简体" w:hint="eastAsia"/>
        </w:rPr>
        <w:br/>
      </w:r>
      <w:r>
        <w:rPr>
          <w:rFonts w:eastAsia="方正宋刻本秀楷简体"/>
        </w:rPr>
        <w:t>then</w:t>
      </w:r>
      <w:r>
        <w:rPr>
          <w:rFonts w:eastAsia="方正宋刻本秀楷简体"/>
        </w:rPr>
        <w:t>后面</w:t>
      </w:r>
      <w:proofErr w:type="gramStart"/>
      <w:r>
        <w:rPr>
          <w:rFonts w:eastAsia="方正宋刻本秀楷简体"/>
        </w:rPr>
        <w:t>跟</w:t>
      </w:r>
      <w:r>
        <w:rPr>
          <w:rFonts w:eastAsia="方正宋刻本秀楷简体"/>
          <w:color w:val="FF0000"/>
        </w:rPr>
        <w:t>符合</w:t>
      </w:r>
      <w:proofErr w:type="gramEnd"/>
      <w:r>
        <w:rPr>
          <w:rFonts w:eastAsia="方正宋刻本秀楷简体"/>
          <w:color w:val="FF0000"/>
        </w:rPr>
        <w:t>条件之后执行</w:t>
      </w:r>
      <w:r>
        <w:rPr>
          <w:rFonts w:eastAsia="方正宋刻本秀楷简体"/>
        </w:rPr>
        <w:t>的程序，可以放在</w:t>
      </w:r>
      <w:r>
        <w:rPr>
          <w:rFonts w:eastAsia="方正宋刻本秀楷简体"/>
        </w:rPr>
        <w:t>[]</w:t>
      </w:r>
      <w:r>
        <w:rPr>
          <w:rFonts w:eastAsia="方正宋刻本秀楷简体"/>
        </w:rPr>
        <w:t>之后，用</w:t>
      </w:r>
      <w:r>
        <w:rPr>
          <w:rFonts w:eastAsia="方正宋刻本秀楷简体"/>
        </w:rPr>
        <w:t>“;”</w:t>
      </w:r>
      <w:r>
        <w:rPr>
          <w:rFonts w:eastAsia="方正宋刻本秀楷简体"/>
        </w:rPr>
        <w:t>分隔；也可以换行写入，就不需要</w:t>
      </w:r>
      <w:r>
        <w:rPr>
          <w:rFonts w:eastAsia="方正宋刻本秀楷简体"/>
        </w:rPr>
        <w:t>“;”</w:t>
      </w:r>
      <w:r>
        <w:rPr>
          <w:rFonts w:eastAsia="方正宋刻本秀楷简体"/>
        </w:rPr>
        <w:t>了</w:t>
      </w:r>
    </w:p>
    <w:p w14:paraId="01E2886E" w14:textId="77777777" w:rsidR="00ED6DF6" w:rsidRDefault="00ED6DF6">
      <w:pPr>
        <w:adjustRightInd w:val="0"/>
        <w:snapToGrid w:val="0"/>
        <w:ind w:left="420"/>
        <w:rPr>
          <w:rFonts w:eastAsia="方正宋刻本秀楷简体"/>
        </w:rPr>
      </w:pPr>
    </w:p>
    <w:p w14:paraId="6A989D0E" w14:textId="77777777" w:rsidR="00ED6DF6" w:rsidRDefault="00ED6DF6">
      <w:pPr>
        <w:adjustRightInd w:val="0"/>
        <w:snapToGrid w:val="0"/>
        <w:ind w:left="1680"/>
        <w:rPr>
          <w:rFonts w:eastAsia="方正宋刻本秀楷简体"/>
        </w:rPr>
      </w:pPr>
      <w:proofErr w:type="gramStart"/>
      <w:r>
        <w:rPr>
          <w:rFonts w:eastAsia="方正宋刻本秀楷简体"/>
        </w:rPr>
        <w:t>#!/</w:t>
      </w:r>
      <w:proofErr w:type="gramEnd"/>
      <w:r>
        <w:rPr>
          <w:rFonts w:eastAsia="方正宋刻本秀楷简体"/>
        </w:rPr>
        <w:t>bin/bash</w:t>
      </w:r>
      <w:r>
        <w:rPr>
          <w:rFonts w:eastAsia="方正宋刻本秀楷简体"/>
        </w:rPr>
        <w:br/>
        <w:t>#</w:t>
      </w:r>
      <w:r>
        <w:rPr>
          <w:rFonts w:eastAsia="方正宋刻本秀楷简体"/>
        </w:rPr>
        <w:t>统计根分区的使用率</w:t>
      </w:r>
      <w:r>
        <w:rPr>
          <w:rFonts w:eastAsia="方正宋刻本秀楷简体" w:hint="eastAsia"/>
        </w:rPr>
        <w:br/>
      </w:r>
      <w:r>
        <w:rPr>
          <w:rFonts w:eastAsia="方正宋刻本秀楷简体"/>
        </w:rPr>
        <w:t>rate=$(df -h | grep "/dev/sda3" | awk '{print $5}' | cut -d "%" -f1)</w:t>
      </w:r>
      <w:r>
        <w:rPr>
          <w:rFonts w:eastAsia="方正宋刻本秀楷简体"/>
        </w:rPr>
        <w:br/>
        <w:t>#</w:t>
      </w:r>
      <w:r>
        <w:rPr>
          <w:rFonts w:eastAsia="方正宋刻本秀楷简体"/>
        </w:rPr>
        <w:t>把根分区使用率作为变量值赋予变量</w:t>
      </w:r>
      <w:r>
        <w:rPr>
          <w:rFonts w:eastAsia="方正宋刻本秀楷简体"/>
        </w:rPr>
        <w:t>rate</w:t>
      </w:r>
      <w:r>
        <w:rPr>
          <w:rFonts w:eastAsia="方正宋刻本秀楷简体"/>
        </w:rPr>
        <w:br/>
        <w:t>if [ $rate -</w:t>
      </w:r>
      <w:proofErr w:type="spellStart"/>
      <w:r>
        <w:rPr>
          <w:rFonts w:eastAsia="方正宋刻本秀楷简体"/>
        </w:rPr>
        <w:t>ge</w:t>
      </w:r>
      <w:proofErr w:type="spellEnd"/>
      <w:r>
        <w:rPr>
          <w:rFonts w:eastAsia="方正宋刻本秀楷简体"/>
        </w:rPr>
        <w:t xml:space="preserve"> 80 ]</w:t>
      </w:r>
      <w:r>
        <w:rPr>
          <w:rFonts w:eastAsia="方正宋刻本秀楷简体"/>
        </w:rPr>
        <w:br/>
        <w:t>then</w:t>
      </w:r>
      <w:r>
        <w:rPr>
          <w:rFonts w:eastAsia="方正宋刻本秀楷简体"/>
        </w:rPr>
        <w:br/>
        <w:t>echo "Warning! /dev/sda3 is full!!"</w:t>
      </w:r>
    </w:p>
    <w:p w14:paraId="7BCE0BA9" w14:textId="77777777" w:rsidR="00ED6DF6" w:rsidRDefault="00ED6DF6">
      <w:pPr>
        <w:adjustRightInd w:val="0"/>
        <w:snapToGrid w:val="0"/>
        <w:ind w:left="1680"/>
        <w:rPr>
          <w:rFonts w:eastAsia="方正宋刻本秀楷简体"/>
        </w:rPr>
      </w:pPr>
      <w:r>
        <w:rPr>
          <w:rFonts w:eastAsia="方正宋刻本秀楷简体"/>
        </w:rPr>
        <w:t>#</w:t>
      </w:r>
      <w:r>
        <w:rPr>
          <w:rFonts w:eastAsia="方正宋刻本秀楷简体"/>
        </w:rPr>
        <w:t>打印警告信息。</w:t>
      </w:r>
      <w:r>
        <w:rPr>
          <w:rFonts w:eastAsia="方正宋刻本秀楷简体"/>
        </w:rPr>
        <w:t xml:space="preserve"> </w:t>
      </w:r>
      <w:r>
        <w:rPr>
          <w:rFonts w:eastAsia="方正宋刻本秀楷简体"/>
        </w:rPr>
        <w:t>在实际工作中，也可以向管理员发送邮件</w:t>
      </w:r>
      <w:r>
        <w:rPr>
          <w:rFonts w:eastAsia="方正宋刻本秀楷简体" w:hint="eastAsia"/>
        </w:rPr>
        <w:br/>
      </w:r>
      <w:r>
        <w:rPr>
          <w:rFonts w:eastAsia="方正宋刻本秀楷简体"/>
        </w:rPr>
        <w:t>fi</w:t>
      </w:r>
    </w:p>
    <w:p w14:paraId="2AA2409E" w14:textId="77777777" w:rsidR="00ED6DF6" w:rsidRDefault="00ED6DF6">
      <w:pPr>
        <w:adjustRightInd w:val="0"/>
        <w:snapToGrid w:val="0"/>
        <w:ind w:left="1680"/>
        <w:rPr>
          <w:rFonts w:eastAsia="方正宋刻本秀楷简体"/>
        </w:rPr>
      </w:pPr>
    </w:p>
    <w:p w14:paraId="2D95A85E" w14:textId="77777777" w:rsidR="00ED6DF6" w:rsidRDefault="00ED6DF6">
      <w:pPr>
        <w:adjustRightInd w:val="0"/>
        <w:snapToGrid w:val="0"/>
        <w:ind w:left="420" w:firstLine="420"/>
        <w:rPr>
          <w:rFonts w:eastAsia="方正宋刻本秀楷简体"/>
        </w:rPr>
      </w:pPr>
      <w:r>
        <w:rPr>
          <w:rFonts w:eastAsia="方正宋刻本秀楷简体"/>
          <w:b/>
          <w:bCs/>
          <w:sz w:val="24"/>
          <w:szCs w:val="32"/>
        </w:rPr>
        <w:t>双分支</w:t>
      </w:r>
      <w:r>
        <w:rPr>
          <w:rFonts w:eastAsia="方正宋刻本秀楷简体"/>
          <w:b/>
          <w:bCs/>
          <w:sz w:val="24"/>
          <w:szCs w:val="32"/>
        </w:rPr>
        <w:t>if</w:t>
      </w:r>
      <w:r>
        <w:rPr>
          <w:rFonts w:eastAsia="方正宋刻本秀楷简体"/>
          <w:b/>
          <w:bCs/>
          <w:sz w:val="24"/>
          <w:szCs w:val="32"/>
        </w:rPr>
        <w:t>条件语句</w:t>
      </w:r>
      <w:r>
        <w:rPr>
          <w:rFonts w:eastAsia="方正宋刻本秀楷简体"/>
        </w:rPr>
        <w:tab/>
      </w:r>
      <w:r>
        <w:rPr>
          <w:rFonts w:eastAsia="方正宋刻本秀楷简体"/>
        </w:rPr>
        <w:t>当条件判断式成立时，</w:t>
      </w:r>
      <w:r>
        <w:rPr>
          <w:rFonts w:eastAsia="方正宋刻本秀楷简体"/>
        </w:rPr>
        <w:t xml:space="preserve"> </w:t>
      </w:r>
      <w:r>
        <w:rPr>
          <w:rFonts w:eastAsia="方正宋刻本秀楷简体"/>
        </w:rPr>
        <w:t>则执行某个程序；</w:t>
      </w:r>
      <w:r>
        <w:rPr>
          <w:rFonts w:eastAsia="方正宋刻本秀楷简体"/>
        </w:rPr>
        <w:t xml:space="preserve"> </w:t>
      </w:r>
    </w:p>
    <w:p w14:paraId="6168F61D" w14:textId="77777777" w:rsidR="00ED6DF6" w:rsidRDefault="00ED6DF6">
      <w:pPr>
        <w:adjustRightInd w:val="0"/>
        <w:snapToGrid w:val="0"/>
        <w:ind w:left="2520" w:firstLine="420"/>
        <w:rPr>
          <w:rFonts w:eastAsia="方正宋刻本秀楷简体"/>
        </w:rPr>
      </w:pPr>
      <w:r>
        <w:rPr>
          <w:rFonts w:eastAsia="方正宋刻本秀楷简体"/>
        </w:rPr>
        <w:t>当条件判断式不成立时，</w:t>
      </w:r>
      <w:r>
        <w:rPr>
          <w:rFonts w:eastAsia="方正宋刻本秀楷简体"/>
        </w:rPr>
        <w:t xml:space="preserve"> </w:t>
      </w:r>
      <w:r>
        <w:rPr>
          <w:rFonts w:eastAsia="方正宋刻本秀楷简体"/>
        </w:rPr>
        <w:t>则执行另一个程序</w:t>
      </w:r>
    </w:p>
    <w:p w14:paraId="12B699D1" w14:textId="77777777" w:rsidR="00ED6DF6" w:rsidRDefault="00ED6DF6">
      <w:pPr>
        <w:adjustRightInd w:val="0"/>
        <w:snapToGrid w:val="0"/>
        <w:ind w:left="2100"/>
        <w:rPr>
          <w:rFonts w:eastAsia="方正宋刻本秀楷简体"/>
        </w:rPr>
      </w:pPr>
      <w:r>
        <w:rPr>
          <w:rFonts w:eastAsia="方正宋刻本秀楷简体"/>
        </w:rPr>
        <w:t xml:space="preserve">if [ </w:t>
      </w:r>
      <w:r>
        <w:rPr>
          <w:rFonts w:eastAsia="方正宋刻本秀楷简体"/>
        </w:rPr>
        <w:t>条件判断式</w:t>
      </w:r>
      <w:r>
        <w:rPr>
          <w:rFonts w:eastAsia="方正宋刻本秀楷简体"/>
        </w:rPr>
        <w:t xml:space="preserve"> ]</w:t>
      </w:r>
      <w:r>
        <w:rPr>
          <w:rFonts w:eastAsia="方正宋刻本秀楷简体"/>
        </w:rPr>
        <w:br/>
        <w:t>then</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当条件判断式成立时，</w:t>
      </w:r>
      <w:r>
        <w:rPr>
          <w:rFonts w:eastAsia="方正宋刻本秀楷简体"/>
        </w:rPr>
        <w:t xml:space="preserve"> </w:t>
      </w:r>
      <w:r>
        <w:rPr>
          <w:rFonts w:eastAsia="方正宋刻本秀楷简体"/>
        </w:rPr>
        <w:t>执行的程序</w:t>
      </w:r>
      <w:r>
        <w:rPr>
          <w:rFonts w:eastAsia="方正宋刻本秀楷简体" w:hint="eastAsia"/>
        </w:rPr>
        <w:br/>
      </w:r>
      <w:r>
        <w:rPr>
          <w:rFonts w:eastAsia="方正宋刻本秀楷简体"/>
        </w:rPr>
        <w:t>else</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当条件判断式不成立时，</w:t>
      </w:r>
      <w:r>
        <w:rPr>
          <w:rFonts w:eastAsia="方正宋刻本秀楷简体"/>
        </w:rPr>
        <w:t xml:space="preserve"> </w:t>
      </w:r>
      <w:r>
        <w:rPr>
          <w:rFonts w:eastAsia="方正宋刻本秀楷简体"/>
        </w:rPr>
        <w:t>执行的另一个程序</w:t>
      </w:r>
      <w:r>
        <w:rPr>
          <w:rFonts w:eastAsia="方正宋刻本秀楷简体" w:hint="eastAsia"/>
        </w:rPr>
        <w:br/>
      </w:r>
      <w:r>
        <w:rPr>
          <w:rFonts w:eastAsia="方正宋刻本秀楷简体"/>
        </w:rPr>
        <w:t>fi</w:t>
      </w:r>
    </w:p>
    <w:p w14:paraId="0237B442" w14:textId="77777777" w:rsidR="00ED6DF6" w:rsidRDefault="00ED6DF6">
      <w:pPr>
        <w:adjustRightInd w:val="0"/>
        <w:snapToGrid w:val="0"/>
        <w:ind w:left="2100"/>
        <w:rPr>
          <w:rFonts w:eastAsia="方正宋刻本秀楷简体"/>
        </w:rPr>
      </w:pPr>
    </w:p>
    <w:p w14:paraId="2E0AE679" w14:textId="77777777" w:rsidR="00ED6DF6" w:rsidRDefault="00ED6DF6">
      <w:pPr>
        <w:adjustRightInd w:val="0"/>
        <w:snapToGrid w:val="0"/>
        <w:ind w:left="1680"/>
        <w:rPr>
          <w:rFonts w:eastAsia="方正宋刻本秀楷简体"/>
        </w:rPr>
      </w:pPr>
      <w:proofErr w:type="gramStart"/>
      <w:r>
        <w:rPr>
          <w:rFonts w:eastAsia="方正宋刻本秀楷简体"/>
        </w:rPr>
        <w:t>#!/</w:t>
      </w:r>
      <w:proofErr w:type="gramEnd"/>
      <w:r>
        <w:rPr>
          <w:rFonts w:eastAsia="方正宋刻本秀楷简体"/>
        </w:rPr>
        <w:t>bin/bash</w:t>
      </w:r>
      <w:r>
        <w:rPr>
          <w:rFonts w:eastAsia="方正宋刻本秀楷简体"/>
        </w:rPr>
        <w:br/>
      </w:r>
      <w:proofErr w:type="spellStart"/>
      <w:r>
        <w:rPr>
          <w:rFonts w:eastAsia="方正宋刻本秀楷简体"/>
        </w:rPr>
        <w:t>ntpdate</w:t>
      </w:r>
      <w:proofErr w:type="spellEnd"/>
      <w:r>
        <w:rPr>
          <w:rFonts w:eastAsia="方正宋刻本秀楷简体"/>
        </w:rPr>
        <w:t xml:space="preserve"> asia.pool.ntp.org &amp;&gt;/dev/null</w:t>
      </w:r>
      <w:r>
        <w:rPr>
          <w:rFonts w:eastAsia="方正宋刻本秀楷简体"/>
        </w:rPr>
        <w:tab/>
        <w:t>#</w:t>
      </w:r>
      <w:r>
        <w:rPr>
          <w:rFonts w:eastAsia="方正宋刻本秀楷简体"/>
        </w:rPr>
        <w:t>同步系统时间</w:t>
      </w:r>
      <w:r>
        <w:rPr>
          <w:rFonts w:eastAsia="方正宋刻本秀楷简体" w:hint="eastAsia"/>
        </w:rPr>
        <w:br/>
      </w:r>
      <w:r>
        <w:rPr>
          <w:rFonts w:eastAsia="方正宋刻本秀楷简体"/>
        </w:rPr>
        <w:t>date=$(date +%y%m%d)</w:t>
      </w:r>
      <w:r>
        <w:rPr>
          <w:rFonts w:eastAsia="方正宋刻本秀楷简体"/>
        </w:rPr>
        <w:br/>
        <w:t>size=$(du -sh /</w:t>
      </w:r>
      <w:r>
        <w:rPr>
          <w:rFonts w:eastAsia="方正宋刻本秀楷简体" w:hint="eastAsia"/>
        </w:rPr>
        <w:t>home</w:t>
      </w:r>
      <w:r>
        <w:rPr>
          <w:rFonts w:eastAsia="方正宋刻本秀楷简体"/>
        </w:rPr>
        <w:t>/aria/linux)</w:t>
      </w:r>
      <w:r>
        <w:rPr>
          <w:rFonts w:eastAsia="方正宋刻本秀楷简体"/>
        </w:rPr>
        <w:br/>
        <w:t>if [ -d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 xml:space="preserve"> ]</w:t>
      </w:r>
      <w:r>
        <w:rPr>
          <w:rFonts w:eastAsia="方正宋刻本秀楷简体"/>
        </w:rPr>
        <w:br/>
        <w:t>then</w:t>
      </w:r>
      <w:r>
        <w:rPr>
          <w:rFonts w:eastAsia="方正宋刻本秀楷简体"/>
        </w:rPr>
        <w:br/>
        <w:t xml:space="preserve">    echo "Date : $date!" &gt;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 xml:space="preserve">    echo "Data size : $size" &gt;&gt;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 xml:space="preserve">    cd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br/>
        <w:t xml:space="preserve">    tar -</w:t>
      </w:r>
      <w:proofErr w:type="spellStart"/>
      <w:r>
        <w:rPr>
          <w:rFonts w:eastAsia="方正宋刻本秀楷简体"/>
        </w:rPr>
        <w:t>zcf</w:t>
      </w:r>
      <w:proofErr w:type="spellEnd"/>
      <w:r>
        <w:rPr>
          <w:rFonts w:eastAsia="方正宋刻本秀楷简体"/>
        </w:rPr>
        <w:t xml:space="preserve"> mysql-lib-$date.tar.gz /</w:t>
      </w:r>
      <w:r>
        <w:rPr>
          <w:rFonts w:eastAsia="方正宋刻本秀楷简体" w:hint="eastAsia"/>
        </w:rPr>
        <w:t xml:space="preserve"> home</w:t>
      </w:r>
      <w:r>
        <w:rPr>
          <w:rFonts w:eastAsia="方正宋刻本秀楷简体"/>
        </w:rPr>
        <w:t>/aria/</w:t>
      </w:r>
      <w:proofErr w:type="spellStart"/>
      <w:r>
        <w:rPr>
          <w:rFonts w:eastAsia="方正宋刻本秀楷简体"/>
        </w:rPr>
        <w:t>linux</w:t>
      </w:r>
      <w:proofErr w:type="spellEnd"/>
      <w:r>
        <w:rPr>
          <w:rFonts w:eastAsia="方正宋刻本秀楷简体"/>
        </w:rPr>
        <w:t xml:space="preserve"> dbinfo.txt &amp;&gt;/dev/null</w:t>
      </w:r>
      <w:r>
        <w:rPr>
          <w:rFonts w:eastAsia="方正宋刻本秀楷简体"/>
        </w:rPr>
        <w:br/>
        <w:t xml:space="preserve">    #</w:t>
      </w:r>
      <w:r>
        <w:rPr>
          <w:rFonts w:eastAsia="方正宋刻本秀楷简体"/>
        </w:rPr>
        <w:t>打包压缩数据库与临时文件</w:t>
      </w:r>
      <w:r>
        <w:rPr>
          <w:rFonts w:eastAsia="方正宋刻本秀楷简体" w:hint="eastAsia"/>
        </w:rPr>
        <w:t>,</w:t>
      </w:r>
      <w:r>
        <w:rPr>
          <w:rFonts w:eastAsia="方正宋刻本秀楷简体"/>
        </w:rPr>
        <w:t>把所有输出丢入垃圾箱不看任何输出</w:t>
      </w:r>
      <w:r>
        <w:rPr>
          <w:rFonts w:eastAsia="方正宋刻本秀楷简体" w:hint="eastAsia"/>
        </w:rPr>
        <w:br/>
      </w:r>
      <w:r>
        <w:rPr>
          <w:rFonts w:eastAsia="方正宋刻本秀楷简体"/>
        </w:rPr>
        <w:t xml:space="preserve">    rm -rf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else</w:t>
      </w:r>
      <w:r>
        <w:rPr>
          <w:rFonts w:eastAsia="方正宋刻本秀楷简体"/>
        </w:rPr>
        <w:br/>
        <w:t xml:space="preserve">    </w:t>
      </w:r>
      <w:proofErr w:type="spellStart"/>
      <w:r>
        <w:rPr>
          <w:rFonts w:eastAsia="方正宋刻本秀楷简体"/>
        </w:rPr>
        <w:t>mkdir</w:t>
      </w:r>
      <w:proofErr w:type="spellEnd"/>
      <w:r>
        <w:rPr>
          <w:rFonts w:eastAsia="方正宋刻本秀楷简体"/>
        </w:rPr>
        <w:t xml:space="preserve">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br/>
      </w:r>
      <w:r>
        <w:rPr>
          <w:rFonts w:eastAsia="方正宋刻本秀楷简体"/>
        </w:rPr>
        <w:lastRenderedPageBreak/>
        <w:t xml:space="preserve">    echo "</w:t>
      </w:r>
      <w:proofErr w:type="gramStart"/>
      <w:r>
        <w:rPr>
          <w:rFonts w:eastAsia="方正宋刻本秀楷简体"/>
        </w:rPr>
        <w:t>Date :</w:t>
      </w:r>
      <w:proofErr w:type="gramEnd"/>
      <w:r>
        <w:rPr>
          <w:rFonts w:eastAsia="方正宋刻本秀楷简体"/>
        </w:rPr>
        <w:t xml:space="preserve"> $date!" &gt;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 xml:space="preserve">    echo "Data </w:t>
      </w:r>
      <w:proofErr w:type="gramStart"/>
      <w:r>
        <w:rPr>
          <w:rFonts w:eastAsia="方正宋刻本秀楷简体"/>
        </w:rPr>
        <w:t>size :</w:t>
      </w:r>
      <w:proofErr w:type="gramEnd"/>
      <w:r>
        <w:rPr>
          <w:rFonts w:eastAsia="方正宋刻本秀楷简体"/>
        </w:rPr>
        <w:t xml:space="preserve"> $size" &gt;&gt;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 xml:space="preserve">    cd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br/>
        <w:t xml:space="preserve">    tar -</w:t>
      </w:r>
      <w:proofErr w:type="spellStart"/>
      <w:r>
        <w:rPr>
          <w:rFonts w:eastAsia="方正宋刻本秀楷简体"/>
        </w:rPr>
        <w:t>zcf</w:t>
      </w:r>
      <w:proofErr w:type="spellEnd"/>
      <w:r>
        <w:rPr>
          <w:rFonts w:eastAsia="方正宋刻本秀楷简体"/>
        </w:rPr>
        <w:t xml:space="preserve"> mysql-lib-$date.tar.gz dbinfo.txt /var/lib/</w:t>
      </w:r>
      <w:proofErr w:type="spellStart"/>
      <w:r>
        <w:rPr>
          <w:rFonts w:eastAsia="方正宋刻本秀楷简体"/>
        </w:rPr>
        <w:t>mysql</w:t>
      </w:r>
      <w:proofErr w:type="spellEnd"/>
      <w:r>
        <w:rPr>
          <w:rFonts w:eastAsia="方正宋刻本秀楷简体"/>
        </w:rPr>
        <w:t xml:space="preserve"> &amp;&gt;/dev/null</w:t>
      </w:r>
      <w:r>
        <w:rPr>
          <w:rFonts w:eastAsia="方正宋刻本秀楷简体"/>
        </w:rPr>
        <w:br/>
        <w:t xml:space="preserve">    rm -rf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fi</w:t>
      </w:r>
    </w:p>
    <w:p w14:paraId="73388706" w14:textId="77777777" w:rsidR="00ED6DF6" w:rsidRDefault="00ED6DF6">
      <w:pPr>
        <w:adjustRightInd w:val="0"/>
        <w:snapToGrid w:val="0"/>
        <w:rPr>
          <w:rFonts w:eastAsia="方正宋刻本秀楷简体"/>
        </w:rPr>
      </w:pPr>
    </w:p>
    <w:p w14:paraId="5AA0E491" w14:textId="77777777" w:rsidR="00ED6DF6" w:rsidRDefault="00ED6DF6">
      <w:pPr>
        <w:adjustRightInd w:val="0"/>
        <w:snapToGrid w:val="0"/>
        <w:ind w:left="840"/>
        <w:rPr>
          <w:rFonts w:eastAsia="方正宋刻本秀楷简体"/>
        </w:rPr>
      </w:pPr>
      <w:r>
        <w:rPr>
          <w:rFonts w:eastAsia="方正宋刻本秀楷简体"/>
          <w:b/>
          <w:bCs/>
          <w:sz w:val="24"/>
          <w:szCs w:val="32"/>
        </w:rPr>
        <w:t>多分支</w:t>
      </w:r>
      <w:r>
        <w:rPr>
          <w:rFonts w:eastAsia="方正宋刻本秀楷简体"/>
          <w:b/>
          <w:bCs/>
          <w:sz w:val="24"/>
          <w:szCs w:val="32"/>
        </w:rPr>
        <w:t>if</w:t>
      </w:r>
      <w:r>
        <w:rPr>
          <w:rFonts w:eastAsia="方正宋刻本秀楷简体"/>
          <w:b/>
          <w:bCs/>
          <w:sz w:val="24"/>
          <w:szCs w:val="32"/>
        </w:rPr>
        <w:t>条件语句</w:t>
      </w:r>
      <w:r>
        <w:rPr>
          <w:rFonts w:eastAsia="方正宋刻本秀楷简体"/>
        </w:rPr>
        <w:tab/>
      </w:r>
      <w:r>
        <w:rPr>
          <w:rFonts w:eastAsia="方正宋刻本秀楷简体"/>
        </w:rPr>
        <w:t>当条件判断式</w:t>
      </w:r>
      <w:r>
        <w:rPr>
          <w:rFonts w:eastAsia="方正宋刻本秀楷简体"/>
        </w:rPr>
        <w:t>1</w:t>
      </w:r>
      <w:r>
        <w:rPr>
          <w:rFonts w:eastAsia="方正宋刻本秀楷简体"/>
        </w:rPr>
        <w:t>成立时，执行程序</w:t>
      </w:r>
      <w:r>
        <w:rPr>
          <w:rFonts w:eastAsia="方正宋刻本秀楷简体"/>
        </w:rPr>
        <w:t>1</w:t>
      </w:r>
      <w:r>
        <w:rPr>
          <w:rFonts w:eastAsia="方正宋刻本秀楷简体"/>
        </w:rPr>
        <w:t>；</w:t>
      </w:r>
      <w:r>
        <w:rPr>
          <w:rFonts w:eastAsia="方正宋刻本秀楷简体"/>
        </w:rPr>
        <w:t xml:space="preserve"> </w:t>
      </w:r>
    </w:p>
    <w:p w14:paraId="696D8463" w14:textId="77777777" w:rsidR="00ED6DF6" w:rsidRDefault="00ED6DF6">
      <w:pPr>
        <w:adjustRightInd w:val="0"/>
        <w:snapToGrid w:val="0"/>
        <w:ind w:left="2520" w:firstLine="420"/>
        <w:rPr>
          <w:rFonts w:eastAsia="方正宋刻本秀楷简体"/>
        </w:rPr>
      </w:pPr>
      <w:r>
        <w:rPr>
          <w:rFonts w:eastAsia="方正宋刻本秀楷简体"/>
        </w:rPr>
        <w:t>当条件判断式</w:t>
      </w:r>
      <w:r>
        <w:rPr>
          <w:rFonts w:eastAsia="方正宋刻本秀楷简体"/>
        </w:rPr>
        <w:t>2</w:t>
      </w:r>
      <w:r>
        <w:rPr>
          <w:rFonts w:eastAsia="方正宋刻本秀楷简体"/>
        </w:rPr>
        <w:t>成立时，执行程序</w:t>
      </w:r>
      <w:r>
        <w:rPr>
          <w:rFonts w:eastAsia="方正宋刻本秀楷简体"/>
        </w:rPr>
        <w:t>2</w:t>
      </w:r>
      <w:r>
        <w:rPr>
          <w:rFonts w:eastAsia="方正宋刻本秀楷简体" w:hint="eastAsia"/>
        </w:rPr>
        <w:t>,</w:t>
      </w:r>
      <w:r>
        <w:rPr>
          <w:rFonts w:eastAsia="方正宋刻本秀楷简体"/>
        </w:rPr>
        <w:t>次类推</w:t>
      </w:r>
      <w:r>
        <w:rPr>
          <w:rFonts w:eastAsia="方正宋刻本秀楷简体"/>
        </w:rPr>
        <w:t>;</w:t>
      </w:r>
    </w:p>
    <w:p w14:paraId="297CB184" w14:textId="77777777" w:rsidR="00ED6DF6" w:rsidRDefault="00ED6DF6">
      <w:pPr>
        <w:adjustRightInd w:val="0"/>
        <w:snapToGrid w:val="0"/>
        <w:ind w:left="2520" w:firstLine="420"/>
        <w:rPr>
          <w:rFonts w:eastAsia="方正宋刻本秀楷简体"/>
        </w:rPr>
      </w:pPr>
      <w:r>
        <w:rPr>
          <w:rFonts w:eastAsia="方正宋刻本秀楷简体"/>
        </w:rPr>
        <w:t>当所有条件都不成立时，</w:t>
      </w:r>
      <w:r>
        <w:rPr>
          <w:rFonts w:eastAsia="方正宋刻本秀楷简体"/>
        </w:rPr>
        <w:t xml:space="preserve"> </w:t>
      </w:r>
      <w:r>
        <w:rPr>
          <w:rFonts w:eastAsia="方正宋刻本秀楷简体"/>
        </w:rPr>
        <w:t>执行最后的程序</w:t>
      </w:r>
    </w:p>
    <w:p w14:paraId="2FB2EFD8" w14:textId="77777777" w:rsidR="00ED6DF6" w:rsidRDefault="00ED6DF6">
      <w:pPr>
        <w:adjustRightInd w:val="0"/>
        <w:snapToGrid w:val="0"/>
        <w:ind w:left="2520" w:firstLine="420"/>
        <w:rPr>
          <w:rFonts w:eastAsia="方正宋刻本秀楷简体"/>
        </w:rPr>
      </w:pPr>
    </w:p>
    <w:p w14:paraId="7EA7F19B" w14:textId="77777777" w:rsidR="00ED6DF6" w:rsidRDefault="00ED6DF6">
      <w:pPr>
        <w:adjustRightInd w:val="0"/>
        <w:snapToGrid w:val="0"/>
        <w:ind w:left="2520"/>
        <w:rPr>
          <w:rFonts w:eastAsia="方正宋刻本秀楷简体"/>
        </w:rPr>
      </w:pPr>
      <w:r>
        <w:rPr>
          <w:rFonts w:eastAsia="方正宋刻本秀楷简体"/>
        </w:rPr>
        <w:t xml:space="preserve">if [ </w:t>
      </w:r>
      <w:r>
        <w:rPr>
          <w:rFonts w:eastAsia="方正宋刻本秀楷简体"/>
        </w:rPr>
        <w:t>条件判断式</w:t>
      </w:r>
      <w:r>
        <w:rPr>
          <w:rFonts w:eastAsia="方正宋刻本秀楷简体"/>
        </w:rPr>
        <w:t>1 ]</w:t>
      </w:r>
      <w:r>
        <w:rPr>
          <w:rFonts w:eastAsia="方正宋刻本秀楷简体"/>
        </w:rPr>
        <w:br/>
        <w:t xml:space="preserve">  </w:t>
      </w:r>
      <w:r>
        <w:rPr>
          <w:rFonts w:eastAsia="方正宋刻本秀楷简体" w:hint="eastAsia"/>
        </w:rPr>
        <w:t>th</w:t>
      </w:r>
      <w:r>
        <w:rPr>
          <w:rFonts w:eastAsia="方正宋刻本秀楷简体"/>
        </w:rPr>
        <w:t>en</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断式</w:t>
      </w:r>
      <w:r>
        <w:rPr>
          <w:rFonts w:eastAsia="方正宋刻本秀楷简体"/>
        </w:rPr>
        <w:t>1</w:t>
      </w:r>
      <w:r>
        <w:rPr>
          <w:rFonts w:eastAsia="方正宋刻本秀楷简体"/>
        </w:rPr>
        <w:t>成立时，</w:t>
      </w:r>
      <w:r>
        <w:rPr>
          <w:rFonts w:eastAsia="方正宋刻本秀楷简体"/>
        </w:rPr>
        <w:t xml:space="preserve"> </w:t>
      </w:r>
      <w:r>
        <w:rPr>
          <w:rFonts w:eastAsia="方正宋刻本秀楷简体"/>
        </w:rPr>
        <w:t>执行程序</w:t>
      </w:r>
      <w:r>
        <w:rPr>
          <w:rFonts w:eastAsia="方正宋刻本秀楷简体"/>
        </w:rPr>
        <w:t>1</w:t>
      </w:r>
      <w:r>
        <w:rPr>
          <w:rFonts w:eastAsia="方正宋刻本秀楷简体"/>
        </w:rPr>
        <w:br/>
        <w:t xml:space="preserve">elif [ </w:t>
      </w:r>
      <w:r>
        <w:rPr>
          <w:rFonts w:eastAsia="方正宋刻本秀楷简体"/>
        </w:rPr>
        <w:t>条件判断式</w:t>
      </w:r>
      <w:r>
        <w:rPr>
          <w:rFonts w:eastAsia="方正宋刻本秀楷简体"/>
        </w:rPr>
        <w:t>2 ]</w:t>
      </w:r>
      <w:r>
        <w:rPr>
          <w:rFonts w:eastAsia="方正宋刻本秀楷简体"/>
        </w:rPr>
        <w:br/>
        <w:t xml:space="preserve">  </w:t>
      </w:r>
      <w:r>
        <w:rPr>
          <w:rFonts w:eastAsia="方正宋刻本秀楷简体" w:hint="eastAsia"/>
        </w:rPr>
        <w:t>th</w:t>
      </w:r>
      <w:r>
        <w:rPr>
          <w:rFonts w:eastAsia="方正宋刻本秀楷简体"/>
        </w:rPr>
        <w:t>en</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断式</w:t>
      </w:r>
      <w:r>
        <w:rPr>
          <w:rFonts w:eastAsia="方正宋刻本秀楷简体"/>
        </w:rPr>
        <w:t>2</w:t>
      </w:r>
      <w:r>
        <w:rPr>
          <w:rFonts w:eastAsia="方正宋刻本秀楷简体"/>
        </w:rPr>
        <w:t>成立时，</w:t>
      </w:r>
      <w:r>
        <w:rPr>
          <w:rFonts w:eastAsia="方正宋刻本秀楷简体"/>
        </w:rPr>
        <w:t xml:space="preserve"> </w:t>
      </w:r>
      <w:r>
        <w:rPr>
          <w:rFonts w:eastAsia="方正宋刻本秀楷简体"/>
        </w:rPr>
        <w:t>执行程序</w:t>
      </w:r>
      <w:r>
        <w:rPr>
          <w:rFonts w:eastAsia="方正宋刻本秀楷简体"/>
        </w:rPr>
        <w:t>2</w:t>
      </w:r>
      <w:r>
        <w:rPr>
          <w:rFonts w:eastAsia="方正宋刻本秀楷简体"/>
        </w:rPr>
        <w:br/>
      </w:r>
      <w:r>
        <w:rPr>
          <w:rFonts w:eastAsia="方正宋刻本秀楷简体" w:hint="eastAsia"/>
        </w:rPr>
        <w:t>…省略</w:t>
      </w:r>
      <w:r>
        <w:rPr>
          <w:rFonts w:eastAsia="方正宋刻本秀楷简体"/>
        </w:rPr>
        <w:t>更多条件</w:t>
      </w:r>
      <w:r>
        <w:rPr>
          <w:rFonts w:eastAsia="方正宋刻本秀楷简体"/>
        </w:rPr>
        <w:t>…</w:t>
      </w:r>
      <w:r>
        <w:rPr>
          <w:rFonts w:eastAsia="方正宋刻本秀楷简体"/>
        </w:rPr>
        <w:br/>
        <w:t>else</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当所有条件都不成立时，</w:t>
      </w:r>
      <w:r>
        <w:rPr>
          <w:rFonts w:eastAsia="方正宋刻本秀楷简体"/>
        </w:rPr>
        <w:t xml:space="preserve"> </w:t>
      </w:r>
      <w:r>
        <w:rPr>
          <w:rFonts w:eastAsia="方正宋刻本秀楷简体"/>
        </w:rPr>
        <w:t>最后执行此程序</w:t>
      </w:r>
      <w:r>
        <w:rPr>
          <w:rFonts w:eastAsia="方正宋刻本秀楷简体" w:hint="eastAsia"/>
        </w:rPr>
        <w:br/>
      </w:r>
      <w:r>
        <w:rPr>
          <w:rFonts w:eastAsia="方正宋刻本秀楷简体"/>
        </w:rPr>
        <w:t xml:space="preserve">fi </w:t>
      </w:r>
    </w:p>
    <w:p w14:paraId="0BECB3BC" w14:textId="77777777" w:rsidR="00ED6DF6" w:rsidRDefault="00ED6DF6">
      <w:pPr>
        <w:adjustRightInd w:val="0"/>
        <w:snapToGrid w:val="0"/>
        <w:ind w:left="2520"/>
        <w:rPr>
          <w:rFonts w:eastAsia="方正宋刻本秀楷简体"/>
        </w:rPr>
      </w:pPr>
    </w:p>
    <w:p w14:paraId="12B7E07B" w14:textId="77777777" w:rsidR="00ED6DF6" w:rsidRDefault="00ED6DF6">
      <w:pPr>
        <w:adjustRightInd w:val="0"/>
        <w:snapToGrid w:val="0"/>
        <w:ind w:left="2520"/>
        <w:rPr>
          <w:rFonts w:eastAsia="方正宋刻本秀楷简体"/>
        </w:rPr>
      </w:pPr>
      <w:r>
        <w:rPr>
          <w:rFonts w:eastAsia="方正宋刻本秀楷简体"/>
        </w:rPr>
        <w:t>#!/bin/bash</w:t>
      </w:r>
      <w:r>
        <w:rPr>
          <w:rFonts w:eastAsia="方正宋刻本秀楷简体"/>
        </w:rPr>
        <w:br/>
        <w:t>read -p "Please input a filename: " file</w:t>
      </w:r>
      <w:r>
        <w:rPr>
          <w:rFonts w:eastAsia="方正宋刻本秀楷简体"/>
        </w:rPr>
        <w:br/>
        <w:t>if [ -z "$file" ]</w:t>
      </w:r>
      <w:r>
        <w:rPr>
          <w:rFonts w:eastAsia="方正宋刻本秀楷简体"/>
        </w:rPr>
        <w:br/>
        <w:t xml:space="preserve">  then</w:t>
      </w:r>
      <w:r>
        <w:rPr>
          <w:rFonts w:eastAsia="方正宋刻本秀楷简体"/>
        </w:rPr>
        <w:br/>
        <w:t xml:space="preserve">    echo "</w:t>
      </w:r>
      <w:proofErr w:type="spellStart"/>
      <w:r>
        <w:rPr>
          <w:rFonts w:eastAsia="方正宋刻本秀楷简体"/>
        </w:rPr>
        <w:t>Error,please</w:t>
      </w:r>
      <w:proofErr w:type="spellEnd"/>
      <w:r>
        <w:rPr>
          <w:rFonts w:eastAsia="方正宋刻本秀楷简体"/>
        </w:rPr>
        <w:t xml:space="preserve"> input a filename"</w:t>
      </w:r>
      <w:r>
        <w:rPr>
          <w:rFonts w:eastAsia="方正宋刻本秀楷简体"/>
        </w:rPr>
        <w:br/>
        <w:t xml:space="preserve">    exit 1# </w:t>
      </w:r>
      <w:r>
        <w:rPr>
          <w:rFonts w:eastAsia="方正宋刻本秀楷简体"/>
        </w:rPr>
        <w:t>退出程序</w:t>
      </w:r>
      <w:r>
        <w:rPr>
          <w:rFonts w:eastAsia="方正宋刻本秀楷简体" w:hint="eastAsia"/>
        </w:rPr>
        <w:t>，</w:t>
      </w:r>
      <w:r>
        <w:rPr>
          <w:rFonts w:eastAsia="方正宋刻本秀楷简体"/>
        </w:rPr>
        <w:t>并定义返回值为</w:t>
      </w:r>
      <w:r>
        <w:rPr>
          <w:rFonts w:eastAsia="方正宋刻本秀楷简体"/>
        </w:rPr>
        <w:t>1</w:t>
      </w:r>
      <w:r>
        <w:rPr>
          <w:rFonts w:eastAsia="方正宋刻本秀楷简体"/>
        </w:rPr>
        <w:t>（把返回值赋予变量</w:t>
      </w:r>
      <w:r>
        <w:rPr>
          <w:rFonts w:eastAsia="方正宋刻本秀楷简体"/>
        </w:rPr>
        <w:t>$?</w:t>
      </w:r>
      <w:r>
        <w:rPr>
          <w:rFonts w:eastAsia="方正宋刻本秀楷简体"/>
        </w:rPr>
        <w:t>）</w:t>
      </w:r>
      <w:r>
        <w:rPr>
          <w:rFonts w:eastAsia="方正宋刻本秀楷简体" w:hint="eastAsia"/>
        </w:rPr>
        <w:br/>
      </w:r>
      <w:r>
        <w:rPr>
          <w:rFonts w:eastAsia="方正宋刻本秀楷简体"/>
        </w:rPr>
        <w:t>elif [ ! -e "$file" ]</w:t>
      </w:r>
      <w:r>
        <w:rPr>
          <w:rFonts w:eastAsia="方正宋刻本秀楷简体"/>
        </w:rPr>
        <w:br/>
        <w:t xml:space="preserve">  then</w:t>
      </w:r>
      <w:r>
        <w:rPr>
          <w:rFonts w:eastAsia="方正宋刻本秀楷简体"/>
        </w:rPr>
        <w:br/>
        <w:t xml:space="preserve">    echo "Your input is not a file!"</w:t>
      </w:r>
      <w:r>
        <w:rPr>
          <w:rFonts w:eastAsia="方正宋刻本秀楷简体"/>
        </w:rPr>
        <w:br/>
        <w:t xml:space="preserve">    exit 2</w:t>
      </w:r>
      <w:r>
        <w:rPr>
          <w:rFonts w:eastAsia="方正宋刻本秀楷简体"/>
        </w:rPr>
        <w:br/>
        <w:t>elif [ -f "$file" ]</w:t>
      </w:r>
      <w:r>
        <w:rPr>
          <w:rFonts w:eastAsia="方正宋刻本秀楷简体"/>
        </w:rPr>
        <w:br/>
        <w:t xml:space="preserve">  then</w:t>
      </w:r>
      <w:r>
        <w:rPr>
          <w:rFonts w:eastAsia="方正宋刻本秀楷简体"/>
        </w:rPr>
        <w:br/>
        <w:t xml:space="preserve">   echo "$file is a </w:t>
      </w:r>
      <w:proofErr w:type="spellStart"/>
      <w:r>
        <w:rPr>
          <w:rFonts w:eastAsia="方正宋刻本秀楷简体"/>
        </w:rPr>
        <w:t>regulare</w:t>
      </w:r>
      <w:proofErr w:type="spellEnd"/>
      <w:r>
        <w:rPr>
          <w:rFonts w:eastAsia="方正宋刻本秀楷简体"/>
        </w:rPr>
        <w:t xml:space="preserve"> file!"</w:t>
      </w:r>
      <w:r>
        <w:rPr>
          <w:rFonts w:eastAsia="方正宋刻本秀楷简体"/>
        </w:rPr>
        <w:br/>
        <w:t>elif [ -d "$file" ]</w:t>
      </w:r>
      <w:r>
        <w:rPr>
          <w:rFonts w:eastAsia="方正宋刻本秀楷简体"/>
        </w:rPr>
        <w:br/>
        <w:t xml:space="preserve"> then</w:t>
      </w:r>
      <w:r>
        <w:rPr>
          <w:rFonts w:eastAsia="方正宋刻本秀楷简体"/>
        </w:rPr>
        <w:br/>
        <w:t xml:space="preserve">   echo "$file is a directory!"</w:t>
      </w:r>
      <w:r>
        <w:rPr>
          <w:rFonts w:eastAsia="方正宋刻本秀楷简体"/>
        </w:rPr>
        <w:br/>
        <w:t>else</w:t>
      </w:r>
      <w:r>
        <w:rPr>
          <w:rFonts w:eastAsia="方正宋刻本秀楷简体"/>
        </w:rPr>
        <w:br/>
        <w:t xml:space="preserve">   echo "$file is an other file!"</w:t>
      </w:r>
      <w:r>
        <w:rPr>
          <w:rFonts w:eastAsia="方正宋刻本秀楷简体"/>
        </w:rPr>
        <w:br/>
        <w:t xml:space="preserve">fi </w:t>
      </w:r>
    </w:p>
    <w:p w14:paraId="332B9677" w14:textId="77777777" w:rsidR="00ED6DF6" w:rsidRDefault="00ED6DF6">
      <w:pPr>
        <w:adjustRightInd w:val="0"/>
        <w:snapToGrid w:val="0"/>
        <w:rPr>
          <w:rFonts w:eastAsia="方正宋刻本秀楷简体"/>
          <w:b/>
          <w:bCs/>
          <w:sz w:val="36"/>
          <w:szCs w:val="44"/>
        </w:rPr>
      </w:pPr>
      <w:r>
        <w:rPr>
          <w:rFonts w:eastAsia="方正宋刻本秀楷简体"/>
        </w:rPr>
        <w:br w:type="page"/>
      </w:r>
      <w:r>
        <w:rPr>
          <w:rFonts w:eastAsia="方正宋刻本秀楷简体" w:hint="eastAsia"/>
          <w:b/>
          <w:bCs/>
          <w:sz w:val="36"/>
          <w:szCs w:val="44"/>
        </w:rPr>
        <w:lastRenderedPageBreak/>
        <w:t>多分支</w:t>
      </w:r>
      <w:r>
        <w:rPr>
          <w:rFonts w:eastAsia="方正宋刻本秀楷简体" w:hint="eastAsia"/>
          <w:b/>
          <w:bCs/>
          <w:sz w:val="36"/>
          <w:szCs w:val="44"/>
        </w:rPr>
        <w:t>case</w:t>
      </w:r>
      <w:r>
        <w:rPr>
          <w:rFonts w:eastAsia="方正宋刻本秀楷简体" w:hint="eastAsia"/>
          <w:b/>
          <w:bCs/>
          <w:sz w:val="36"/>
          <w:szCs w:val="44"/>
        </w:rPr>
        <w:t>条件语句</w:t>
      </w:r>
      <w:r>
        <w:rPr>
          <w:rFonts w:eastAsia="方正宋刻本秀楷简体"/>
          <w:b/>
          <w:bCs/>
          <w:sz w:val="36"/>
          <w:szCs w:val="44"/>
        </w:rPr>
        <w:tab/>
      </w:r>
    </w:p>
    <w:p w14:paraId="2A382D85" w14:textId="77777777" w:rsidR="00ED6DF6" w:rsidRDefault="00ED6DF6">
      <w:pPr>
        <w:adjustRightInd w:val="0"/>
        <w:snapToGrid w:val="0"/>
        <w:rPr>
          <w:rFonts w:eastAsia="方正宋刻本秀楷简体"/>
        </w:rPr>
      </w:pPr>
      <w:r>
        <w:rPr>
          <w:rFonts w:eastAsia="方正宋刻本秀楷简体"/>
        </w:rPr>
        <w:tab/>
      </w:r>
    </w:p>
    <w:p w14:paraId="48371C6F" w14:textId="77777777" w:rsidR="00ED6DF6" w:rsidRDefault="00ED6DF6">
      <w:pPr>
        <w:adjustRightInd w:val="0"/>
        <w:snapToGrid w:val="0"/>
        <w:ind w:left="420"/>
        <w:rPr>
          <w:rFonts w:eastAsia="方正宋刻本秀楷简体"/>
        </w:rPr>
      </w:pPr>
      <w:r>
        <w:rPr>
          <w:rFonts w:eastAsia="方正宋刻本秀楷简体"/>
        </w:rPr>
        <w:t>case $</w:t>
      </w:r>
      <w:r>
        <w:rPr>
          <w:rFonts w:eastAsia="方正宋刻本秀楷简体"/>
        </w:rPr>
        <w:t>变量名</w:t>
      </w:r>
      <w:r>
        <w:rPr>
          <w:rFonts w:eastAsia="方正宋刻本秀楷简体"/>
        </w:rPr>
        <w:t xml:space="preserve"> in</w:t>
      </w:r>
      <w:r>
        <w:rPr>
          <w:rFonts w:eastAsia="方正宋刻本秀楷简体"/>
        </w:rPr>
        <w:br/>
      </w:r>
      <w:r>
        <w:rPr>
          <w:rFonts w:eastAsia="方正宋刻本秀楷简体"/>
        </w:rPr>
        <w:tab/>
        <w:t>"</w:t>
      </w:r>
      <w:r>
        <w:rPr>
          <w:rFonts w:eastAsia="方正宋刻本秀楷简体"/>
        </w:rPr>
        <w:t>值</w:t>
      </w:r>
      <w:r>
        <w:rPr>
          <w:rFonts w:eastAsia="方正宋刻本秀楷简体"/>
        </w:rPr>
        <w:t>1"</w:t>
      </w:r>
      <w:r>
        <w:rPr>
          <w:rFonts w:eastAsia="方正宋刻本秀楷简体"/>
        </w:rPr>
        <w:t>）</w:t>
      </w:r>
      <w:r>
        <w:rPr>
          <w:rFonts w:eastAsia="方正宋刻本秀楷简体" w:hint="eastAsia"/>
        </w:rPr>
        <w:br/>
        <w:t xml:space="preserve"> </w:t>
      </w:r>
      <w:r>
        <w:rPr>
          <w:rFonts w:eastAsia="方正宋刻本秀楷简体"/>
        </w:rPr>
        <w:t xml:space="preserve">      </w:t>
      </w:r>
      <w:r>
        <w:rPr>
          <w:rFonts w:eastAsia="方正宋刻本秀楷简体"/>
        </w:rPr>
        <w:t>如果变量的值</w:t>
      </w:r>
      <w:proofErr w:type="gramStart"/>
      <w:r>
        <w:rPr>
          <w:rFonts w:eastAsia="方正宋刻本秀楷简体"/>
        </w:rPr>
        <w:t>等于值</w:t>
      </w:r>
      <w:proofErr w:type="gramEnd"/>
      <w:r>
        <w:rPr>
          <w:rFonts w:eastAsia="方正宋刻本秀楷简体"/>
        </w:rPr>
        <w:t>1</w:t>
      </w:r>
      <w:r>
        <w:rPr>
          <w:rFonts w:eastAsia="方正宋刻本秀楷简体"/>
        </w:rPr>
        <w:t>，</w:t>
      </w:r>
      <w:r>
        <w:rPr>
          <w:rFonts w:eastAsia="方正宋刻本秀楷简体"/>
        </w:rPr>
        <w:t xml:space="preserve"> </w:t>
      </w:r>
      <w:r>
        <w:rPr>
          <w:rFonts w:eastAsia="方正宋刻本秀楷简体"/>
        </w:rPr>
        <w:t>则执行程序</w:t>
      </w:r>
      <w:r>
        <w:rPr>
          <w:rFonts w:eastAsia="方正宋刻本秀楷简体"/>
        </w:rPr>
        <w:t>1</w:t>
      </w:r>
      <w:r>
        <w:rPr>
          <w:rFonts w:eastAsia="方正宋刻本秀楷简体"/>
        </w:rPr>
        <w:br/>
        <w:t xml:space="preserve">       ;;</w:t>
      </w:r>
      <w:r>
        <w:rPr>
          <w:rFonts w:eastAsia="方正宋刻本秀楷简体"/>
        </w:rPr>
        <w:br/>
        <w:t xml:space="preserve">    "</w:t>
      </w:r>
      <w:r>
        <w:rPr>
          <w:rFonts w:eastAsia="方正宋刻本秀楷简体"/>
        </w:rPr>
        <w:t>值</w:t>
      </w:r>
      <w:r>
        <w:rPr>
          <w:rFonts w:eastAsia="方正宋刻本秀楷简体"/>
        </w:rPr>
        <w:t>2"</w:t>
      </w:r>
      <w:r>
        <w:rPr>
          <w:rFonts w:eastAsia="方正宋刻本秀楷简体"/>
        </w:rPr>
        <w:t>）</w:t>
      </w:r>
      <w:r>
        <w:rPr>
          <w:rFonts w:eastAsia="方正宋刻本秀楷简体" w:hint="eastAsia"/>
        </w:rPr>
        <w:br/>
        <w:t xml:space="preserve"> </w:t>
      </w:r>
      <w:r>
        <w:rPr>
          <w:rFonts w:eastAsia="方正宋刻本秀楷简体"/>
        </w:rPr>
        <w:t xml:space="preserve">      </w:t>
      </w:r>
      <w:r>
        <w:rPr>
          <w:rFonts w:eastAsia="方正宋刻本秀楷简体"/>
        </w:rPr>
        <w:t>如果变量的值</w:t>
      </w:r>
      <w:proofErr w:type="gramStart"/>
      <w:r>
        <w:rPr>
          <w:rFonts w:eastAsia="方正宋刻本秀楷简体"/>
        </w:rPr>
        <w:t>等于值</w:t>
      </w:r>
      <w:proofErr w:type="gramEnd"/>
      <w:r>
        <w:rPr>
          <w:rFonts w:eastAsia="方正宋刻本秀楷简体"/>
        </w:rPr>
        <w:t>2</w:t>
      </w:r>
      <w:r>
        <w:rPr>
          <w:rFonts w:eastAsia="方正宋刻本秀楷简体"/>
        </w:rPr>
        <w:t>，</w:t>
      </w:r>
      <w:r>
        <w:rPr>
          <w:rFonts w:eastAsia="方正宋刻本秀楷简体"/>
        </w:rPr>
        <w:t xml:space="preserve"> </w:t>
      </w:r>
      <w:r>
        <w:rPr>
          <w:rFonts w:eastAsia="方正宋刻本秀楷简体"/>
        </w:rPr>
        <w:t>则执行程序</w:t>
      </w:r>
      <w:r>
        <w:rPr>
          <w:rFonts w:eastAsia="方正宋刻本秀楷简体"/>
        </w:rPr>
        <w:t>2</w:t>
      </w:r>
      <w:r>
        <w:rPr>
          <w:rFonts w:eastAsia="方正宋刻本秀楷简体"/>
        </w:rPr>
        <w:br/>
        <w:t xml:space="preserve">       ::</w:t>
      </w:r>
    </w:p>
    <w:p w14:paraId="054AB55B" w14:textId="77777777" w:rsidR="00ED6DF6" w:rsidRDefault="00ED6DF6">
      <w:pPr>
        <w:adjustRightInd w:val="0"/>
        <w:snapToGrid w:val="0"/>
        <w:ind w:left="840" w:hangingChars="400" w:hanging="840"/>
        <w:rPr>
          <w:rFonts w:eastAsia="方正宋刻本秀楷简体"/>
        </w:rPr>
      </w:pPr>
      <w:r>
        <w:rPr>
          <w:rFonts w:eastAsia="方正宋刻本秀楷简体"/>
        </w:rPr>
        <w:br/>
        <w:t>…</w:t>
      </w:r>
      <w:r>
        <w:rPr>
          <w:rFonts w:eastAsia="方正宋刻本秀楷简体"/>
        </w:rPr>
        <w:t>省略其他分支</w:t>
      </w:r>
      <w:r>
        <w:rPr>
          <w:rFonts w:eastAsia="方正宋刻本秀楷简体"/>
        </w:rPr>
        <w:t>…</w:t>
      </w:r>
    </w:p>
    <w:p w14:paraId="1E1C0E2C" w14:textId="77777777" w:rsidR="00ED6DF6" w:rsidRDefault="00ED6DF6">
      <w:pPr>
        <w:adjustRightInd w:val="0"/>
        <w:snapToGrid w:val="0"/>
        <w:ind w:left="840" w:hangingChars="400" w:hanging="840"/>
        <w:rPr>
          <w:rFonts w:eastAsia="方正宋刻本秀楷简体"/>
        </w:rPr>
      </w:pPr>
      <w:r>
        <w:rPr>
          <w:rFonts w:eastAsia="方正宋刻本秀楷简体"/>
        </w:rPr>
        <w:br/>
        <w:t>*</w:t>
      </w:r>
      <w:r>
        <w:rPr>
          <w:rFonts w:eastAsia="方正宋刻本秀楷简体"/>
        </w:rPr>
        <w:t>）</w:t>
      </w:r>
      <w:r>
        <w:rPr>
          <w:rFonts w:eastAsia="方正宋刻本秀楷简体" w:hint="eastAsia"/>
        </w:rPr>
        <w:br/>
        <w:t xml:space="preserve"> </w:t>
      </w:r>
      <w:r>
        <w:rPr>
          <w:rFonts w:eastAsia="方正宋刻本秀楷简体"/>
        </w:rPr>
        <w:t xml:space="preserve">  </w:t>
      </w:r>
      <w:r>
        <w:rPr>
          <w:rFonts w:eastAsia="方正宋刻本秀楷简体"/>
        </w:rPr>
        <w:t>如果变量的值都不是以上的值，</w:t>
      </w:r>
      <w:r>
        <w:rPr>
          <w:rFonts w:eastAsia="方正宋刻本秀楷简体"/>
        </w:rPr>
        <w:t xml:space="preserve"> </w:t>
      </w:r>
      <w:r>
        <w:rPr>
          <w:rFonts w:eastAsia="方正宋刻本秀楷简体"/>
        </w:rPr>
        <w:t>则执行此程序</w:t>
      </w:r>
      <w:r>
        <w:rPr>
          <w:rFonts w:eastAsia="方正宋刻本秀楷简体" w:hint="eastAsia"/>
        </w:rPr>
        <w:br/>
      </w:r>
      <w:r>
        <w:rPr>
          <w:rFonts w:eastAsia="方正宋刻本秀楷简体"/>
        </w:rPr>
        <w:t xml:space="preserve">   ;;</w:t>
      </w:r>
      <w:r>
        <w:rPr>
          <w:rFonts w:eastAsia="方正宋刻本秀楷简体"/>
        </w:rPr>
        <w:br/>
      </w:r>
      <w:proofErr w:type="spellStart"/>
      <w:r>
        <w:rPr>
          <w:rFonts w:eastAsia="方正宋刻本秀楷简体"/>
        </w:rPr>
        <w:t>esac</w:t>
      </w:r>
      <w:proofErr w:type="spellEnd"/>
    </w:p>
    <w:p w14:paraId="3558649C" w14:textId="77777777" w:rsidR="00ED6DF6" w:rsidRDefault="00ED6DF6">
      <w:pPr>
        <w:adjustRightInd w:val="0"/>
        <w:snapToGrid w:val="0"/>
        <w:ind w:left="420"/>
        <w:rPr>
          <w:rFonts w:eastAsia="方正宋刻本秀楷简体"/>
        </w:rPr>
      </w:pPr>
    </w:p>
    <w:p w14:paraId="1B18781C" w14:textId="77777777" w:rsidR="00ED6DF6" w:rsidRDefault="00ED6DF6">
      <w:pPr>
        <w:adjustRightInd w:val="0"/>
        <w:snapToGrid w:val="0"/>
        <w:rPr>
          <w:rFonts w:eastAsia="方正宋刻本秀楷简体"/>
        </w:rPr>
      </w:pPr>
      <w:r>
        <w:rPr>
          <w:rFonts w:eastAsia="方正宋刻本秀楷简体"/>
        </w:rPr>
        <w:t>多分支</w:t>
      </w:r>
      <w:r>
        <w:rPr>
          <w:rFonts w:eastAsia="方正宋刻本秀楷简体"/>
        </w:rPr>
        <w:t>case</w:t>
      </w:r>
      <w:r>
        <w:rPr>
          <w:rFonts w:eastAsia="方正宋刻本秀楷简体"/>
        </w:rPr>
        <w:t>条件语句只能判断变量中的值到底是什么，更加适合</w:t>
      </w:r>
      <w:r>
        <w:rPr>
          <w:rFonts w:eastAsia="方正宋刻本秀楷简体"/>
          <w:b/>
          <w:bCs/>
          <w:color w:val="FF0000"/>
        </w:rPr>
        <w:t>单条件多分支</w:t>
      </w:r>
      <w:r>
        <w:rPr>
          <w:rFonts w:eastAsia="方正宋刻本秀楷简体"/>
        </w:rPr>
        <w:t>的情况</w:t>
      </w:r>
    </w:p>
    <w:p w14:paraId="14C48FEF" w14:textId="77777777" w:rsidR="00ED6DF6" w:rsidRDefault="00ED6DF6">
      <w:pPr>
        <w:adjustRightInd w:val="0"/>
        <w:snapToGrid w:val="0"/>
        <w:rPr>
          <w:rFonts w:eastAsia="方正宋刻本秀楷简体"/>
        </w:rPr>
      </w:pPr>
      <w:r>
        <w:rPr>
          <w:rFonts w:eastAsia="方正宋刻本秀楷简体" w:hint="eastAsia"/>
        </w:rPr>
        <w:t>如</w:t>
      </w:r>
      <w:r>
        <w:rPr>
          <w:rFonts w:eastAsia="方正宋刻本秀楷简体"/>
        </w:rPr>
        <w:t>请选择</w:t>
      </w:r>
      <w:r>
        <w:rPr>
          <w:rFonts w:eastAsia="方正宋刻本秀楷简体"/>
        </w:rPr>
        <w:t>“yes/no”</w:t>
      </w:r>
      <w:r>
        <w:rPr>
          <w:rFonts w:eastAsia="方正宋刻本秀楷简体"/>
        </w:rPr>
        <w:t>；或在命令的输出中选择是执行第一个选项，还是执行第二个选项</w:t>
      </w:r>
    </w:p>
    <w:p w14:paraId="53D27B6C" w14:textId="77777777" w:rsidR="00ED6DF6" w:rsidRDefault="00ED6DF6">
      <w:pPr>
        <w:adjustRightInd w:val="0"/>
        <w:snapToGrid w:val="0"/>
        <w:rPr>
          <w:rFonts w:ascii="宋体" w:hAnsi="宋体"/>
          <w:color w:val="000000"/>
          <w:sz w:val="24"/>
        </w:rPr>
      </w:pPr>
      <w:r>
        <w:rPr>
          <w:rFonts w:eastAsia="方正宋刻本秀楷简体"/>
        </w:rPr>
        <w:t>而多分支</w:t>
      </w:r>
      <w:r>
        <w:rPr>
          <w:rFonts w:eastAsia="方正宋刻本秀楷简体"/>
        </w:rPr>
        <w:t>if</w:t>
      </w:r>
      <w:r>
        <w:rPr>
          <w:rFonts w:eastAsia="方正宋刻本秀楷简体"/>
        </w:rPr>
        <w:t>条件语句那样，可以判断多个条件</w:t>
      </w:r>
    </w:p>
    <w:p w14:paraId="4CD5AF88" w14:textId="77777777" w:rsidR="00ED6DF6" w:rsidRDefault="00ED6DF6">
      <w:pPr>
        <w:adjustRightInd w:val="0"/>
        <w:snapToGrid w:val="0"/>
        <w:rPr>
          <w:rFonts w:eastAsia="方正宋刻本秀楷简体"/>
        </w:rPr>
      </w:pPr>
    </w:p>
    <w:p w14:paraId="3CBBD151" w14:textId="77777777" w:rsidR="00ED6DF6" w:rsidRDefault="00ED6DF6">
      <w:pPr>
        <w:adjustRightInd w:val="0"/>
        <w:snapToGrid w:val="0"/>
        <w:ind w:left="420" w:hangingChars="200" w:hanging="420"/>
        <w:rPr>
          <w:rFonts w:eastAsia="方正宋刻本秀楷简体"/>
        </w:rPr>
      </w:pPr>
      <w:r>
        <w:rPr>
          <w:rFonts w:eastAsia="方正宋刻本秀楷简体"/>
        </w:rPr>
        <w:t>case</w:t>
      </w:r>
      <w:r>
        <w:rPr>
          <w:rFonts w:eastAsia="方正宋刻本秀楷简体"/>
        </w:rPr>
        <w:t>语句会取出变量中的值，然后与语句体中的值逐一比较。</w:t>
      </w:r>
    </w:p>
    <w:p w14:paraId="0C59F342" w14:textId="77777777" w:rsidR="00ED6DF6" w:rsidRDefault="00ED6DF6">
      <w:pPr>
        <w:adjustRightInd w:val="0"/>
        <w:snapToGrid w:val="0"/>
        <w:ind w:left="420" w:hangingChars="200" w:hanging="420"/>
        <w:rPr>
          <w:rFonts w:eastAsia="方正宋刻本秀楷简体"/>
        </w:rPr>
      </w:pPr>
      <w:r>
        <w:rPr>
          <w:rFonts w:eastAsia="方正宋刻本秀楷简体"/>
        </w:rPr>
        <w:t>如果数值符合，则执行对应程序；</w:t>
      </w:r>
    </w:p>
    <w:p w14:paraId="71D5F4DA" w14:textId="77777777" w:rsidR="00ED6DF6" w:rsidRDefault="00ED6DF6">
      <w:pPr>
        <w:adjustRightInd w:val="0"/>
        <w:snapToGrid w:val="0"/>
        <w:ind w:left="420" w:hangingChars="200" w:hanging="420"/>
        <w:rPr>
          <w:rFonts w:eastAsia="方正宋刻本秀楷简体"/>
        </w:rPr>
      </w:pPr>
      <w:r>
        <w:rPr>
          <w:rFonts w:eastAsia="方正宋刻本秀楷简体"/>
        </w:rPr>
        <w:t>如果数值不符，则依次比较下一个值；</w:t>
      </w:r>
    </w:p>
    <w:p w14:paraId="381F5325" w14:textId="77777777" w:rsidR="00ED6DF6" w:rsidRDefault="00ED6DF6">
      <w:pPr>
        <w:adjustRightInd w:val="0"/>
        <w:snapToGrid w:val="0"/>
        <w:ind w:left="420" w:hangingChars="200" w:hanging="420"/>
        <w:rPr>
          <w:rFonts w:eastAsia="方正宋刻本秀楷简体"/>
        </w:rPr>
      </w:pPr>
      <w:r>
        <w:rPr>
          <w:rFonts w:eastAsia="方正宋刻本秀楷简体"/>
        </w:rPr>
        <w:t>如果所有的值都不符合，则执行</w:t>
      </w:r>
      <w:r>
        <w:rPr>
          <w:rFonts w:eastAsia="方正宋刻本秀楷简体"/>
        </w:rPr>
        <w:t>“*)”</w:t>
      </w:r>
      <w:r>
        <w:rPr>
          <w:rFonts w:eastAsia="方正宋刻本秀楷简体"/>
        </w:rPr>
        <w:tab/>
      </w:r>
      <w:r>
        <w:rPr>
          <w:rFonts w:eastAsia="方正宋刻本秀楷简体"/>
          <w:sz w:val="15"/>
          <w:szCs w:val="18"/>
        </w:rPr>
        <w:t>（</w:t>
      </w:r>
      <w:r>
        <w:rPr>
          <w:rFonts w:eastAsia="方正宋刻本秀楷简体"/>
          <w:sz w:val="15"/>
          <w:szCs w:val="18"/>
        </w:rPr>
        <w:t>“*”</w:t>
      </w:r>
      <w:r>
        <w:rPr>
          <w:rFonts w:eastAsia="方正宋刻本秀楷简体"/>
          <w:sz w:val="15"/>
          <w:szCs w:val="18"/>
        </w:rPr>
        <w:t>代表所有其他值）</w:t>
      </w:r>
      <w:r>
        <w:rPr>
          <w:rFonts w:eastAsia="方正宋刻本秀楷简体"/>
        </w:rPr>
        <w:t>中的程序。</w:t>
      </w:r>
    </w:p>
    <w:p w14:paraId="24C58756" w14:textId="77777777" w:rsidR="00ED6DF6" w:rsidRDefault="00ED6DF6">
      <w:pPr>
        <w:adjustRightInd w:val="0"/>
        <w:snapToGrid w:val="0"/>
        <w:ind w:left="420" w:hangingChars="200" w:hanging="420"/>
        <w:rPr>
          <w:rFonts w:eastAsia="方正宋刻本秀楷简体"/>
        </w:rPr>
      </w:pPr>
      <w:r>
        <w:rPr>
          <w:rFonts w:eastAsia="方正宋刻本秀楷简体"/>
        </w:rPr>
        <w:t>在每个分支程序之后要以</w:t>
      </w:r>
      <w:r>
        <w:rPr>
          <w:rFonts w:eastAsia="方正宋刻本秀楷简体"/>
        </w:rPr>
        <w:t>“;;”</w:t>
      </w:r>
      <w:r>
        <w:rPr>
          <w:rFonts w:eastAsia="方正宋刻本秀楷简体"/>
        </w:rPr>
        <w:t>（双分号）</w:t>
      </w:r>
      <w:r>
        <w:rPr>
          <w:rFonts w:eastAsia="方正宋刻本秀楷简体"/>
        </w:rPr>
        <w:t xml:space="preserve"> </w:t>
      </w:r>
      <w:r>
        <w:rPr>
          <w:rFonts w:eastAsia="方正宋刻本秀楷简体"/>
        </w:rPr>
        <w:t>结尾，代表该程序段结束</w:t>
      </w:r>
      <w:r>
        <w:rPr>
          <w:rFonts w:eastAsia="方正宋刻本秀楷简体"/>
        </w:rPr>
        <w:tab/>
      </w:r>
    </w:p>
    <w:p w14:paraId="48E5C05D"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proofErr w:type="gramStart"/>
      <w:r>
        <w:rPr>
          <w:rFonts w:eastAsia="方正宋刻本秀楷简体"/>
        </w:rPr>
        <w:t>#!/</w:t>
      </w:r>
      <w:proofErr w:type="gramEnd"/>
      <w:r>
        <w:rPr>
          <w:rFonts w:eastAsia="方正宋刻本秀楷简体"/>
        </w:rPr>
        <w:t>bin/bash</w:t>
      </w:r>
    </w:p>
    <w:p w14:paraId="31118C9F"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t>read -p “please input choose yes\no:” -t 30 choose</w:t>
      </w:r>
    </w:p>
    <w:p w14:paraId="094C8BA1"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t>case $choose in</w:t>
      </w:r>
    </w:p>
    <w:p w14:paraId="58954720"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t>“yes”)</w:t>
      </w:r>
    </w:p>
    <w:p w14:paraId="71D673D5"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echo “yes”</w:t>
      </w:r>
    </w:p>
    <w:p w14:paraId="4B26B115"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w:t>
      </w:r>
    </w:p>
    <w:p w14:paraId="26645277"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t>“no”)</w:t>
      </w:r>
    </w:p>
    <w:p w14:paraId="71BC5EEB"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echo “no”</w:t>
      </w:r>
    </w:p>
    <w:p w14:paraId="62924658"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w:t>
      </w:r>
    </w:p>
    <w:p w14:paraId="20A18A3E"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t>“*”)</w:t>
      </w:r>
    </w:p>
    <w:p w14:paraId="7041320E"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echo “error”</w:t>
      </w:r>
    </w:p>
    <w:p w14:paraId="102A3282"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w:t>
      </w:r>
    </w:p>
    <w:p w14:paraId="3DE05C99" w14:textId="77777777" w:rsidR="00ED6DF6" w:rsidRDefault="00ED6DF6">
      <w:pPr>
        <w:adjustRightInd w:val="0"/>
        <w:snapToGrid w:val="0"/>
        <w:ind w:left="840"/>
        <w:rPr>
          <w:rFonts w:eastAsia="方正宋刻本秀楷简体"/>
        </w:rPr>
      </w:pPr>
      <w:proofErr w:type="spellStart"/>
      <w:r>
        <w:rPr>
          <w:rFonts w:eastAsia="方正宋刻本秀楷简体" w:hint="eastAsia"/>
        </w:rPr>
        <w:t>e</w:t>
      </w:r>
      <w:r>
        <w:rPr>
          <w:rFonts w:eastAsia="方正宋刻本秀楷简体"/>
        </w:rPr>
        <w:t>sac</w:t>
      </w:r>
      <w:proofErr w:type="spellEnd"/>
      <w:r>
        <w:rPr>
          <w:rFonts w:eastAsia="方正宋刻本秀楷简体"/>
        </w:rPr>
        <w:tab/>
      </w:r>
      <w:r>
        <w:rPr>
          <w:rFonts w:eastAsia="方正宋刻本秀楷简体"/>
        </w:rPr>
        <w:tab/>
      </w:r>
      <w:r>
        <w:rPr>
          <w:rFonts w:eastAsia="方正宋刻本秀楷简体"/>
        </w:rPr>
        <w:tab/>
      </w:r>
    </w:p>
    <w:p w14:paraId="634D3C56" w14:textId="77777777" w:rsidR="00ED6DF6" w:rsidRDefault="00ED6DF6">
      <w:pPr>
        <w:adjustRightInd w:val="0"/>
        <w:snapToGrid w:val="0"/>
        <w:ind w:left="420" w:hangingChars="200" w:hanging="420"/>
        <w:rPr>
          <w:rFonts w:eastAsia="方正宋刻本秀楷简体"/>
          <w:b/>
          <w:bCs/>
          <w:sz w:val="36"/>
          <w:szCs w:val="44"/>
        </w:rPr>
      </w:pPr>
      <w:r>
        <w:rPr>
          <w:rFonts w:eastAsia="方正宋刻本秀楷简体"/>
        </w:rPr>
        <w:br w:type="page"/>
      </w:r>
      <w:r>
        <w:rPr>
          <w:rFonts w:eastAsia="方正宋刻本秀楷简体"/>
          <w:b/>
          <w:bCs/>
          <w:sz w:val="36"/>
          <w:szCs w:val="44"/>
        </w:rPr>
        <w:lastRenderedPageBreak/>
        <w:t>for</w:t>
      </w:r>
      <w:r>
        <w:rPr>
          <w:rFonts w:eastAsia="方正宋刻本秀楷简体" w:hint="eastAsia"/>
          <w:b/>
          <w:bCs/>
          <w:sz w:val="36"/>
          <w:szCs w:val="44"/>
        </w:rPr>
        <w:t>循环</w:t>
      </w:r>
    </w:p>
    <w:p w14:paraId="25109885" w14:textId="77777777" w:rsidR="00ED6DF6" w:rsidRDefault="00ED6DF6">
      <w:pPr>
        <w:adjustRightInd w:val="0"/>
        <w:snapToGrid w:val="0"/>
        <w:ind w:left="562" w:hangingChars="200" w:hanging="562"/>
        <w:rPr>
          <w:rFonts w:eastAsia="方正宋刻本秀楷简体"/>
        </w:rPr>
      </w:pPr>
      <w:r>
        <w:rPr>
          <w:rFonts w:eastAsia="方正宋刻本秀楷简体"/>
          <w:b/>
          <w:bCs/>
          <w:sz w:val="28"/>
          <w:szCs w:val="36"/>
        </w:rPr>
        <w:tab/>
      </w:r>
      <w:r>
        <w:rPr>
          <w:rFonts w:eastAsia="方正宋刻本秀楷简体"/>
          <w:b/>
          <w:bCs/>
          <w:sz w:val="28"/>
          <w:szCs w:val="36"/>
        </w:rPr>
        <w:t>语法</w:t>
      </w:r>
      <w:proofErr w:type="gramStart"/>
      <w:r>
        <w:rPr>
          <w:rFonts w:eastAsia="方正宋刻本秀楷简体"/>
          <w:b/>
          <w:bCs/>
          <w:sz w:val="28"/>
          <w:szCs w:val="36"/>
        </w:rPr>
        <w:t>一</w:t>
      </w:r>
      <w:proofErr w:type="gramEnd"/>
      <w:r>
        <w:rPr>
          <w:rFonts w:eastAsia="方正宋刻本秀楷简体"/>
          <w:b/>
          <w:bCs/>
          <w:sz w:val="28"/>
          <w:szCs w:val="36"/>
        </w:rPr>
        <w:t>：</w:t>
      </w:r>
      <w:r>
        <w:rPr>
          <w:rFonts w:eastAsia="方正宋刻本秀楷简体" w:hint="eastAsia"/>
          <w:b/>
          <w:bCs/>
          <w:sz w:val="28"/>
          <w:szCs w:val="36"/>
        </w:rPr>
        <w:br/>
      </w:r>
      <w:r>
        <w:rPr>
          <w:rFonts w:eastAsia="方正宋刻本秀楷简体"/>
        </w:rPr>
        <w:t xml:space="preserve">for </w:t>
      </w:r>
      <w:r>
        <w:rPr>
          <w:rFonts w:eastAsia="方正宋刻本秀楷简体"/>
        </w:rPr>
        <w:t>变量</w:t>
      </w:r>
      <w:r>
        <w:rPr>
          <w:rFonts w:eastAsia="方正宋刻本秀楷简体"/>
        </w:rPr>
        <w:t xml:space="preserve"> in </w:t>
      </w:r>
      <w:r>
        <w:rPr>
          <w:rFonts w:eastAsia="方正宋刻本秀楷简体"/>
        </w:rPr>
        <w:t>值</w:t>
      </w:r>
      <w:r>
        <w:rPr>
          <w:rFonts w:eastAsia="方正宋刻本秀楷简体"/>
        </w:rPr>
        <w:t xml:space="preserve">1 </w:t>
      </w:r>
      <w:r>
        <w:rPr>
          <w:rFonts w:eastAsia="方正宋刻本秀楷简体"/>
        </w:rPr>
        <w:t>值</w:t>
      </w:r>
      <w:r>
        <w:rPr>
          <w:rFonts w:eastAsia="方正宋刻本秀楷简体"/>
        </w:rPr>
        <w:t xml:space="preserve">2 </w:t>
      </w:r>
      <w:r>
        <w:rPr>
          <w:rFonts w:eastAsia="方正宋刻本秀楷简体"/>
        </w:rPr>
        <w:t>值</w:t>
      </w:r>
      <w:r>
        <w:rPr>
          <w:rFonts w:eastAsia="方正宋刻本秀楷简体"/>
        </w:rPr>
        <w:t>3…</w:t>
      </w:r>
      <w:r>
        <w:rPr>
          <w:rFonts w:eastAsia="方正宋刻本秀楷简体"/>
        </w:rPr>
        <w:br/>
        <w:t xml:space="preserve">    do</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程序</w:t>
      </w:r>
      <w:r>
        <w:rPr>
          <w:rFonts w:eastAsia="方正宋刻本秀楷简体" w:hint="eastAsia"/>
        </w:rPr>
        <w:br/>
      </w:r>
      <w:r>
        <w:rPr>
          <w:rFonts w:eastAsia="方正宋刻本秀楷简体"/>
        </w:rPr>
        <w:t xml:space="preserve">    done</w:t>
      </w:r>
    </w:p>
    <w:p w14:paraId="08B7E1AA" w14:textId="77777777" w:rsidR="00ED6DF6" w:rsidRDefault="00ED6DF6">
      <w:pPr>
        <w:adjustRightInd w:val="0"/>
        <w:snapToGrid w:val="0"/>
        <w:ind w:left="420" w:hangingChars="200" w:hanging="420"/>
        <w:rPr>
          <w:rFonts w:eastAsia="方正宋刻本秀楷简体"/>
        </w:rPr>
      </w:pPr>
    </w:p>
    <w:p w14:paraId="1158E4D8" w14:textId="77777777" w:rsidR="00ED6DF6" w:rsidRDefault="00ED6DF6">
      <w:pPr>
        <w:rPr>
          <w:rFonts w:eastAsia="方正宋刻本秀楷简体"/>
        </w:rPr>
      </w:pPr>
      <w:r>
        <w:rPr>
          <w:rFonts w:eastAsia="方正宋刻本秀楷简体"/>
        </w:rPr>
        <w:t>在这种语法中，</w:t>
      </w:r>
      <w:r>
        <w:rPr>
          <w:rFonts w:eastAsia="方正宋刻本秀楷简体"/>
        </w:rPr>
        <w:t>for</w:t>
      </w:r>
      <w:r>
        <w:rPr>
          <w:rFonts w:eastAsia="方正宋刻本秀楷简体"/>
          <w:b/>
          <w:bCs/>
        </w:rPr>
        <w:t>循环的次数取决于</w:t>
      </w:r>
      <w:r>
        <w:rPr>
          <w:rFonts w:eastAsia="方正宋刻本秀楷简体"/>
          <w:b/>
          <w:bCs/>
        </w:rPr>
        <w:t>in</w:t>
      </w:r>
      <w:r>
        <w:rPr>
          <w:rFonts w:eastAsia="方正宋刻本秀楷简体"/>
          <w:b/>
          <w:bCs/>
        </w:rPr>
        <w:t>后面值的个数</w:t>
      </w:r>
      <w:r>
        <w:rPr>
          <w:rFonts w:eastAsia="方正宋刻本秀楷简体"/>
        </w:rPr>
        <w:t>（以空格分隔）</w:t>
      </w:r>
      <w:r>
        <w:rPr>
          <w:rFonts w:eastAsia="方正宋刻本秀楷简体" w:hint="eastAsia"/>
        </w:rPr>
        <w:t>，</w:t>
      </w:r>
      <w:r>
        <w:rPr>
          <w:rFonts w:eastAsia="方正宋刻本秀楷简体"/>
        </w:rPr>
        <w:t>有几个值就循环</w:t>
      </w:r>
      <w:r>
        <w:rPr>
          <w:rFonts w:eastAsia="方正宋刻本秀楷简体" w:hint="eastAsia"/>
        </w:rPr>
        <w:t>几</w:t>
      </w:r>
      <w:r>
        <w:rPr>
          <w:rFonts w:eastAsia="方正宋刻本秀楷简体"/>
        </w:rPr>
        <w:t>次，并且每次循环</w:t>
      </w:r>
      <w:proofErr w:type="gramStart"/>
      <w:r>
        <w:rPr>
          <w:rFonts w:eastAsia="方正宋刻本秀楷简体"/>
        </w:rPr>
        <w:t>都把值赋予</w:t>
      </w:r>
      <w:proofErr w:type="gramEnd"/>
      <w:r>
        <w:rPr>
          <w:rFonts w:eastAsia="方正宋刻本秀楷简体"/>
        </w:rPr>
        <w:t>变量。</w:t>
      </w:r>
    </w:p>
    <w:p w14:paraId="1A4FDAC8" w14:textId="77777777" w:rsidR="00ED6DF6" w:rsidRDefault="00ED6DF6">
      <w:pPr>
        <w:rPr>
          <w:rFonts w:eastAsia="方正宋刻本秀楷简体"/>
        </w:rPr>
      </w:pPr>
      <w:r>
        <w:rPr>
          <w:rFonts w:eastAsia="方正宋刻本秀楷简体"/>
        </w:rPr>
        <w:t>也就是说，假设</w:t>
      </w:r>
      <w:r>
        <w:rPr>
          <w:rFonts w:eastAsia="方正宋刻本秀楷简体"/>
        </w:rPr>
        <w:t>in</w:t>
      </w:r>
      <w:r>
        <w:rPr>
          <w:rFonts w:eastAsia="方正宋刻本秀楷简体"/>
        </w:rPr>
        <w:t>后面有三个值，</w:t>
      </w:r>
      <w:r>
        <w:rPr>
          <w:rFonts w:eastAsia="方正宋刻本秀楷简体"/>
        </w:rPr>
        <w:t>for</w:t>
      </w:r>
      <w:r>
        <w:rPr>
          <w:rFonts w:eastAsia="方正宋刻本秀楷简体"/>
        </w:rPr>
        <w:t>会循环三次，第一次循环</w:t>
      </w:r>
      <w:proofErr w:type="gramStart"/>
      <w:r>
        <w:rPr>
          <w:rFonts w:eastAsia="方正宋刻本秀楷简体"/>
        </w:rPr>
        <w:t>会把值</w:t>
      </w:r>
      <w:proofErr w:type="gramEnd"/>
      <w:r>
        <w:rPr>
          <w:rFonts w:eastAsia="方正宋刻本秀楷简体"/>
        </w:rPr>
        <w:t>1</w:t>
      </w:r>
      <w:r>
        <w:rPr>
          <w:rFonts w:eastAsia="方正宋刻本秀楷简体"/>
        </w:rPr>
        <w:t>赋予变量，</w:t>
      </w:r>
      <w:r>
        <w:rPr>
          <w:rFonts w:eastAsia="方正宋刻本秀楷简体"/>
        </w:rPr>
        <w:t xml:space="preserve"> </w:t>
      </w:r>
      <w:r>
        <w:rPr>
          <w:rFonts w:eastAsia="方正宋刻本秀楷简体"/>
        </w:rPr>
        <w:t>第二次循环</w:t>
      </w:r>
      <w:proofErr w:type="gramStart"/>
      <w:r>
        <w:rPr>
          <w:rFonts w:eastAsia="方正宋刻本秀楷简体"/>
        </w:rPr>
        <w:t>会把值</w:t>
      </w:r>
      <w:proofErr w:type="gramEnd"/>
      <w:r>
        <w:rPr>
          <w:rFonts w:eastAsia="方正宋刻本秀楷简体"/>
        </w:rPr>
        <w:t>2</w:t>
      </w:r>
      <w:r>
        <w:rPr>
          <w:rFonts w:eastAsia="方正宋刻本秀楷简体"/>
        </w:rPr>
        <w:t>赋予变量，以此类推。</w:t>
      </w:r>
    </w:p>
    <w:p w14:paraId="0488F9DC" w14:textId="77777777" w:rsidR="00ED6DF6" w:rsidRDefault="00ED6DF6">
      <w:pPr>
        <w:rPr>
          <w:rFonts w:eastAsia="方正宋刻本秀楷简体"/>
        </w:rPr>
      </w:pPr>
    </w:p>
    <w:p w14:paraId="15E6202D" w14:textId="77777777" w:rsidR="00ED6DF6" w:rsidRDefault="00ED6DF6">
      <w:pPr>
        <w:ind w:leftChars="300" w:left="1050" w:hangingChars="200" w:hanging="420"/>
        <w:rPr>
          <w:rFonts w:eastAsia="方正宋刻本秀楷简体"/>
        </w:rPr>
      </w:pPr>
      <w:r>
        <w:rPr>
          <w:rFonts w:eastAsia="方正宋刻本秀楷简体" w:hint="eastAsia"/>
        </w:rPr>
        <w:t>for</w:t>
      </w:r>
      <w:r>
        <w:rPr>
          <w:rFonts w:eastAsia="方正宋刻本秀楷简体"/>
        </w:rPr>
        <w:t xml:space="preserve"> </w:t>
      </w:r>
      <w:proofErr w:type="spellStart"/>
      <w:r>
        <w:rPr>
          <w:rFonts w:eastAsia="方正宋刻本秀楷简体"/>
        </w:rPr>
        <w:t>i</w:t>
      </w:r>
      <w:proofErr w:type="spellEnd"/>
      <w:r>
        <w:rPr>
          <w:rFonts w:eastAsia="方正宋刻本秀楷简体"/>
        </w:rPr>
        <w:t xml:space="preserve"> in `seq 1 15`</w:t>
      </w:r>
      <w:r>
        <w:rPr>
          <w:rFonts w:eastAsia="方正宋刻本秀楷简体"/>
        </w:rPr>
        <w:tab/>
      </w:r>
      <w:r>
        <w:rPr>
          <w:rFonts w:eastAsia="方正宋刻本秀楷简体"/>
        </w:rPr>
        <w:tab/>
        <w:t>#</w:t>
      </w:r>
      <w:r>
        <w:rPr>
          <w:rFonts w:eastAsia="方正宋刻本秀楷简体" w:hint="eastAsia"/>
        </w:rPr>
        <w:t>显示</w:t>
      </w:r>
      <w:r>
        <w:rPr>
          <w:rFonts w:eastAsia="方正宋刻本秀楷简体" w:hint="eastAsia"/>
        </w:rPr>
        <w:t>1-</w:t>
      </w:r>
      <w:r>
        <w:rPr>
          <w:rFonts w:eastAsia="方正宋刻本秀楷简体"/>
        </w:rPr>
        <w:t>15</w:t>
      </w:r>
      <w:r>
        <w:rPr>
          <w:rFonts w:eastAsia="方正宋刻本秀楷简体" w:hint="eastAsia"/>
        </w:rPr>
        <w:t>的值</w:t>
      </w:r>
    </w:p>
    <w:p w14:paraId="386D1B1E" w14:textId="77777777" w:rsidR="00ED6DF6" w:rsidRDefault="00ED6DF6">
      <w:pPr>
        <w:ind w:leftChars="300" w:left="1050" w:hangingChars="200" w:hanging="420"/>
        <w:rPr>
          <w:rFonts w:eastAsia="方正宋刻本秀楷简体"/>
        </w:rPr>
      </w:pPr>
      <w:r>
        <w:rPr>
          <w:rFonts w:eastAsia="方正宋刻本秀楷简体"/>
        </w:rPr>
        <w:tab/>
        <w:t>do</w:t>
      </w:r>
    </w:p>
    <w:p w14:paraId="4CB60D4A" w14:textId="77777777" w:rsidR="00ED6DF6" w:rsidRDefault="00ED6DF6">
      <w:pPr>
        <w:ind w:leftChars="300" w:left="1050" w:hangingChars="200" w:hanging="420"/>
        <w:rPr>
          <w:rFonts w:eastAsia="方正宋刻本秀楷简体"/>
        </w:rPr>
      </w:pPr>
      <w:r>
        <w:rPr>
          <w:rFonts w:eastAsia="方正宋刻本秀楷简体"/>
        </w:rPr>
        <w:tab/>
      </w:r>
      <w:r>
        <w:rPr>
          <w:rFonts w:eastAsia="方正宋刻本秀楷简体"/>
        </w:rPr>
        <w:tab/>
        <w:t>echo $i</w:t>
      </w:r>
    </w:p>
    <w:p w14:paraId="7F289CFB" w14:textId="77777777" w:rsidR="00ED6DF6" w:rsidRDefault="00ED6DF6">
      <w:pPr>
        <w:ind w:leftChars="300" w:left="1050" w:hangingChars="200" w:hanging="420"/>
        <w:rPr>
          <w:rFonts w:eastAsia="方正宋刻本秀楷简体"/>
        </w:rPr>
      </w:pPr>
      <w:r>
        <w:rPr>
          <w:rFonts w:eastAsia="方正宋刻本秀楷简体"/>
        </w:rPr>
        <w:tab/>
        <w:t>done</w:t>
      </w:r>
    </w:p>
    <w:p w14:paraId="541B45DD" w14:textId="77777777" w:rsidR="00ED6DF6" w:rsidRDefault="00ED6DF6">
      <w:pPr>
        <w:adjustRightInd w:val="0"/>
        <w:snapToGrid w:val="0"/>
        <w:ind w:left="420" w:hangingChars="200" w:hanging="420"/>
        <w:rPr>
          <w:rFonts w:eastAsia="方正宋刻本秀楷简体"/>
        </w:rPr>
      </w:pPr>
    </w:p>
    <w:p w14:paraId="355412B7" w14:textId="77777777" w:rsidR="00ED6DF6" w:rsidRDefault="00ED6DF6">
      <w:pPr>
        <w:adjustRightInd w:val="0"/>
        <w:snapToGrid w:val="0"/>
        <w:ind w:left="630"/>
        <w:rPr>
          <w:rFonts w:eastAsia="方正宋刻本秀楷简体"/>
        </w:rPr>
      </w:pPr>
      <w:proofErr w:type="gramStart"/>
      <w:r>
        <w:rPr>
          <w:rFonts w:eastAsia="方正宋刻本秀楷简体"/>
        </w:rPr>
        <w:t>#!/</w:t>
      </w:r>
      <w:proofErr w:type="gramEnd"/>
      <w:r>
        <w:rPr>
          <w:rFonts w:eastAsia="方正宋刻本秀楷简体"/>
        </w:rPr>
        <w:t>bin/bash</w:t>
      </w:r>
      <w:r>
        <w:rPr>
          <w:rFonts w:eastAsia="方正宋刻本秀楷简体"/>
        </w:rPr>
        <w:br/>
        <w:t>cd /</w:t>
      </w:r>
      <w:r>
        <w:rPr>
          <w:rFonts w:eastAsia="方正宋刻本秀楷简体" w:hint="eastAsia"/>
        </w:rPr>
        <w:t>aria</w:t>
      </w:r>
      <w:r>
        <w:rPr>
          <w:rFonts w:eastAsia="方正宋刻本秀楷简体"/>
        </w:rPr>
        <w:br/>
        <w:t>ls *.tar.gz &gt; ls.log</w:t>
      </w:r>
      <w:r>
        <w:rPr>
          <w:rFonts w:eastAsia="方正宋刻本秀楷简体"/>
        </w:rPr>
        <w:br/>
        <w:t xml:space="preserve">for i in $(cat ls.log) </w:t>
      </w:r>
    </w:p>
    <w:p w14:paraId="755ED1BD" w14:textId="77777777" w:rsidR="00ED6DF6" w:rsidRDefault="00ED6DF6">
      <w:pPr>
        <w:adjustRightInd w:val="0"/>
        <w:snapToGrid w:val="0"/>
        <w:ind w:leftChars="400" w:left="1260" w:hangingChars="200" w:hanging="420"/>
        <w:rPr>
          <w:rFonts w:eastAsia="方正宋刻本秀楷简体"/>
        </w:rPr>
      </w:pPr>
      <w:r>
        <w:rPr>
          <w:rFonts w:eastAsia="方正宋刻本秀楷简体"/>
        </w:rPr>
        <w:t>do</w:t>
      </w:r>
      <w:r>
        <w:rPr>
          <w:rFonts w:eastAsia="方正宋刻本秀楷简体"/>
        </w:rPr>
        <w:br/>
        <w:t>tar -</w:t>
      </w:r>
      <w:proofErr w:type="spellStart"/>
      <w:r>
        <w:rPr>
          <w:rFonts w:eastAsia="方正宋刻本秀楷简体"/>
        </w:rPr>
        <w:t>zxf</w:t>
      </w:r>
      <w:proofErr w:type="spellEnd"/>
      <w:r>
        <w:rPr>
          <w:rFonts w:eastAsia="方正宋刻本秀楷简体"/>
        </w:rPr>
        <w:t xml:space="preserve"> $</w:t>
      </w:r>
      <w:proofErr w:type="spellStart"/>
      <w:r>
        <w:rPr>
          <w:rFonts w:eastAsia="方正宋刻本秀楷简体"/>
        </w:rPr>
        <w:t>i</w:t>
      </w:r>
      <w:proofErr w:type="spellEnd"/>
      <w:r>
        <w:rPr>
          <w:rFonts w:eastAsia="方正宋刻本秀楷简体"/>
        </w:rPr>
        <w:t xml:space="preserve"> &amp;&gt;/dev/null</w:t>
      </w:r>
    </w:p>
    <w:p w14:paraId="51A14901" w14:textId="77777777" w:rsidR="00ED6DF6" w:rsidRDefault="00ED6DF6">
      <w:pPr>
        <w:adjustRightInd w:val="0"/>
        <w:snapToGrid w:val="0"/>
        <w:ind w:leftChars="400" w:left="1260" w:hangingChars="200" w:hanging="420"/>
        <w:rPr>
          <w:rFonts w:eastAsia="方正宋刻本秀楷简体"/>
        </w:rPr>
      </w:pPr>
      <w:r>
        <w:rPr>
          <w:rFonts w:eastAsia="方正宋刻本秀楷简体"/>
        </w:rPr>
        <w:t>done</w:t>
      </w:r>
      <w:r>
        <w:rPr>
          <w:rFonts w:eastAsia="方正宋刻本秀楷简体"/>
        </w:rPr>
        <w:br/>
        <w:t>rm -rf /</w:t>
      </w:r>
      <w:r>
        <w:rPr>
          <w:rFonts w:eastAsia="方正宋刻本秀楷简体" w:hint="eastAsia"/>
        </w:rPr>
        <w:t>aria</w:t>
      </w:r>
      <w:r>
        <w:rPr>
          <w:rFonts w:eastAsia="方正宋刻本秀楷简体"/>
        </w:rPr>
        <w:t>/ls.log</w:t>
      </w:r>
    </w:p>
    <w:p w14:paraId="337A8341" w14:textId="77777777" w:rsidR="00ED6DF6" w:rsidRDefault="00ED6DF6">
      <w:pPr>
        <w:adjustRightInd w:val="0"/>
        <w:snapToGrid w:val="0"/>
        <w:ind w:left="420" w:hangingChars="200" w:hanging="420"/>
        <w:rPr>
          <w:rFonts w:eastAsia="方正宋刻本秀楷简体"/>
        </w:rPr>
      </w:pPr>
    </w:p>
    <w:p w14:paraId="7E0A30EC" w14:textId="77777777" w:rsidR="00ED6DF6" w:rsidRDefault="00ED6DF6">
      <w:pPr>
        <w:adjustRightInd w:val="0"/>
        <w:snapToGrid w:val="0"/>
        <w:ind w:left="562" w:hangingChars="200" w:hanging="562"/>
        <w:rPr>
          <w:rFonts w:eastAsia="方正宋刻本秀楷简体"/>
        </w:rPr>
      </w:pPr>
      <w:r>
        <w:rPr>
          <w:rFonts w:eastAsia="方正宋刻本秀楷简体"/>
          <w:b/>
          <w:bCs/>
          <w:sz w:val="28"/>
          <w:szCs w:val="36"/>
        </w:rPr>
        <w:tab/>
      </w:r>
      <w:r>
        <w:rPr>
          <w:rFonts w:eastAsia="方正宋刻本秀楷简体"/>
          <w:b/>
          <w:bCs/>
          <w:sz w:val="28"/>
          <w:szCs w:val="36"/>
        </w:rPr>
        <w:t>语法二：</w:t>
      </w:r>
      <w:r>
        <w:rPr>
          <w:rFonts w:eastAsia="方正宋刻本秀楷简体" w:hint="eastAsia"/>
          <w:b/>
          <w:bCs/>
          <w:sz w:val="28"/>
          <w:szCs w:val="36"/>
        </w:rPr>
        <w:br/>
      </w:r>
      <w:r>
        <w:rPr>
          <w:rFonts w:eastAsia="方正宋刻本秀楷简体"/>
        </w:rPr>
        <w:t xml:space="preserve">for ((  </w:t>
      </w:r>
      <w:r>
        <w:rPr>
          <w:rFonts w:eastAsia="方正宋刻本秀楷简体"/>
        </w:rPr>
        <w:t>初始值；循环控制条件；变量变化</w:t>
      </w:r>
      <w:r>
        <w:rPr>
          <w:rFonts w:eastAsia="方正宋刻本秀楷简体" w:hint="eastAsia"/>
        </w:rPr>
        <w:t xml:space="preserve"> </w:t>
      </w:r>
      <w:r>
        <w:rPr>
          <w:rFonts w:eastAsia="方正宋刻本秀楷简体"/>
        </w:rPr>
        <w:t xml:space="preserve"> ))</w:t>
      </w:r>
      <w:r>
        <w:rPr>
          <w:rFonts w:eastAsia="方正宋刻本秀楷简体"/>
        </w:rPr>
        <w:br/>
        <w:t xml:space="preserve">    do</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程序</w:t>
      </w:r>
      <w:r>
        <w:rPr>
          <w:rFonts w:eastAsia="方正宋刻本秀楷简体" w:hint="eastAsia"/>
        </w:rPr>
        <w:br/>
      </w:r>
      <w:r>
        <w:rPr>
          <w:rFonts w:eastAsia="方正宋刻本秀楷简体"/>
        </w:rPr>
        <w:t xml:space="preserve">    done</w:t>
      </w:r>
    </w:p>
    <w:p w14:paraId="6803C58B" w14:textId="77777777" w:rsidR="00ED6DF6" w:rsidRDefault="00ED6DF6">
      <w:pPr>
        <w:adjustRightInd w:val="0"/>
        <w:snapToGrid w:val="0"/>
        <w:ind w:left="420" w:hangingChars="200" w:hanging="420"/>
        <w:rPr>
          <w:rFonts w:eastAsia="方正宋刻本秀楷简体"/>
        </w:rPr>
      </w:pPr>
    </w:p>
    <w:p w14:paraId="73BE506A" w14:textId="77777777" w:rsidR="00ED6DF6" w:rsidRDefault="00ED6DF6">
      <w:pPr>
        <w:adjustRightInd w:val="0"/>
        <w:snapToGrid w:val="0"/>
        <w:ind w:left="420" w:hangingChars="200" w:hanging="420"/>
        <w:rPr>
          <w:rFonts w:eastAsia="方正宋刻本秀楷简体"/>
        </w:rPr>
      </w:pPr>
      <w:r>
        <w:rPr>
          <w:rFonts w:eastAsia="方正宋刻本秀楷简体"/>
        </w:rPr>
        <w:t>在语法二中需要注意以下几点。</w:t>
      </w:r>
    </w:p>
    <w:p w14:paraId="671FFA6D" w14:textId="77777777" w:rsidR="00ED6DF6" w:rsidRDefault="00ED6DF6">
      <w:pPr>
        <w:adjustRightInd w:val="0"/>
        <w:snapToGrid w:val="0"/>
        <w:ind w:left="422" w:hangingChars="200" w:hanging="422"/>
        <w:rPr>
          <w:rFonts w:eastAsia="方正宋刻本秀楷简体"/>
        </w:rPr>
      </w:pPr>
      <w:r>
        <w:rPr>
          <w:rFonts w:eastAsia="方正宋刻本秀楷简体"/>
          <w:b/>
          <w:bCs/>
        </w:rPr>
        <w:t>初始值</w:t>
      </w:r>
      <w:r>
        <w:rPr>
          <w:rFonts w:eastAsia="方正宋刻本秀楷简体"/>
        </w:rPr>
        <w:t>：</w:t>
      </w:r>
      <w:r>
        <w:rPr>
          <w:rFonts w:eastAsia="方正宋刻本秀楷简体"/>
        </w:rPr>
        <w:t xml:space="preserve"> </w:t>
      </w:r>
      <w:r>
        <w:rPr>
          <w:rFonts w:eastAsia="方正宋刻本秀楷简体"/>
        </w:rPr>
        <w:t>在循环开始时，需要给某个变量赋予初始值，</w:t>
      </w:r>
      <w:r>
        <w:rPr>
          <w:rFonts w:eastAsia="方正宋刻本秀楷简体"/>
        </w:rPr>
        <w:t xml:space="preserve"> </w:t>
      </w:r>
      <w:r>
        <w:rPr>
          <w:rFonts w:eastAsia="方正宋刻本秀楷简体"/>
        </w:rPr>
        <w:t>如</w:t>
      </w:r>
      <w:r>
        <w:rPr>
          <w:rFonts w:eastAsia="方正宋刻本秀楷简体"/>
        </w:rPr>
        <w:t>i=1</w:t>
      </w:r>
      <w:r>
        <w:rPr>
          <w:rFonts w:eastAsia="方正宋刻本秀楷简体"/>
        </w:rPr>
        <w:t>。</w:t>
      </w:r>
    </w:p>
    <w:p w14:paraId="50D7149E" w14:textId="77777777" w:rsidR="00ED6DF6" w:rsidRDefault="00ED6DF6">
      <w:pPr>
        <w:adjustRightInd w:val="0"/>
        <w:snapToGrid w:val="0"/>
        <w:ind w:left="422" w:hangingChars="200" w:hanging="422"/>
        <w:rPr>
          <w:rFonts w:eastAsia="方正宋刻本秀楷简体"/>
        </w:rPr>
      </w:pPr>
      <w:r>
        <w:rPr>
          <w:rFonts w:eastAsia="方正宋刻本秀楷简体"/>
          <w:b/>
          <w:bCs/>
        </w:rPr>
        <w:t>循环控制条件</w:t>
      </w:r>
      <w:r>
        <w:rPr>
          <w:rFonts w:eastAsia="方正宋刻本秀楷简体"/>
        </w:rPr>
        <w:t>：指定变量循环的次数，如</w:t>
      </w:r>
      <w:r>
        <w:rPr>
          <w:rFonts w:eastAsia="方正宋刻本秀楷简体"/>
        </w:rPr>
        <w:t>i&lt;=100</w:t>
      </w:r>
      <w:r>
        <w:rPr>
          <w:rFonts w:eastAsia="方正宋刻本秀楷简体"/>
        </w:rPr>
        <w:t>，则</w:t>
      </w:r>
      <w:r>
        <w:rPr>
          <w:rFonts w:eastAsia="方正宋刻本秀楷简体"/>
        </w:rPr>
        <w:t>i</w:t>
      </w:r>
      <w:r>
        <w:rPr>
          <w:rFonts w:eastAsia="方正宋刻本秀楷简体" w:hint="eastAsia"/>
        </w:rPr>
        <w:t>的</w:t>
      </w:r>
      <w:r>
        <w:rPr>
          <w:rFonts w:eastAsia="方正宋刻本秀楷简体"/>
        </w:rPr>
        <w:t>值小于等于</w:t>
      </w:r>
      <w:r>
        <w:rPr>
          <w:rFonts w:eastAsia="方正宋刻本秀楷简体"/>
        </w:rPr>
        <w:t>100</w:t>
      </w:r>
      <w:r>
        <w:rPr>
          <w:rFonts w:eastAsia="方正宋刻本秀楷简体"/>
        </w:rPr>
        <w:t>，循</w:t>
      </w:r>
      <w:r>
        <w:rPr>
          <w:rFonts w:eastAsia="方正宋刻本秀楷简体" w:hint="eastAsia"/>
        </w:rPr>
        <w:t>环</w:t>
      </w:r>
      <w:r>
        <w:rPr>
          <w:rFonts w:eastAsia="方正宋刻本秀楷简体"/>
        </w:rPr>
        <w:t>就</w:t>
      </w:r>
      <w:r>
        <w:rPr>
          <w:rFonts w:eastAsia="方正宋刻本秀楷简体" w:hint="eastAsia"/>
        </w:rPr>
        <w:t>会</w:t>
      </w:r>
      <w:r>
        <w:rPr>
          <w:rFonts w:eastAsia="方正宋刻本秀楷简体"/>
        </w:rPr>
        <w:t>继续</w:t>
      </w:r>
    </w:p>
    <w:p w14:paraId="663ED640" w14:textId="77777777" w:rsidR="00ED6DF6" w:rsidRDefault="00ED6DF6">
      <w:pPr>
        <w:adjustRightInd w:val="0"/>
        <w:snapToGrid w:val="0"/>
        <w:ind w:left="422" w:hangingChars="200" w:hanging="422"/>
        <w:rPr>
          <w:rFonts w:eastAsia="方正宋刻本秀楷简体"/>
        </w:rPr>
      </w:pPr>
      <w:r>
        <w:rPr>
          <w:rFonts w:eastAsia="方正宋刻本秀楷简体"/>
          <w:b/>
          <w:bCs/>
        </w:rPr>
        <w:t>变量变化</w:t>
      </w:r>
      <w:r>
        <w:rPr>
          <w:rFonts w:eastAsia="方正宋刻本秀楷简体"/>
        </w:rPr>
        <w:t>：每次循环后，变量该如何变化，如</w:t>
      </w:r>
      <w:r>
        <w:rPr>
          <w:rFonts w:eastAsia="方正宋刻本秀楷简体"/>
        </w:rPr>
        <w:t>i=i+1</w:t>
      </w:r>
      <w:r>
        <w:rPr>
          <w:rFonts w:eastAsia="方正宋刻本秀楷简体"/>
        </w:rPr>
        <w:t>，代表每次循环后，变量</w:t>
      </w:r>
      <w:r>
        <w:rPr>
          <w:rFonts w:eastAsia="方正宋刻本秀楷简体"/>
        </w:rPr>
        <w:t>i</w:t>
      </w:r>
      <w:r>
        <w:rPr>
          <w:rFonts w:eastAsia="方正宋刻本秀楷简体"/>
        </w:rPr>
        <w:t>的值都</w:t>
      </w:r>
      <w:r>
        <w:rPr>
          <w:rFonts w:eastAsia="方正宋刻本秀楷简体" w:hint="eastAsia"/>
        </w:rPr>
        <w:t>加</w:t>
      </w:r>
      <w:r>
        <w:rPr>
          <w:rFonts w:eastAsia="方正宋刻本秀楷简体"/>
        </w:rPr>
        <w:t>1</w:t>
      </w:r>
    </w:p>
    <w:p w14:paraId="13AE41D3" w14:textId="77777777" w:rsidR="00ED6DF6" w:rsidRDefault="00ED6DF6">
      <w:pPr>
        <w:adjustRightInd w:val="0"/>
        <w:snapToGrid w:val="0"/>
        <w:ind w:left="420" w:hangingChars="200" w:hanging="420"/>
        <w:rPr>
          <w:rFonts w:eastAsia="方正宋刻本秀楷简体"/>
        </w:rPr>
      </w:pPr>
    </w:p>
    <w:p w14:paraId="1F1FF6B3" w14:textId="77777777" w:rsidR="00ED6DF6" w:rsidRDefault="00ED6DF6">
      <w:pPr>
        <w:adjustRightInd w:val="0"/>
        <w:snapToGrid w:val="0"/>
        <w:ind w:left="420" w:hangingChars="200" w:hanging="420"/>
        <w:rPr>
          <w:rFonts w:eastAsia="方正宋刻本秀楷简体"/>
        </w:rPr>
      </w:pPr>
      <w:r>
        <w:rPr>
          <w:rFonts w:eastAsia="方正宋刻本秀楷简体"/>
        </w:rPr>
        <w:tab/>
      </w:r>
      <w:proofErr w:type="gramStart"/>
      <w:r>
        <w:rPr>
          <w:rFonts w:eastAsia="方正宋刻本秀楷简体"/>
        </w:rPr>
        <w:t>#!/</w:t>
      </w:r>
      <w:proofErr w:type="gramEnd"/>
      <w:r>
        <w:rPr>
          <w:rFonts w:eastAsia="方正宋刻本秀楷简体"/>
        </w:rPr>
        <w:t>bin/bash</w:t>
      </w:r>
      <w:r>
        <w:rPr>
          <w:rFonts w:eastAsia="方正宋刻本秀楷简体"/>
        </w:rPr>
        <w:br/>
        <w:t>user=$(cat /</w:t>
      </w:r>
      <w:proofErr w:type="spellStart"/>
      <w:r>
        <w:rPr>
          <w:rFonts w:eastAsia="方正宋刻本秀楷简体"/>
        </w:rPr>
        <w:t>etc</w:t>
      </w:r>
      <w:proofErr w:type="spellEnd"/>
      <w:r>
        <w:rPr>
          <w:rFonts w:eastAsia="方正宋刻本秀楷简体"/>
        </w:rPr>
        <w:t>/passwd | grep "/bin/</w:t>
      </w:r>
      <w:proofErr w:type="spellStart"/>
      <w:r>
        <w:rPr>
          <w:rFonts w:eastAsia="方正宋刻本秀楷简体"/>
        </w:rPr>
        <w:t>bash"|grep</w:t>
      </w:r>
      <w:proofErr w:type="spellEnd"/>
      <w:r>
        <w:rPr>
          <w:rFonts w:eastAsia="方正宋刻本秀楷简体"/>
        </w:rPr>
        <w:t xml:space="preserve"> -v "root"|cut -d ":" -f 1)</w:t>
      </w:r>
    </w:p>
    <w:p w14:paraId="2847E99A" w14:textId="77777777" w:rsidR="00ED6DF6" w:rsidRDefault="00ED6DF6">
      <w:pPr>
        <w:adjustRightInd w:val="0"/>
        <w:snapToGrid w:val="0"/>
        <w:ind w:left="840" w:firstLine="420"/>
        <w:rPr>
          <w:rFonts w:eastAsia="方正宋刻本秀楷简体"/>
        </w:rPr>
      </w:pPr>
      <w:r>
        <w:rPr>
          <w:rFonts w:eastAsia="方正宋刻本秀楷简体" w:hint="eastAsia"/>
        </w:rPr>
        <w:t>#</w:t>
      </w:r>
      <w:r>
        <w:rPr>
          <w:rFonts w:eastAsia="方正宋刻本秀楷简体"/>
        </w:rPr>
        <w:t>提取可以登录的用户，取消</w:t>
      </w:r>
      <w:r>
        <w:rPr>
          <w:rFonts w:eastAsia="方正宋刻本秀楷简体"/>
        </w:rPr>
        <w:t>root</w:t>
      </w:r>
      <w:r>
        <w:rPr>
          <w:rFonts w:eastAsia="方正宋刻本秀楷简体"/>
        </w:rPr>
        <w:t>用户，截取第一列用户名</w:t>
      </w:r>
    </w:p>
    <w:p w14:paraId="69D971BD" w14:textId="77777777" w:rsidR="00ED6DF6" w:rsidRDefault="00ED6DF6">
      <w:pPr>
        <w:adjustRightInd w:val="0"/>
        <w:snapToGrid w:val="0"/>
        <w:ind w:left="420"/>
        <w:rPr>
          <w:rFonts w:eastAsia="方正宋刻本秀楷简体"/>
        </w:rPr>
      </w:pPr>
      <w:r>
        <w:rPr>
          <w:rFonts w:eastAsia="方正宋刻本秀楷简体"/>
        </w:rPr>
        <w:t xml:space="preserve">for </w:t>
      </w:r>
      <w:proofErr w:type="spellStart"/>
      <w:r>
        <w:rPr>
          <w:rFonts w:eastAsia="方正宋刻本秀楷简体"/>
        </w:rPr>
        <w:t>i</w:t>
      </w:r>
      <w:proofErr w:type="spellEnd"/>
      <w:r>
        <w:rPr>
          <w:rFonts w:eastAsia="方正宋刻本秀楷简体"/>
        </w:rPr>
        <w:t xml:space="preserve"> in $user</w:t>
      </w:r>
      <w:r>
        <w:rPr>
          <w:rFonts w:eastAsia="方正宋刻本秀楷简体"/>
        </w:rPr>
        <w:br/>
        <w:t>do</w:t>
      </w:r>
      <w:r>
        <w:rPr>
          <w:rFonts w:eastAsia="方正宋刻本秀楷简体"/>
        </w:rPr>
        <w:br/>
        <w:t xml:space="preserve">   </w:t>
      </w:r>
      <w:proofErr w:type="spellStart"/>
      <w:r>
        <w:rPr>
          <w:rFonts w:eastAsia="方正宋刻本秀楷简体"/>
        </w:rPr>
        <w:t>userdel</w:t>
      </w:r>
      <w:proofErr w:type="spellEnd"/>
      <w:r>
        <w:rPr>
          <w:rFonts w:eastAsia="方正宋刻本秀楷简体"/>
        </w:rPr>
        <w:t xml:space="preserve"> -r $</w:t>
      </w:r>
      <w:proofErr w:type="spellStart"/>
      <w:r>
        <w:rPr>
          <w:rFonts w:eastAsia="方正宋刻本秀楷简体"/>
        </w:rPr>
        <w:t>i</w:t>
      </w:r>
      <w:proofErr w:type="spellEnd"/>
      <w:r>
        <w:rPr>
          <w:rFonts w:eastAsia="方正宋刻本秀楷简体"/>
        </w:rPr>
        <w:br/>
        <w:t>done</w:t>
      </w:r>
    </w:p>
    <w:p w14:paraId="55ED53B9" w14:textId="77777777" w:rsidR="00ED6DF6" w:rsidRDefault="00ED6DF6">
      <w:pPr>
        <w:adjustRightInd w:val="0"/>
        <w:snapToGrid w:val="0"/>
        <w:rPr>
          <w:rFonts w:eastAsia="方正宋刻本秀楷简体"/>
        </w:rPr>
      </w:pPr>
      <w:r>
        <w:rPr>
          <w:rFonts w:eastAsia="方正宋刻本秀楷简体"/>
        </w:rPr>
        <w:br w:type="page"/>
      </w:r>
      <w:r>
        <w:rPr>
          <w:rFonts w:eastAsia="方正宋刻本秀楷简体" w:hint="eastAsia"/>
          <w:b/>
          <w:bCs/>
          <w:sz w:val="28"/>
          <w:szCs w:val="36"/>
        </w:rPr>
        <w:lastRenderedPageBreak/>
        <w:t>while</w:t>
      </w:r>
      <w:r>
        <w:rPr>
          <w:rFonts w:eastAsia="方正宋刻本秀楷简体" w:hint="eastAsia"/>
          <w:b/>
          <w:bCs/>
          <w:sz w:val="28"/>
          <w:szCs w:val="36"/>
        </w:rPr>
        <w:t>循环</w:t>
      </w:r>
      <w:r>
        <w:rPr>
          <w:rFonts w:eastAsia="方正宋刻本秀楷简体"/>
        </w:rPr>
        <w:tab/>
      </w:r>
      <w:r>
        <w:rPr>
          <w:rFonts w:eastAsia="方正宋刻本秀楷简体"/>
        </w:rPr>
        <w:t>不定循环，</w:t>
      </w:r>
      <w:r>
        <w:rPr>
          <w:rFonts w:eastAsia="方正宋刻本秀楷简体"/>
        </w:rPr>
        <w:t xml:space="preserve"> </w:t>
      </w:r>
      <w:r>
        <w:rPr>
          <w:rFonts w:eastAsia="方正宋刻本秀楷简体"/>
        </w:rPr>
        <w:t>也称作条件循环</w:t>
      </w:r>
    </w:p>
    <w:p w14:paraId="0CB1C7E9" w14:textId="77777777" w:rsidR="00ED6DF6" w:rsidRDefault="00ED6DF6">
      <w:pPr>
        <w:adjustRightInd w:val="0"/>
        <w:snapToGrid w:val="0"/>
        <w:ind w:left="1260" w:firstLine="420"/>
        <w:rPr>
          <w:rFonts w:eastAsia="方正宋刻本秀楷简体"/>
        </w:rPr>
      </w:pPr>
      <w:r>
        <w:rPr>
          <w:rFonts w:eastAsia="方正宋刻本秀楷简体"/>
        </w:rPr>
        <w:t>主要是指循环可以一直进行，直到用户设定的条件</w:t>
      </w:r>
      <w:r>
        <w:rPr>
          <w:rFonts w:eastAsia="方正宋刻本秀楷简体" w:hint="eastAsia"/>
        </w:rPr>
        <w:t>不成立</w:t>
      </w:r>
    </w:p>
    <w:p w14:paraId="1B4EF81C"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p>
    <w:p w14:paraId="3F910212" w14:textId="77777777" w:rsidR="00ED6DF6" w:rsidRDefault="00ED6DF6">
      <w:pPr>
        <w:adjustRightInd w:val="0"/>
        <w:snapToGrid w:val="0"/>
        <w:ind w:leftChars="300" w:left="1050" w:hangingChars="200" w:hanging="420"/>
        <w:rPr>
          <w:rFonts w:eastAsia="方正宋刻本秀楷简体"/>
        </w:rPr>
      </w:pPr>
      <w:r>
        <w:rPr>
          <w:rFonts w:eastAsia="方正宋刻本秀楷简体"/>
        </w:rPr>
        <w:t xml:space="preserve">while [ </w:t>
      </w:r>
      <w:r>
        <w:rPr>
          <w:rFonts w:eastAsia="方正宋刻本秀楷简体"/>
        </w:rPr>
        <w:t>条件判断式</w:t>
      </w:r>
      <w:r>
        <w:rPr>
          <w:rFonts w:eastAsia="方正宋刻本秀楷简体"/>
        </w:rPr>
        <w:t xml:space="preserve"> ]</w:t>
      </w:r>
      <w:r>
        <w:rPr>
          <w:rFonts w:eastAsia="方正宋刻本秀楷简体"/>
        </w:rPr>
        <w:br/>
        <w:t>do</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程序</w:t>
      </w:r>
      <w:r>
        <w:rPr>
          <w:rFonts w:eastAsia="方正宋刻本秀楷简体" w:hint="eastAsia"/>
        </w:rPr>
        <w:br/>
      </w:r>
      <w:r>
        <w:rPr>
          <w:rFonts w:eastAsia="方正宋刻本秀楷简体"/>
        </w:rPr>
        <w:t>done</w:t>
      </w:r>
    </w:p>
    <w:p w14:paraId="39093359" w14:textId="77777777" w:rsidR="00ED6DF6" w:rsidRDefault="00ED6DF6">
      <w:pPr>
        <w:adjustRightInd w:val="0"/>
        <w:snapToGrid w:val="0"/>
        <w:ind w:left="420" w:hangingChars="200" w:hanging="420"/>
        <w:rPr>
          <w:rFonts w:eastAsia="方正宋刻本秀楷简体"/>
        </w:rPr>
      </w:pPr>
    </w:p>
    <w:p w14:paraId="3103A9C3" w14:textId="77777777" w:rsidR="00ED6DF6" w:rsidRDefault="00ED6DF6">
      <w:pPr>
        <w:adjustRightInd w:val="0"/>
        <w:snapToGrid w:val="0"/>
        <w:ind w:left="420" w:hangingChars="200" w:hanging="420"/>
        <w:rPr>
          <w:rFonts w:eastAsia="方正宋刻本秀楷简体"/>
        </w:rPr>
      </w:pPr>
      <w:r>
        <w:rPr>
          <w:rFonts w:eastAsia="方正宋刻本秀楷简体" w:hint="eastAsia"/>
        </w:rPr>
        <w:t>从</w:t>
      </w:r>
      <w:r>
        <w:rPr>
          <w:rFonts w:eastAsia="方正宋刻本秀楷简体" w:hint="eastAsia"/>
        </w:rPr>
        <w:t>1</w:t>
      </w:r>
      <w:r>
        <w:rPr>
          <w:rFonts w:eastAsia="方正宋刻本秀楷简体" w:hint="eastAsia"/>
        </w:rPr>
        <w:t>加到</w:t>
      </w:r>
      <w:r>
        <w:rPr>
          <w:rFonts w:eastAsia="方正宋刻本秀楷简体" w:hint="eastAsia"/>
        </w:rPr>
        <w:t>1</w:t>
      </w:r>
      <w:r>
        <w:rPr>
          <w:rFonts w:eastAsia="方正宋刻本秀楷简体"/>
        </w:rPr>
        <w:t>00</w:t>
      </w:r>
      <w:r>
        <w:rPr>
          <w:rFonts w:eastAsia="方正宋刻本秀楷简体" w:hint="eastAsia"/>
        </w:rPr>
        <w:t>两种循环的写法，两者类似</w:t>
      </w:r>
    </w:p>
    <w:p w14:paraId="74945BCD" w14:textId="77777777" w:rsidR="00ED6DF6" w:rsidRDefault="00ED6DF6">
      <w:pPr>
        <w:adjustRightInd w:val="0"/>
        <w:snapToGrid w:val="0"/>
        <w:ind w:left="630"/>
        <w:rPr>
          <w:rFonts w:eastAsia="方正宋刻本秀楷简体"/>
        </w:rPr>
      </w:pPr>
      <w:proofErr w:type="gramStart"/>
      <w:r>
        <w:rPr>
          <w:rFonts w:eastAsia="方正宋刻本秀楷简体"/>
        </w:rPr>
        <w:t>#!/</w:t>
      </w:r>
      <w:proofErr w:type="gramEnd"/>
      <w:r>
        <w:rPr>
          <w:rFonts w:eastAsia="方正宋刻本秀楷简体"/>
        </w:rPr>
        <w:t>bin/bash</w:t>
      </w:r>
      <w:r>
        <w:rPr>
          <w:rFonts w:eastAsia="方正宋刻本秀楷简体"/>
        </w:rPr>
        <w:br/>
      </w:r>
      <w:proofErr w:type="spellStart"/>
      <w:r>
        <w:rPr>
          <w:rFonts w:eastAsia="方正宋刻本秀楷简体"/>
        </w:rPr>
        <w:t>i</w:t>
      </w:r>
      <w:proofErr w:type="spellEnd"/>
      <w:r>
        <w:rPr>
          <w:rFonts w:eastAsia="方正宋刻本秀楷简体"/>
        </w:rPr>
        <w:t>=1</w:t>
      </w:r>
      <w:r>
        <w:rPr>
          <w:rFonts w:eastAsia="方正宋刻本秀楷简体"/>
        </w:rPr>
        <w:br/>
        <w:t>s=0</w:t>
      </w:r>
      <w:r>
        <w:rPr>
          <w:rFonts w:eastAsia="方正宋刻本秀楷简体"/>
        </w:rPr>
        <w:br/>
        <w:t>while [ $</w:t>
      </w:r>
      <w:proofErr w:type="spellStart"/>
      <w:r>
        <w:rPr>
          <w:rFonts w:eastAsia="方正宋刻本秀楷简体"/>
        </w:rPr>
        <w:t>i</w:t>
      </w:r>
      <w:proofErr w:type="spellEnd"/>
      <w:r>
        <w:rPr>
          <w:rFonts w:eastAsia="方正宋刻本秀楷简体"/>
          <w:b/>
          <w:bCs/>
          <w:color w:val="FF0000"/>
        </w:rPr>
        <w:t xml:space="preserve"> </w:t>
      </w:r>
      <w:r>
        <w:rPr>
          <w:rFonts w:eastAsia="方正宋刻本秀楷简体"/>
          <w:b/>
          <w:bCs/>
          <w:color w:val="FF0000"/>
          <w:sz w:val="24"/>
          <w:szCs w:val="32"/>
        </w:rPr>
        <w:t xml:space="preserve">-le </w:t>
      </w:r>
      <w:r>
        <w:rPr>
          <w:rFonts w:eastAsia="方正宋刻本秀楷简体"/>
        </w:rPr>
        <w:t>100 ]</w:t>
      </w:r>
      <w:r>
        <w:rPr>
          <w:rFonts w:eastAsia="方正宋刻本秀楷简体"/>
        </w:rPr>
        <w:tab/>
        <w:t>#</w:t>
      </w:r>
      <w:r>
        <w:rPr>
          <w:rFonts w:eastAsia="方正宋刻本秀楷简体"/>
        </w:rPr>
        <w:t>如果变量</w:t>
      </w:r>
      <w:proofErr w:type="spellStart"/>
      <w:r>
        <w:rPr>
          <w:rFonts w:eastAsia="方正宋刻本秀楷简体"/>
        </w:rPr>
        <w:t>i</w:t>
      </w:r>
      <w:proofErr w:type="spellEnd"/>
      <w:r>
        <w:rPr>
          <w:rFonts w:eastAsia="方正宋刻本秀楷简体"/>
        </w:rPr>
        <w:t>的值小于等于</w:t>
      </w:r>
      <w:r>
        <w:rPr>
          <w:rFonts w:eastAsia="方正宋刻本秀楷简体"/>
        </w:rPr>
        <w:t>100</w:t>
      </w:r>
      <w:r>
        <w:rPr>
          <w:rFonts w:eastAsia="方正宋刻本秀楷简体"/>
        </w:rPr>
        <w:t>，则执行循环</w:t>
      </w:r>
      <w:r>
        <w:rPr>
          <w:rFonts w:eastAsia="方正宋刻本秀楷简体" w:hint="eastAsia"/>
        </w:rPr>
        <w:t>“</w:t>
      </w:r>
      <w:r>
        <w:rPr>
          <w:rFonts w:eastAsia="方正宋刻本秀楷简体" w:hint="eastAsia"/>
        </w:rPr>
        <w:t>l</w:t>
      </w:r>
      <w:r>
        <w:rPr>
          <w:rFonts w:eastAsia="方正宋刻本秀楷简体"/>
        </w:rPr>
        <w:t>e</w:t>
      </w:r>
      <w:r>
        <w:rPr>
          <w:rFonts w:eastAsia="方正宋刻本秀楷简体" w:hint="eastAsia"/>
        </w:rPr>
        <w:t>等于</w:t>
      </w:r>
      <w:r>
        <w:rPr>
          <w:rFonts w:eastAsia="方正宋刻本秀楷简体"/>
        </w:rPr>
        <w:t>&lt;=</w:t>
      </w:r>
      <w:r>
        <w:rPr>
          <w:rFonts w:eastAsia="方正宋刻本秀楷简体" w:hint="eastAsia"/>
        </w:rPr>
        <w:t>”</w:t>
      </w:r>
      <w:r>
        <w:rPr>
          <w:rFonts w:eastAsia="方正宋刻本秀楷简体" w:hint="eastAsia"/>
        </w:rPr>
        <w:br/>
      </w:r>
      <w:r>
        <w:rPr>
          <w:rFonts w:eastAsia="方正宋刻本秀楷简体"/>
        </w:rPr>
        <w:t xml:space="preserve">  do</w:t>
      </w:r>
      <w:r>
        <w:rPr>
          <w:rFonts w:eastAsia="方正宋刻本秀楷简体"/>
        </w:rPr>
        <w:br/>
        <w:t xml:space="preserve">    s=$(( $s+$i ))</w:t>
      </w:r>
      <w:r>
        <w:rPr>
          <w:rFonts w:eastAsia="方正宋刻本秀楷简体"/>
        </w:rPr>
        <w:br/>
        <w:t xml:space="preserve">    i=$(( $i+1 ))</w:t>
      </w:r>
      <w:r>
        <w:rPr>
          <w:rFonts w:eastAsia="方正宋刻本秀楷简体"/>
        </w:rPr>
        <w:br/>
        <w:t xml:space="preserve">  done</w:t>
      </w:r>
      <w:r>
        <w:rPr>
          <w:rFonts w:eastAsia="方正宋刻本秀楷简体"/>
        </w:rPr>
        <w:br/>
        <w:t>echo "The sum is: $s"</w:t>
      </w:r>
    </w:p>
    <w:p w14:paraId="7A92CFFD" w14:textId="77777777" w:rsidR="00ED6DF6" w:rsidRDefault="00ED6DF6">
      <w:pPr>
        <w:adjustRightInd w:val="0"/>
        <w:snapToGrid w:val="0"/>
        <w:ind w:left="630"/>
        <w:rPr>
          <w:rFonts w:eastAsia="方正宋刻本秀楷简体"/>
        </w:rPr>
      </w:pPr>
    </w:p>
    <w:p w14:paraId="6D421B50" w14:textId="77777777" w:rsidR="00ED6DF6" w:rsidRDefault="00ED6DF6">
      <w:pPr>
        <w:adjustRightInd w:val="0"/>
        <w:snapToGrid w:val="0"/>
        <w:ind w:left="630"/>
        <w:rPr>
          <w:rFonts w:eastAsia="方正宋刻本秀楷简体"/>
        </w:rPr>
      </w:pPr>
      <w:proofErr w:type="gramStart"/>
      <w:r>
        <w:rPr>
          <w:rFonts w:eastAsia="方正宋刻本秀楷简体"/>
        </w:rPr>
        <w:t>#!/</w:t>
      </w:r>
      <w:proofErr w:type="gramEnd"/>
      <w:r>
        <w:rPr>
          <w:rFonts w:eastAsia="方正宋刻本秀楷简体"/>
        </w:rPr>
        <w:t>bin/bash</w:t>
      </w:r>
      <w:r>
        <w:rPr>
          <w:rFonts w:eastAsia="方正宋刻本秀楷简体"/>
        </w:rPr>
        <w:br/>
        <w:t>s=0</w:t>
      </w:r>
      <w:r>
        <w:rPr>
          <w:rFonts w:eastAsia="方正宋刻本秀楷简体"/>
        </w:rPr>
        <w:br/>
        <w:t>for (( i=1;i</w:t>
      </w:r>
      <w:r>
        <w:rPr>
          <w:rFonts w:eastAsia="方正宋刻本秀楷简体"/>
          <w:b/>
          <w:bCs/>
          <w:color w:val="FF0000"/>
          <w:sz w:val="24"/>
          <w:szCs w:val="32"/>
        </w:rPr>
        <w:t>&lt;=</w:t>
      </w:r>
      <w:r>
        <w:rPr>
          <w:rFonts w:eastAsia="方正宋刻本秀楷简体"/>
        </w:rPr>
        <w:t>100;i=i+1 ))</w:t>
      </w:r>
      <w:r>
        <w:rPr>
          <w:rFonts w:eastAsia="方正宋刻本秀楷简体"/>
        </w:rPr>
        <w:br/>
        <w:t xml:space="preserve">  do</w:t>
      </w:r>
      <w:r>
        <w:rPr>
          <w:rFonts w:eastAsia="方正宋刻本秀楷简体"/>
        </w:rPr>
        <w:br/>
        <w:t xml:space="preserve">    s=$(( $s+$i ))</w:t>
      </w:r>
      <w:r>
        <w:rPr>
          <w:rFonts w:eastAsia="方正宋刻本秀楷简体"/>
        </w:rPr>
        <w:br/>
        <w:t xml:space="preserve">  done</w:t>
      </w:r>
      <w:r>
        <w:rPr>
          <w:rFonts w:eastAsia="方正宋刻本秀楷简体"/>
        </w:rPr>
        <w:br/>
        <w:t>echo "The sum of 1+2+...+100 is : $s"</w:t>
      </w:r>
    </w:p>
    <w:p w14:paraId="1C1EB663" w14:textId="77777777" w:rsidR="00ED6DF6" w:rsidRDefault="00ED6DF6">
      <w:pPr>
        <w:adjustRightInd w:val="0"/>
        <w:snapToGrid w:val="0"/>
        <w:ind w:left="630"/>
        <w:rPr>
          <w:rFonts w:eastAsia="方正宋刻本秀楷简体"/>
        </w:rPr>
      </w:pPr>
    </w:p>
    <w:p w14:paraId="6147C436" w14:textId="77777777" w:rsidR="00ED6DF6" w:rsidRDefault="00ED6DF6">
      <w:pPr>
        <w:adjustRightInd w:val="0"/>
        <w:snapToGrid w:val="0"/>
        <w:ind w:left="630"/>
        <w:rPr>
          <w:rFonts w:eastAsia="方正宋刻本秀楷简体"/>
        </w:rPr>
      </w:pPr>
    </w:p>
    <w:p w14:paraId="193F3A10" w14:textId="77777777" w:rsidR="00ED6DF6" w:rsidRDefault="00ED6DF6">
      <w:pPr>
        <w:adjustRightInd w:val="0"/>
        <w:snapToGrid w:val="0"/>
        <w:rPr>
          <w:rFonts w:eastAsia="方正宋刻本秀楷简体"/>
        </w:rPr>
      </w:pPr>
      <w:r>
        <w:rPr>
          <w:rFonts w:eastAsia="方正宋刻本秀楷简体" w:hint="eastAsia"/>
          <w:b/>
          <w:bCs/>
          <w:sz w:val="28"/>
          <w:szCs w:val="36"/>
        </w:rPr>
        <w:t>until</w:t>
      </w:r>
      <w:r>
        <w:rPr>
          <w:rFonts w:eastAsia="方正宋刻本秀楷简体" w:hint="eastAsia"/>
          <w:b/>
          <w:bCs/>
          <w:sz w:val="28"/>
          <w:szCs w:val="36"/>
        </w:rPr>
        <w:t>循环</w:t>
      </w:r>
      <w:r>
        <w:rPr>
          <w:rFonts w:eastAsia="方正宋刻本秀楷简体"/>
        </w:rPr>
        <w:tab/>
      </w:r>
      <w:r>
        <w:rPr>
          <w:rFonts w:eastAsia="方正宋刻本秀楷简体"/>
        </w:rPr>
        <w:tab/>
      </w:r>
      <w:r>
        <w:rPr>
          <w:rFonts w:eastAsia="方正宋刻本秀楷简体"/>
        </w:rPr>
        <w:t>不定循环，</w:t>
      </w:r>
      <w:r>
        <w:rPr>
          <w:rFonts w:eastAsia="方正宋刻本秀楷简体"/>
        </w:rPr>
        <w:t xml:space="preserve"> </w:t>
      </w:r>
      <w:r>
        <w:rPr>
          <w:rFonts w:eastAsia="方正宋刻本秀楷简体"/>
        </w:rPr>
        <w:t>也称作条件循环</w:t>
      </w:r>
      <w:r>
        <w:rPr>
          <w:rFonts w:eastAsia="方正宋刻本秀楷简体" w:hint="eastAsia"/>
        </w:rPr>
        <w:t>，</w:t>
      </w:r>
      <w:r>
        <w:rPr>
          <w:rFonts w:eastAsia="方正宋刻本秀楷简体"/>
        </w:rPr>
        <w:t>和</w:t>
      </w:r>
      <w:r>
        <w:rPr>
          <w:rFonts w:eastAsia="方正宋刻本秀楷简体"/>
        </w:rPr>
        <w:t>while</w:t>
      </w:r>
      <w:r>
        <w:rPr>
          <w:rFonts w:eastAsia="方正宋刻本秀楷简体"/>
        </w:rPr>
        <w:t>循环相反</w:t>
      </w:r>
    </w:p>
    <w:p w14:paraId="29A3479D" w14:textId="77777777" w:rsidR="00ED6DF6" w:rsidRDefault="00ED6DF6">
      <w:pPr>
        <w:adjustRightInd w:val="0"/>
        <w:snapToGrid w:val="0"/>
        <w:ind w:left="1260" w:firstLine="420"/>
        <w:rPr>
          <w:rFonts w:eastAsia="方正宋刻本秀楷简体"/>
        </w:rPr>
      </w:pPr>
      <w:r>
        <w:rPr>
          <w:rFonts w:eastAsia="方正宋刻本秀楷简体"/>
        </w:rPr>
        <w:t>只要条件判断式不成立，则进行循环</w:t>
      </w:r>
      <w:r>
        <w:rPr>
          <w:rFonts w:eastAsia="方正宋刻本秀楷简体" w:hint="eastAsia"/>
        </w:rPr>
        <w:t>，</w:t>
      </w:r>
      <w:r>
        <w:rPr>
          <w:rFonts w:eastAsia="方正宋刻本秀楷简体"/>
        </w:rPr>
        <w:t>并执行循环程序；</w:t>
      </w:r>
      <w:r>
        <w:rPr>
          <w:rFonts w:eastAsia="方正宋刻本秀楷简体"/>
        </w:rPr>
        <w:t xml:space="preserve"> </w:t>
      </w:r>
    </w:p>
    <w:p w14:paraId="77FF16AB" w14:textId="77777777" w:rsidR="00ED6DF6" w:rsidRDefault="00ED6DF6">
      <w:pPr>
        <w:adjustRightInd w:val="0"/>
        <w:snapToGrid w:val="0"/>
        <w:ind w:left="1260" w:firstLine="420"/>
        <w:rPr>
          <w:rFonts w:ascii="宋体" w:hAnsi="宋体"/>
          <w:color w:val="000000"/>
          <w:sz w:val="24"/>
        </w:rPr>
      </w:pPr>
      <w:r>
        <w:rPr>
          <w:rFonts w:eastAsia="方正宋刻本秀楷简体"/>
        </w:rPr>
        <w:t>一旦条件判断式成立，则中止循环</w:t>
      </w:r>
    </w:p>
    <w:p w14:paraId="101586A6" w14:textId="77777777" w:rsidR="00ED6DF6" w:rsidRDefault="00ED6DF6">
      <w:pPr>
        <w:adjustRightInd w:val="0"/>
        <w:snapToGrid w:val="0"/>
        <w:rPr>
          <w:rFonts w:ascii="宋体" w:hAnsi="宋体"/>
          <w:color w:val="000000"/>
          <w:sz w:val="24"/>
        </w:rPr>
      </w:pPr>
    </w:p>
    <w:p w14:paraId="24DB50C5" w14:textId="77777777" w:rsidR="00ED6DF6" w:rsidRDefault="00ED6DF6">
      <w:pPr>
        <w:adjustRightInd w:val="0"/>
        <w:snapToGrid w:val="0"/>
        <w:ind w:leftChars="300" w:left="840" w:hangingChars="100" w:hanging="210"/>
        <w:rPr>
          <w:rFonts w:eastAsia="方正宋刻本秀楷简体"/>
        </w:rPr>
      </w:pPr>
      <w:r>
        <w:rPr>
          <w:rFonts w:eastAsia="方正宋刻本秀楷简体"/>
        </w:rPr>
        <w:t xml:space="preserve">until [ </w:t>
      </w:r>
      <w:r>
        <w:rPr>
          <w:rFonts w:eastAsia="方正宋刻本秀楷简体"/>
        </w:rPr>
        <w:t>条件判断式</w:t>
      </w:r>
      <w:r>
        <w:rPr>
          <w:rFonts w:eastAsia="方正宋刻本秀楷简体"/>
        </w:rPr>
        <w:t xml:space="preserve"> ]</w:t>
      </w:r>
      <w:r>
        <w:rPr>
          <w:rFonts w:eastAsia="方正宋刻本秀楷简体"/>
        </w:rPr>
        <w:br/>
        <w:t>do</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程序</w:t>
      </w:r>
      <w:r>
        <w:rPr>
          <w:rFonts w:eastAsia="方正宋刻本秀楷简体" w:hint="eastAsia"/>
        </w:rPr>
        <w:br/>
      </w:r>
      <w:r>
        <w:rPr>
          <w:rFonts w:eastAsia="方正宋刻本秀楷简体"/>
        </w:rPr>
        <w:t>done</w:t>
      </w:r>
    </w:p>
    <w:p w14:paraId="0CB64D77" w14:textId="77777777" w:rsidR="00ED6DF6" w:rsidRDefault="00ED6DF6">
      <w:pPr>
        <w:adjustRightInd w:val="0"/>
        <w:snapToGrid w:val="0"/>
        <w:ind w:leftChars="300" w:left="840" w:hangingChars="100" w:hanging="210"/>
        <w:rPr>
          <w:rFonts w:eastAsia="方正宋刻本秀楷简体"/>
        </w:rPr>
      </w:pPr>
    </w:p>
    <w:p w14:paraId="48C6950A" w14:textId="77777777" w:rsidR="00ED6DF6" w:rsidRDefault="00ED6DF6">
      <w:pPr>
        <w:adjustRightInd w:val="0"/>
        <w:snapToGrid w:val="0"/>
        <w:ind w:left="210" w:firstLine="420"/>
        <w:rPr>
          <w:rFonts w:eastAsia="方正宋刻本秀楷简体"/>
        </w:rPr>
      </w:pPr>
      <w:proofErr w:type="gramStart"/>
      <w:r>
        <w:rPr>
          <w:rFonts w:eastAsia="方正宋刻本秀楷简体"/>
        </w:rPr>
        <w:t>#!/</w:t>
      </w:r>
      <w:proofErr w:type="gramEnd"/>
      <w:r>
        <w:rPr>
          <w:rFonts w:eastAsia="方正宋刻本秀楷简体"/>
        </w:rPr>
        <w:t>bin/bash</w:t>
      </w:r>
    </w:p>
    <w:p w14:paraId="05506D10" w14:textId="77777777" w:rsidR="00ED6DF6" w:rsidRDefault="00ED6DF6">
      <w:pPr>
        <w:adjustRightInd w:val="0"/>
        <w:snapToGrid w:val="0"/>
        <w:ind w:leftChars="300" w:left="630"/>
        <w:rPr>
          <w:rFonts w:eastAsia="方正宋刻本秀楷简体"/>
        </w:rPr>
      </w:pPr>
      <w:r>
        <w:rPr>
          <w:rFonts w:eastAsia="方正宋刻本秀楷简体"/>
        </w:rPr>
        <w:t>i=1</w:t>
      </w:r>
      <w:r>
        <w:rPr>
          <w:rFonts w:eastAsia="方正宋刻本秀楷简体"/>
        </w:rPr>
        <w:br/>
        <w:t>s=0</w:t>
      </w:r>
      <w:r>
        <w:rPr>
          <w:rFonts w:eastAsia="方正宋刻本秀楷简体"/>
        </w:rPr>
        <w:br/>
        <w:t>until [ $</w:t>
      </w:r>
      <w:proofErr w:type="spellStart"/>
      <w:r>
        <w:rPr>
          <w:rFonts w:eastAsia="方正宋刻本秀楷简体"/>
        </w:rPr>
        <w:t>i</w:t>
      </w:r>
      <w:proofErr w:type="spellEnd"/>
      <w:r>
        <w:rPr>
          <w:rFonts w:eastAsia="方正宋刻本秀楷简体"/>
        </w:rPr>
        <w:t xml:space="preserve"> </w:t>
      </w:r>
      <w:r>
        <w:rPr>
          <w:rFonts w:eastAsia="方正宋刻本秀楷简体"/>
          <w:b/>
          <w:bCs/>
          <w:color w:val="FF0000"/>
          <w:sz w:val="24"/>
          <w:szCs w:val="32"/>
        </w:rPr>
        <w:t>-</w:t>
      </w:r>
      <w:proofErr w:type="spellStart"/>
      <w:r>
        <w:rPr>
          <w:rFonts w:eastAsia="方正宋刻本秀楷简体"/>
          <w:b/>
          <w:bCs/>
          <w:color w:val="FF0000"/>
          <w:sz w:val="24"/>
          <w:szCs w:val="32"/>
        </w:rPr>
        <w:t>gt</w:t>
      </w:r>
      <w:proofErr w:type="spellEnd"/>
      <w:r>
        <w:rPr>
          <w:rFonts w:eastAsia="方正宋刻本秀楷简体"/>
        </w:rPr>
        <w:t xml:space="preserve"> 100 ]</w:t>
      </w:r>
      <w:r>
        <w:rPr>
          <w:rFonts w:eastAsia="方正宋刻本秀楷简体"/>
        </w:rPr>
        <w:tab/>
      </w:r>
      <w:r>
        <w:rPr>
          <w:rFonts w:eastAsia="方正宋刻本秀楷简体"/>
        </w:rPr>
        <w:tab/>
        <w:t>#</w:t>
      </w:r>
      <w:r>
        <w:rPr>
          <w:rFonts w:eastAsia="方正宋刻本秀楷简体"/>
        </w:rPr>
        <w:t>循环，直到变量</w:t>
      </w:r>
      <w:r>
        <w:rPr>
          <w:rFonts w:eastAsia="方正宋刻本秀楷简体"/>
        </w:rPr>
        <w:t>i</w:t>
      </w:r>
      <w:r>
        <w:rPr>
          <w:rFonts w:eastAsia="方正宋刻本秀楷简体"/>
        </w:rPr>
        <w:t>的值大于</w:t>
      </w:r>
      <w:r>
        <w:rPr>
          <w:rFonts w:eastAsia="方正宋刻本秀楷简体"/>
        </w:rPr>
        <w:t>100</w:t>
      </w:r>
      <w:r>
        <w:rPr>
          <w:rFonts w:eastAsia="方正宋刻本秀楷简体"/>
        </w:rPr>
        <w:t>，</w:t>
      </w:r>
      <w:r>
        <w:rPr>
          <w:rFonts w:eastAsia="方正宋刻本秀楷简体"/>
        </w:rPr>
        <w:t xml:space="preserve"> </w:t>
      </w:r>
      <w:r>
        <w:rPr>
          <w:rFonts w:eastAsia="方正宋刻本秀楷简体"/>
        </w:rPr>
        <w:t>就停止循环</w:t>
      </w:r>
      <w:r>
        <w:rPr>
          <w:rFonts w:eastAsia="方正宋刻本秀楷简体" w:hint="eastAsia"/>
        </w:rPr>
        <w:br/>
      </w:r>
      <w:r>
        <w:rPr>
          <w:rFonts w:eastAsia="方正宋刻本秀楷简体"/>
        </w:rPr>
        <w:t xml:space="preserve">  do</w:t>
      </w:r>
      <w:r>
        <w:rPr>
          <w:rFonts w:eastAsia="方正宋刻本秀楷简体"/>
        </w:rPr>
        <w:br/>
        <w:t xml:space="preserve">    s=$(( $s+$i ))</w:t>
      </w:r>
      <w:r>
        <w:rPr>
          <w:rFonts w:eastAsia="方正宋刻本秀楷简体"/>
        </w:rPr>
        <w:br/>
        <w:t xml:space="preserve">    i=$(( $i+1 ))</w:t>
      </w:r>
      <w:r>
        <w:rPr>
          <w:rFonts w:eastAsia="方正宋刻本秀楷简体"/>
        </w:rPr>
        <w:br/>
        <w:t xml:space="preserve">  done</w:t>
      </w:r>
      <w:r>
        <w:rPr>
          <w:rFonts w:eastAsia="方正宋刻本秀楷简体"/>
        </w:rPr>
        <w:br/>
        <w:t>echo "The sum is: $s"</w:t>
      </w:r>
    </w:p>
    <w:p w14:paraId="7974BCC6" w14:textId="77777777" w:rsidR="00ED6DF6" w:rsidRDefault="00ED6DF6">
      <w:pPr>
        <w:adjustRightInd w:val="0"/>
        <w:snapToGrid w:val="0"/>
        <w:rPr>
          <w:rFonts w:eastAsia="方正宋刻本秀楷简体"/>
          <w:b/>
          <w:bCs/>
          <w:sz w:val="36"/>
          <w:szCs w:val="44"/>
        </w:rPr>
      </w:pPr>
      <w:r>
        <w:rPr>
          <w:rFonts w:eastAsia="方正宋刻本秀楷简体"/>
        </w:rPr>
        <w:br w:type="page"/>
      </w:r>
      <w:r>
        <w:rPr>
          <w:rFonts w:eastAsia="方正宋刻本秀楷简体" w:hint="eastAsia"/>
          <w:b/>
          <w:bCs/>
          <w:sz w:val="36"/>
          <w:szCs w:val="44"/>
        </w:rPr>
        <w:lastRenderedPageBreak/>
        <w:t>函数</w:t>
      </w:r>
      <w:r>
        <w:rPr>
          <w:rFonts w:eastAsia="方正宋刻本秀楷简体"/>
          <w:b/>
          <w:bCs/>
          <w:sz w:val="36"/>
          <w:szCs w:val="44"/>
        </w:rPr>
        <w:tab/>
      </w:r>
    </w:p>
    <w:p w14:paraId="0E7B0074" w14:textId="77777777" w:rsidR="00ED6DF6" w:rsidRDefault="00ED6DF6">
      <w:pPr>
        <w:adjustRightInd w:val="0"/>
        <w:snapToGrid w:val="0"/>
        <w:rPr>
          <w:rFonts w:eastAsia="方正宋刻本秀楷简体"/>
        </w:rPr>
      </w:pPr>
      <w:r>
        <w:rPr>
          <w:rFonts w:eastAsia="方正宋刻本秀楷简体"/>
        </w:rPr>
        <w:t>自己定义的程序集合，当我们在某个脚本中需要重复使用同一项功能时，就可以先把这项功能定义为一个函数，在每次使用时只要调用此函数即可</w:t>
      </w:r>
    </w:p>
    <w:p w14:paraId="1FCD13D2" w14:textId="77777777" w:rsidR="00ED6DF6" w:rsidRDefault="00ED6DF6">
      <w:pPr>
        <w:adjustRightInd w:val="0"/>
        <w:snapToGrid w:val="0"/>
        <w:rPr>
          <w:rFonts w:eastAsia="方正宋刻本秀楷简体"/>
        </w:rPr>
      </w:pPr>
    </w:p>
    <w:p w14:paraId="197E232D" w14:textId="77777777" w:rsidR="00ED6DF6" w:rsidRDefault="00ED6DF6">
      <w:pPr>
        <w:adjustRightInd w:val="0"/>
        <w:snapToGrid w:val="0"/>
        <w:ind w:leftChars="200" w:left="1260" w:hangingChars="400" w:hanging="840"/>
        <w:rPr>
          <w:rFonts w:eastAsia="方正宋刻本秀楷简体"/>
        </w:rPr>
      </w:pPr>
      <w:r>
        <w:rPr>
          <w:rFonts w:eastAsia="方正宋刻本秀楷简体"/>
        </w:rPr>
        <w:t xml:space="preserve">function </w:t>
      </w:r>
      <w:r>
        <w:rPr>
          <w:rFonts w:eastAsia="方正宋刻本秀楷简体"/>
        </w:rPr>
        <w:t>函数名</w:t>
      </w:r>
      <w:r>
        <w:rPr>
          <w:rFonts w:eastAsia="方正宋刻本秀楷简体"/>
        </w:rPr>
        <w:t xml:space="preserve"> () {</w:t>
      </w:r>
      <w:r>
        <w:rPr>
          <w:rFonts w:eastAsia="方正宋刻本秀楷简体"/>
        </w:rPr>
        <w:br/>
      </w:r>
      <w:r>
        <w:rPr>
          <w:rFonts w:eastAsia="方正宋刻本秀楷简体"/>
        </w:rPr>
        <w:t>程序</w:t>
      </w:r>
    </w:p>
    <w:p w14:paraId="17183E8E" w14:textId="77777777" w:rsidR="00ED6DF6" w:rsidRDefault="00ED6DF6">
      <w:pPr>
        <w:adjustRightInd w:val="0"/>
        <w:snapToGrid w:val="0"/>
        <w:ind w:leftChars="200" w:left="840" w:hangingChars="200" w:hanging="420"/>
        <w:rPr>
          <w:rFonts w:eastAsia="方正宋刻本秀楷简体"/>
        </w:rPr>
      </w:pPr>
      <w:r>
        <w:rPr>
          <w:rFonts w:eastAsia="方正宋刻本秀楷简体"/>
        </w:rPr>
        <w:t>}</w:t>
      </w:r>
    </w:p>
    <w:p w14:paraId="182492D3" w14:textId="77777777" w:rsidR="00ED6DF6" w:rsidRDefault="00ED6DF6">
      <w:pPr>
        <w:adjustRightInd w:val="0"/>
        <w:snapToGrid w:val="0"/>
        <w:ind w:leftChars="200" w:left="840" w:hangingChars="200" w:hanging="420"/>
        <w:rPr>
          <w:rFonts w:eastAsia="方正宋刻本秀楷简体"/>
        </w:rPr>
      </w:pPr>
    </w:p>
    <w:p w14:paraId="4E2155D5" w14:textId="77777777" w:rsidR="00ED6DF6" w:rsidRDefault="00ED6DF6">
      <w:pPr>
        <w:adjustRightInd w:val="0"/>
        <w:snapToGrid w:val="0"/>
        <w:ind w:leftChars="200" w:left="840" w:hangingChars="200" w:hanging="420"/>
        <w:rPr>
          <w:rFonts w:eastAsia="方正宋刻本秀楷简体"/>
        </w:rPr>
      </w:pPr>
      <w:proofErr w:type="gramStart"/>
      <w:r>
        <w:rPr>
          <w:rFonts w:eastAsia="方正宋刻本秀楷简体" w:hint="eastAsia"/>
        </w:rPr>
        <w:t>#</w:t>
      </w:r>
      <w:r>
        <w:rPr>
          <w:rFonts w:eastAsia="方正宋刻本秀楷简体"/>
        </w:rPr>
        <w:t>!/</w:t>
      </w:r>
      <w:proofErr w:type="gramEnd"/>
      <w:r>
        <w:rPr>
          <w:rFonts w:eastAsia="方正宋刻本秀楷简体"/>
        </w:rPr>
        <w:t>bin/bash</w:t>
      </w:r>
    </w:p>
    <w:p w14:paraId="6FE6BA85" w14:textId="77777777" w:rsidR="00ED6DF6" w:rsidRDefault="00ED6DF6">
      <w:pPr>
        <w:adjustRightInd w:val="0"/>
        <w:snapToGrid w:val="0"/>
        <w:ind w:leftChars="200" w:left="840" w:hangingChars="200" w:hanging="420"/>
        <w:rPr>
          <w:rFonts w:eastAsia="方正宋刻本秀楷简体"/>
        </w:rPr>
      </w:pPr>
      <w:r>
        <w:rPr>
          <w:rFonts w:eastAsia="方正宋刻本秀楷简体"/>
        </w:rPr>
        <w:t>function sum {</w:t>
      </w:r>
    </w:p>
    <w:p w14:paraId="018E80F9" w14:textId="77777777" w:rsidR="00ED6DF6" w:rsidRDefault="00ED6DF6">
      <w:pPr>
        <w:adjustRightInd w:val="0"/>
        <w:snapToGrid w:val="0"/>
        <w:ind w:left="1260"/>
        <w:rPr>
          <w:rFonts w:eastAsia="方正宋刻本秀楷简体"/>
        </w:rPr>
      </w:pPr>
      <w:r>
        <w:rPr>
          <w:rFonts w:eastAsia="方正宋刻本秀楷简体"/>
        </w:rPr>
        <w:t>s=0</w:t>
      </w:r>
      <w:r>
        <w:rPr>
          <w:rFonts w:eastAsia="方正宋刻本秀楷简体"/>
        </w:rPr>
        <w:br/>
        <w:t>for (( i=1;i</w:t>
      </w:r>
      <w:r>
        <w:rPr>
          <w:rFonts w:eastAsia="方正宋刻本秀楷简体"/>
          <w:b/>
          <w:bCs/>
          <w:color w:val="FF0000"/>
          <w:sz w:val="24"/>
          <w:szCs w:val="32"/>
        </w:rPr>
        <w:t>&lt;=</w:t>
      </w:r>
      <w:r>
        <w:rPr>
          <w:rFonts w:eastAsia="方正宋刻本秀楷简体"/>
        </w:rPr>
        <w:t>100;i=i+1 ))</w:t>
      </w:r>
      <w:r>
        <w:rPr>
          <w:rFonts w:eastAsia="方正宋刻本秀楷简体"/>
        </w:rPr>
        <w:tab/>
        <w:t>#</w:t>
      </w:r>
      <w:r>
        <w:rPr>
          <w:rFonts w:eastAsia="方正宋刻本秀楷简体" w:hint="eastAsia"/>
          <w:sz w:val="16"/>
          <w:szCs w:val="20"/>
        </w:rPr>
        <w:t>循环直到</w:t>
      </w:r>
      <w:r>
        <w:rPr>
          <w:rFonts w:eastAsia="方正宋刻本秀楷简体" w:hint="eastAsia"/>
          <w:sz w:val="16"/>
          <w:szCs w:val="20"/>
        </w:rPr>
        <w:t>i</w:t>
      </w:r>
      <w:r>
        <w:rPr>
          <w:rFonts w:eastAsia="方正宋刻本秀楷简体" w:hint="eastAsia"/>
          <w:sz w:val="16"/>
          <w:szCs w:val="20"/>
        </w:rPr>
        <w:t>大于</w:t>
      </w:r>
      <w:r>
        <w:rPr>
          <w:rFonts w:eastAsia="方正宋刻本秀楷简体" w:hint="eastAsia"/>
          <w:b/>
          <w:bCs/>
          <w:color w:val="FF0000"/>
          <w:sz w:val="16"/>
          <w:szCs w:val="20"/>
        </w:rPr>
        <w:t>$</w:t>
      </w:r>
      <w:r>
        <w:rPr>
          <w:rFonts w:eastAsia="方正宋刻本秀楷简体"/>
          <w:b/>
          <w:bCs/>
          <w:color w:val="FF0000"/>
          <w:sz w:val="16"/>
          <w:szCs w:val="20"/>
        </w:rPr>
        <w:t>1</w:t>
      </w:r>
      <w:r>
        <w:rPr>
          <w:rFonts w:eastAsia="方正宋刻本秀楷简体" w:hint="eastAsia"/>
          <w:sz w:val="16"/>
          <w:szCs w:val="20"/>
        </w:rPr>
        <w:t>为止，</w:t>
      </w:r>
      <w:r>
        <w:rPr>
          <w:rFonts w:eastAsia="方正宋刻本秀楷简体" w:hint="eastAsia"/>
          <w:sz w:val="16"/>
          <w:szCs w:val="20"/>
        </w:rPr>
        <w:t>$</w:t>
      </w:r>
      <w:r>
        <w:rPr>
          <w:rFonts w:eastAsia="方正宋刻本秀楷简体"/>
          <w:sz w:val="16"/>
          <w:szCs w:val="20"/>
        </w:rPr>
        <w:t>1</w:t>
      </w:r>
      <w:r>
        <w:rPr>
          <w:rFonts w:eastAsia="方正宋刻本秀楷简体" w:hint="eastAsia"/>
          <w:sz w:val="16"/>
          <w:szCs w:val="20"/>
        </w:rPr>
        <w:t>是函数</w:t>
      </w:r>
      <w:r>
        <w:rPr>
          <w:rFonts w:eastAsia="方正宋刻本秀楷简体" w:hint="eastAsia"/>
          <w:sz w:val="16"/>
          <w:szCs w:val="20"/>
        </w:rPr>
        <w:t>sum</w:t>
      </w:r>
      <w:r>
        <w:rPr>
          <w:rFonts w:eastAsia="方正宋刻本秀楷简体" w:hint="eastAsia"/>
          <w:sz w:val="16"/>
          <w:szCs w:val="20"/>
        </w:rPr>
        <w:t>的第一个参数</w:t>
      </w:r>
      <w:r>
        <w:rPr>
          <w:rFonts w:eastAsia="方正宋刻本秀楷简体" w:hint="eastAsia"/>
          <w:sz w:val="16"/>
          <w:szCs w:val="20"/>
        </w:rPr>
        <w:t>(</w:t>
      </w:r>
      <w:r>
        <w:rPr>
          <w:rFonts w:eastAsia="方正宋刻本秀楷简体" w:hint="eastAsia"/>
          <w:sz w:val="16"/>
          <w:szCs w:val="20"/>
        </w:rPr>
        <w:t>控制条件</w:t>
      </w:r>
      <w:r>
        <w:rPr>
          <w:rFonts w:eastAsia="方正宋刻本秀楷简体" w:hint="eastAsia"/>
          <w:sz w:val="16"/>
          <w:szCs w:val="20"/>
        </w:rPr>
        <w:t>)</w:t>
      </w:r>
      <w:r>
        <w:rPr>
          <w:rFonts w:eastAsia="方正宋刻本秀楷简体"/>
          <w:sz w:val="16"/>
          <w:szCs w:val="20"/>
        </w:rPr>
        <w:br/>
      </w:r>
      <w:r>
        <w:rPr>
          <w:rFonts w:eastAsia="方正宋刻本秀楷简体"/>
        </w:rPr>
        <w:t xml:space="preserve">  do</w:t>
      </w:r>
      <w:r>
        <w:rPr>
          <w:rFonts w:eastAsia="方正宋刻本秀楷简体"/>
        </w:rPr>
        <w:br/>
        <w:t xml:space="preserve">    s=$(( $s+$i ))</w:t>
      </w:r>
      <w:r>
        <w:rPr>
          <w:rFonts w:eastAsia="方正宋刻本秀楷简体"/>
        </w:rPr>
        <w:br/>
        <w:t xml:space="preserve">  done</w:t>
      </w:r>
      <w:r>
        <w:rPr>
          <w:rFonts w:eastAsia="方正宋刻本秀楷简体"/>
        </w:rPr>
        <w:br/>
        <w:t>echo "The sum of 1+2+.</w:t>
      </w:r>
      <w:proofErr w:type="gramStart"/>
      <w:r>
        <w:rPr>
          <w:rFonts w:eastAsia="方正宋刻本秀楷简体"/>
        </w:rPr>
        <w:t>..</w:t>
      </w:r>
      <w:proofErr w:type="gramEnd"/>
      <w:r>
        <w:rPr>
          <w:rFonts w:eastAsia="方正宋刻本秀楷简体"/>
        </w:rPr>
        <w:t>+100 is : $s"</w:t>
      </w:r>
    </w:p>
    <w:p w14:paraId="52F67F49" w14:textId="77777777" w:rsidR="00ED6DF6" w:rsidRDefault="00ED6DF6">
      <w:pPr>
        <w:adjustRightInd w:val="0"/>
        <w:snapToGrid w:val="0"/>
        <w:rPr>
          <w:rFonts w:eastAsia="方正宋刻本秀楷简体"/>
        </w:rPr>
      </w:pPr>
      <w:r>
        <w:rPr>
          <w:rFonts w:eastAsia="方正宋刻本秀楷简体"/>
        </w:rPr>
        <w:tab/>
        <w:t>}</w:t>
      </w:r>
    </w:p>
    <w:p w14:paraId="557E0184" w14:textId="77777777" w:rsidR="00ED6DF6" w:rsidRDefault="00ED6DF6">
      <w:pPr>
        <w:adjustRightInd w:val="0"/>
        <w:snapToGrid w:val="0"/>
        <w:rPr>
          <w:rFonts w:eastAsia="方正宋刻本秀楷简体"/>
        </w:rPr>
      </w:pPr>
    </w:p>
    <w:p w14:paraId="5E0CFCC4" w14:textId="77777777" w:rsidR="00ED6DF6" w:rsidRDefault="00ED6DF6">
      <w:pPr>
        <w:adjustRightInd w:val="0"/>
        <w:snapToGrid w:val="0"/>
        <w:rPr>
          <w:rFonts w:eastAsia="方正宋刻本秀楷简体"/>
        </w:rPr>
      </w:pPr>
      <w:r>
        <w:rPr>
          <w:rFonts w:eastAsia="方正宋刻本秀楷简体" w:hint="eastAsia"/>
        </w:rPr>
        <w:t>r</w:t>
      </w:r>
      <w:r>
        <w:rPr>
          <w:rFonts w:eastAsia="方正宋刻本秀楷简体"/>
        </w:rPr>
        <w:t>ead -p “please input a num:” -t 30 num</w:t>
      </w:r>
    </w:p>
    <w:p w14:paraId="3349E6E9" w14:textId="77777777" w:rsidR="00ED6DF6" w:rsidRDefault="00ED6DF6">
      <w:pPr>
        <w:adjustRightInd w:val="0"/>
        <w:snapToGrid w:val="0"/>
        <w:rPr>
          <w:rFonts w:eastAsia="方正宋刻本秀楷简体"/>
        </w:rPr>
      </w:pPr>
      <w:r>
        <w:rPr>
          <w:rFonts w:eastAsia="方正宋刻本秀楷简体" w:hint="eastAsia"/>
        </w:rPr>
        <w:t>y</w:t>
      </w:r>
      <w:r>
        <w:rPr>
          <w:rFonts w:eastAsia="方正宋刻本秀楷简体"/>
        </w:rPr>
        <w:t>=${echo $num |sed ‘s/[0-9]//g’}</w:t>
      </w:r>
      <w:r>
        <w:rPr>
          <w:rFonts w:eastAsia="方正宋刻本秀楷简体"/>
        </w:rPr>
        <w:tab/>
      </w:r>
      <w:r>
        <w:rPr>
          <w:rFonts w:eastAsia="方正宋刻本秀楷简体" w:hint="eastAsia"/>
        </w:rPr>
        <w:t>#</w:t>
      </w:r>
      <w:r>
        <w:rPr>
          <w:rFonts w:eastAsia="方正宋刻本秀楷简体" w:hint="eastAsia"/>
        </w:rPr>
        <w:t>把变量</w:t>
      </w:r>
      <w:r>
        <w:rPr>
          <w:rFonts w:eastAsia="方正宋刻本秀楷简体" w:hint="eastAsia"/>
        </w:rPr>
        <w:t>num</w:t>
      </w:r>
      <w:r>
        <w:rPr>
          <w:rFonts w:eastAsia="方正宋刻本秀楷简体" w:hint="eastAsia"/>
        </w:rPr>
        <w:t>的值替换为空，并赋予变量</w:t>
      </w:r>
      <w:r>
        <w:rPr>
          <w:rFonts w:eastAsia="方正宋刻本秀楷简体" w:hint="eastAsia"/>
        </w:rPr>
        <w:t>y</w:t>
      </w:r>
      <w:r>
        <w:rPr>
          <w:rFonts w:eastAsia="方正宋刻本秀楷简体" w:hint="eastAsia"/>
        </w:rPr>
        <w:t>，确保为数字</w:t>
      </w:r>
    </w:p>
    <w:p w14:paraId="352C4E37" w14:textId="77777777" w:rsidR="00ED6DF6" w:rsidRDefault="00ED6DF6">
      <w:pPr>
        <w:adjustRightInd w:val="0"/>
        <w:snapToGrid w:val="0"/>
        <w:rPr>
          <w:rFonts w:eastAsia="方正宋刻本秀楷简体"/>
        </w:rPr>
      </w:pPr>
    </w:p>
    <w:p w14:paraId="7FC15816" w14:textId="77777777" w:rsidR="00ED6DF6" w:rsidRDefault="00ED6DF6">
      <w:pPr>
        <w:adjustRightInd w:val="0"/>
        <w:snapToGrid w:val="0"/>
        <w:rPr>
          <w:rFonts w:eastAsia="方正宋刻本秀楷简体"/>
        </w:rPr>
      </w:pPr>
      <w:r>
        <w:rPr>
          <w:rFonts w:eastAsia="方正宋刻本秀楷简体" w:hint="eastAsia"/>
        </w:rPr>
        <w:t>if</w:t>
      </w:r>
      <w:r>
        <w:rPr>
          <w:rFonts w:eastAsia="方正宋刻本秀楷简体"/>
        </w:rPr>
        <w:t xml:space="preserve"> [ -z “$y”]</w:t>
      </w:r>
    </w:p>
    <w:p w14:paraId="375D4877" w14:textId="77777777" w:rsidR="00ED6DF6" w:rsidRDefault="00ED6DF6">
      <w:pPr>
        <w:adjustRightInd w:val="0"/>
        <w:snapToGrid w:val="0"/>
        <w:rPr>
          <w:rFonts w:eastAsia="方正宋刻本秀楷简体"/>
        </w:rPr>
      </w:pPr>
      <w:r>
        <w:rPr>
          <w:rFonts w:eastAsia="方正宋刻本秀楷简体"/>
        </w:rPr>
        <w:tab/>
        <w:t>then</w:t>
      </w:r>
    </w:p>
    <w:p w14:paraId="10B1DC78" w14:textId="77777777" w:rsidR="00ED6DF6" w:rsidRDefault="00ED6DF6">
      <w:pPr>
        <w:adjustRightInd w:val="0"/>
        <w:snapToGrid w:val="0"/>
        <w:rPr>
          <w:rFonts w:eastAsia="方正宋刻本秀楷简体"/>
        </w:rPr>
      </w:pPr>
      <w:r>
        <w:rPr>
          <w:rFonts w:eastAsia="方正宋刻本秀楷简体"/>
        </w:rPr>
        <w:tab/>
        <w:t>sum $</w:t>
      </w:r>
      <w:r>
        <w:rPr>
          <w:rFonts w:eastAsia="方正宋刻本秀楷简体" w:hint="eastAsia"/>
        </w:rPr>
        <w:t>n</w:t>
      </w:r>
      <w:r>
        <w:rPr>
          <w:rFonts w:eastAsia="方正宋刻本秀楷简体"/>
        </w:rPr>
        <w:t>um</w:t>
      </w:r>
      <w:r>
        <w:rPr>
          <w:rFonts w:eastAsia="方正宋刻本秀楷简体"/>
        </w:rPr>
        <w:tab/>
      </w:r>
      <w:r>
        <w:rPr>
          <w:rFonts w:eastAsia="方正宋刻本秀楷简体" w:hint="eastAsia"/>
        </w:rPr>
        <w:t>#</w:t>
      </w:r>
      <w:r>
        <w:rPr>
          <w:rFonts w:eastAsia="方正宋刻本秀楷简体" w:hint="eastAsia"/>
        </w:rPr>
        <w:t>调用</w:t>
      </w:r>
      <w:r>
        <w:rPr>
          <w:rFonts w:eastAsia="方正宋刻本秀楷简体" w:hint="eastAsia"/>
        </w:rPr>
        <w:t>sum</w:t>
      </w:r>
      <w:r>
        <w:rPr>
          <w:rFonts w:eastAsia="方正宋刻本秀楷简体" w:hint="eastAsia"/>
        </w:rPr>
        <w:t>函数，并把变量</w:t>
      </w:r>
      <w:r>
        <w:rPr>
          <w:rFonts w:eastAsia="方正宋刻本秀楷简体" w:hint="eastAsia"/>
        </w:rPr>
        <w:t>num</w:t>
      </w:r>
      <w:r>
        <w:rPr>
          <w:rFonts w:eastAsia="方正宋刻本秀楷简体" w:hint="eastAsia"/>
        </w:rPr>
        <w:t>作为</w:t>
      </w:r>
      <w:r>
        <w:rPr>
          <w:rFonts w:eastAsia="方正宋刻本秀楷简体" w:hint="eastAsia"/>
        </w:rPr>
        <w:t>sum</w:t>
      </w:r>
      <w:r>
        <w:rPr>
          <w:rFonts w:eastAsia="方正宋刻本秀楷简体" w:hint="eastAsia"/>
        </w:rPr>
        <w:t>函数的第一个参数</w:t>
      </w:r>
    </w:p>
    <w:p w14:paraId="126395E7"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hint="eastAsia"/>
        </w:rPr>
        <w:t>else</w:t>
      </w:r>
    </w:p>
    <w:p w14:paraId="117A7C23"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hint="eastAsia"/>
        </w:rPr>
        <w:t>echo</w:t>
      </w:r>
      <w:r>
        <w:rPr>
          <w:rFonts w:eastAsia="方正宋刻本秀楷简体"/>
        </w:rPr>
        <w:t xml:space="preserve"> </w:t>
      </w:r>
      <w:r>
        <w:rPr>
          <w:rFonts w:eastAsia="方正宋刻本秀楷简体" w:hint="eastAsia"/>
        </w:rPr>
        <w:t>“</w:t>
      </w:r>
      <w:proofErr w:type="spellStart"/>
      <w:r>
        <w:rPr>
          <w:rFonts w:eastAsia="方正宋刻本秀楷简体" w:hint="eastAsia"/>
        </w:rPr>
        <w:t>error</w:t>
      </w:r>
      <w:r>
        <w:rPr>
          <w:rFonts w:eastAsia="方正宋刻本秀楷简体"/>
        </w:rPr>
        <w:t>,please</w:t>
      </w:r>
      <w:proofErr w:type="spellEnd"/>
      <w:r>
        <w:rPr>
          <w:rFonts w:eastAsia="方正宋刻本秀楷简体"/>
        </w:rPr>
        <w:t xml:space="preserve"> input a num</w:t>
      </w:r>
      <w:r>
        <w:rPr>
          <w:rFonts w:eastAsia="方正宋刻本秀楷简体" w:hint="eastAsia"/>
        </w:rPr>
        <w:t>”</w:t>
      </w:r>
    </w:p>
    <w:p w14:paraId="22F90D8E" w14:textId="77777777" w:rsidR="00ED6DF6" w:rsidRDefault="00ED6DF6">
      <w:pPr>
        <w:adjustRightInd w:val="0"/>
        <w:snapToGrid w:val="0"/>
        <w:rPr>
          <w:rFonts w:eastAsia="方正宋刻本秀楷简体"/>
        </w:rPr>
      </w:pPr>
      <w:r>
        <w:rPr>
          <w:rFonts w:eastAsia="方正宋刻本秀楷简体"/>
        </w:rPr>
        <w:t>fi</w:t>
      </w:r>
    </w:p>
    <w:p w14:paraId="4789B4F6" w14:textId="77777777" w:rsidR="00ED6DF6" w:rsidRDefault="00ED6DF6">
      <w:pPr>
        <w:adjustRightInd w:val="0"/>
        <w:snapToGrid w:val="0"/>
        <w:rPr>
          <w:rFonts w:eastAsia="方正宋刻本秀楷简体"/>
        </w:rPr>
      </w:pPr>
    </w:p>
    <w:p w14:paraId="08F019F0" w14:textId="77777777" w:rsidR="00ED6DF6" w:rsidRDefault="00ED6DF6">
      <w:pPr>
        <w:adjustRightInd w:val="0"/>
        <w:snapToGrid w:val="0"/>
        <w:rPr>
          <w:rFonts w:eastAsia="方正宋刻本秀楷简体"/>
        </w:rPr>
      </w:pPr>
      <w:r>
        <w:rPr>
          <w:rFonts w:eastAsia="方正宋刻本秀楷简体"/>
        </w:rPr>
        <w:t>函数也有自己的位置参数变量，</w:t>
      </w:r>
      <w:r>
        <w:rPr>
          <w:rFonts w:eastAsia="方正宋刻本秀楷简体"/>
        </w:rPr>
        <w:t>$0</w:t>
      </w:r>
      <w:r>
        <w:rPr>
          <w:rFonts w:eastAsia="方正宋刻本秀楷简体"/>
        </w:rPr>
        <w:t>代表函数名，</w:t>
      </w:r>
      <w:r>
        <w:rPr>
          <w:rFonts w:eastAsia="方正宋刻本秀楷简体"/>
        </w:rPr>
        <w:t>$1</w:t>
      </w:r>
      <w:r>
        <w:rPr>
          <w:rFonts w:eastAsia="方正宋刻本秀楷简体"/>
        </w:rPr>
        <w:t>代表函数的第一个参数</w:t>
      </w:r>
      <w:r>
        <w:rPr>
          <w:rFonts w:eastAsia="方正宋刻本秀楷简体" w:hint="eastAsia"/>
        </w:rPr>
        <w:t>，</w:t>
      </w:r>
      <w:r>
        <w:rPr>
          <w:rFonts w:eastAsia="方正宋刻本秀楷简体"/>
        </w:rPr>
        <w:t>$2</w:t>
      </w:r>
      <w:r>
        <w:rPr>
          <w:rFonts w:eastAsia="方正宋刻本秀楷简体"/>
        </w:rPr>
        <w:t>代表函数的第二个参数，以此类推。</w:t>
      </w:r>
    </w:p>
    <w:p w14:paraId="7E1FB41F" w14:textId="77777777" w:rsidR="00ED6DF6" w:rsidRDefault="00ED6DF6">
      <w:pPr>
        <w:adjustRightInd w:val="0"/>
        <w:snapToGrid w:val="0"/>
        <w:rPr>
          <w:rFonts w:eastAsia="方正宋刻本秀楷简体"/>
          <w:b/>
          <w:bCs/>
          <w:sz w:val="36"/>
          <w:szCs w:val="44"/>
        </w:rPr>
      </w:pPr>
      <w:r>
        <w:rPr>
          <w:rFonts w:eastAsia="方正宋刻本秀楷简体"/>
        </w:rPr>
        <w:br w:type="page"/>
      </w:r>
      <w:r>
        <w:rPr>
          <w:rFonts w:eastAsia="方正宋刻本秀楷简体" w:hint="eastAsia"/>
          <w:b/>
          <w:bCs/>
          <w:sz w:val="36"/>
          <w:szCs w:val="44"/>
        </w:rPr>
        <w:lastRenderedPageBreak/>
        <w:t>特殊流程控制语句</w:t>
      </w:r>
    </w:p>
    <w:p w14:paraId="214E0259" w14:textId="77777777" w:rsidR="00ED6DF6" w:rsidRDefault="00ED6DF6">
      <w:pPr>
        <w:adjustRightInd w:val="0"/>
        <w:snapToGrid w:val="0"/>
        <w:rPr>
          <w:rFonts w:eastAsia="方正宋刻本秀楷简体"/>
        </w:rPr>
      </w:pPr>
    </w:p>
    <w:p w14:paraId="48BCD830" w14:textId="77777777" w:rsidR="00ED6DF6" w:rsidRDefault="00ED6DF6">
      <w:pPr>
        <w:adjustRightInd w:val="0"/>
        <w:snapToGrid w:val="0"/>
        <w:rPr>
          <w:rFonts w:eastAsia="方正宋刻本秀楷简体"/>
          <w:b/>
          <w:bCs/>
          <w:sz w:val="28"/>
          <w:szCs w:val="36"/>
        </w:rPr>
      </w:pPr>
      <w:r>
        <w:rPr>
          <w:rFonts w:eastAsia="方正宋刻本秀楷简体"/>
          <w:b/>
          <w:bCs/>
          <w:sz w:val="28"/>
          <w:szCs w:val="36"/>
        </w:rPr>
        <w:tab/>
        <w:t>exit [</w:t>
      </w:r>
      <w:r>
        <w:rPr>
          <w:rFonts w:eastAsia="方正宋刻本秀楷简体"/>
          <w:b/>
          <w:bCs/>
          <w:sz w:val="28"/>
          <w:szCs w:val="36"/>
        </w:rPr>
        <w:t>返回值</w:t>
      </w:r>
      <w:r>
        <w:rPr>
          <w:rFonts w:eastAsia="方正宋刻本秀楷简体"/>
          <w:b/>
          <w:bCs/>
          <w:sz w:val="28"/>
          <w:szCs w:val="36"/>
        </w:rPr>
        <w:t>]</w:t>
      </w:r>
      <w:r>
        <w:rPr>
          <w:rFonts w:eastAsia="方正宋刻本秀楷简体"/>
          <w:b/>
          <w:bCs/>
          <w:sz w:val="28"/>
          <w:szCs w:val="36"/>
        </w:rPr>
        <w:tab/>
      </w:r>
      <w:r>
        <w:rPr>
          <w:rFonts w:eastAsia="方正宋刻本秀楷简体" w:hint="eastAsia"/>
          <w:b/>
          <w:bCs/>
          <w:sz w:val="28"/>
          <w:szCs w:val="36"/>
        </w:rPr>
        <w:t>exit</w:t>
      </w:r>
      <w:r>
        <w:rPr>
          <w:rFonts w:eastAsia="方正宋刻本秀楷简体"/>
          <w:b/>
          <w:bCs/>
          <w:sz w:val="28"/>
          <w:szCs w:val="36"/>
        </w:rPr>
        <w:tab/>
        <w:t>8</w:t>
      </w:r>
    </w:p>
    <w:p w14:paraId="0FBE8AB3" w14:textId="77777777" w:rsidR="00ED6DF6" w:rsidRDefault="00ED6DF6">
      <w:pPr>
        <w:adjustRightInd w:val="0"/>
        <w:snapToGrid w:val="0"/>
        <w:rPr>
          <w:rFonts w:eastAsia="方正宋刻本秀楷简体"/>
        </w:rPr>
      </w:pPr>
    </w:p>
    <w:p w14:paraId="1BDB9FAA"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系统中是有</w:t>
      </w:r>
      <w:r>
        <w:rPr>
          <w:rFonts w:eastAsia="方正宋刻本秀楷简体"/>
        </w:rPr>
        <w:t>exit</w:t>
      </w:r>
      <w:r>
        <w:rPr>
          <w:rFonts w:eastAsia="方正宋刻本秀楷简体"/>
        </w:rPr>
        <w:t>命令的，用于退出当前用户的登录状态。</w:t>
      </w:r>
      <w:r>
        <w:rPr>
          <w:rFonts w:eastAsia="方正宋刻本秀楷简体"/>
        </w:rPr>
        <w:tab/>
      </w:r>
    </w:p>
    <w:p w14:paraId="5388FDCB" w14:textId="77777777" w:rsidR="00ED6DF6" w:rsidRDefault="00ED6DF6">
      <w:pPr>
        <w:adjustRightInd w:val="0"/>
        <w:snapToGrid w:val="0"/>
        <w:ind w:left="420" w:firstLine="420"/>
        <w:rPr>
          <w:rFonts w:eastAsia="方正宋刻本秀楷简体"/>
        </w:rPr>
      </w:pPr>
      <w:r>
        <w:rPr>
          <w:rFonts w:eastAsia="方正宋刻本秀楷简体"/>
        </w:rPr>
        <w:t>但是在</w:t>
      </w:r>
      <w:r>
        <w:rPr>
          <w:rFonts w:eastAsia="方正宋刻本秀楷简体"/>
        </w:rPr>
        <w:t>Shell</w:t>
      </w:r>
      <w:r>
        <w:rPr>
          <w:rFonts w:eastAsia="方正宋刻本秀楷简体"/>
        </w:rPr>
        <w:t>脚本中，</w:t>
      </w:r>
      <w:r>
        <w:rPr>
          <w:rFonts w:eastAsia="方正宋刻本秀楷简体" w:hint="eastAsia"/>
        </w:rPr>
        <w:t>e</w:t>
      </w:r>
      <w:r>
        <w:rPr>
          <w:rFonts w:eastAsia="方正宋刻本秀楷简体"/>
        </w:rPr>
        <w:t>xit</w:t>
      </w:r>
      <w:r>
        <w:rPr>
          <w:rFonts w:eastAsia="方正宋刻本秀楷简体"/>
        </w:rPr>
        <w:t>语句是用来退出当前脚本的</w:t>
      </w:r>
    </w:p>
    <w:p w14:paraId="497D480F" w14:textId="77777777" w:rsidR="00ED6DF6" w:rsidRDefault="00ED6DF6">
      <w:pPr>
        <w:adjustRightInd w:val="0"/>
        <w:snapToGrid w:val="0"/>
        <w:rPr>
          <w:rFonts w:eastAsia="方正宋刻本秀楷简体"/>
        </w:rPr>
      </w:pPr>
      <w:r>
        <w:rPr>
          <w:rFonts w:eastAsia="方正宋刻本秀楷简体" w:hint="eastAsia"/>
        </w:rPr>
        <w:t>即</w:t>
      </w:r>
      <w:r>
        <w:rPr>
          <w:rFonts w:eastAsia="方正宋刻本秀楷简体"/>
        </w:rPr>
        <w:t>碰到</w:t>
      </w:r>
      <w:r>
        <w:rPr>
          <w:rFonts w:eastAsia="方正宋刻本秀楷简体"/>
        </w:rPr>
        <w:t>exit</w:t>
      </w:r>
      <w:r>
        <w:rPr>
          <w:rFonts w:eastAsia="方正宋刻本秀楷简体"/>
        </w:rPr>
        <w:t>语句，</w:t>
      </w:r>
      <w:r>
        <w:rPr>
          <w:rFonts w:eastAsia="方正宋刻本秀楷简体" w:hint="eastAsia"/>
        </w:rPr>
        <w:t>·</w:t>
      </w:r>
    </w:p>
    <w:p w14:paraId="66425631" w14:textId="77777777" w:rsidR="00ED6DF6" w:rsidRDefault="00ED6DF6">
      <w:pPr>
        <w:adjustRightInd w:val="0"/>
        <w:snapToGrid w:val="0"/>
        <w:rPr>
          <w:rFonts w:eastAsia="方正宋刻本秀楷简体"/>
        </w:rPr>
      </w:pPr>
      <w:r>
        <w:rPr>
          <w:rFonts w:eastAsia="方正宋刻本秀楷简体"/>
        </w:rPr>
        <w:t>如果</w:t>
      </w:r>
      <w:r>
        <w:rPr>
          <w:rFonts w:eastAsia="方正宋刻本秀楷简体"/>
        </w:rPr>
        <w:t>exit</w:t>
      </w:r>
      <w:r>
        <w:rPr>
          <w:rFonts w:eastAsia="方正宋刻本秀楷简体" w:hint="eastAsia"/>
        </w:rPr>
        <w:t>未</w:t>
      </w:r>
      <w:r>
        <w:rPr>
          <w:rFonts w:eastAsia="方正宋刻本秀楷简体"/>
        </w:rPr>
        <w:t>定义返回值，则脚本执行后的返回值是执行</w:t>
      </w:r>
      <w:r>
        <w:rPr>
          <w:rFonts w:eastAsia="方正宋刻本秀楷简体"/>
        </w:rPr>
        <w:t>exit</w:t>
      </w:r>
      <w:r>
        <w:rPr>
          <w:rFonts w:eastAsia="方正宋刻本秀楷简体"/>
        </w:rPr>
        <w:t>语句之前最后执行命令的返回值。</w:t>
      </w:r>
    </w:p>
    <w:p w14:paraId="19F1817A" w14:textId="77777777" w:rsidR="00ED6DF6" w:rsidRDefault="00ED6DF6">
      <w:pPr>
        <w:adjustRightInd w:val="0"/>
        <w:snapToGrid w:val="0"/>
        <w:rPr>
          <w:rFonts w:eastAsia="方正宋刻本秀楷简体"/>
        </w:rPr>
      </w:pPr>
    </w:p>
    <w:p w14:paraId="6100D978" w14:textId="77777777" w:rsidR="00ED6DF6" w:rsidRDefault="00ED6DF6">
      <w:pPr>
        <w:adjustRightInd w:val="0"/>
        <w:snapToGrid w:val="0"/>
        <w:ind w:firstLine="420"/>
        <w:rPr>
          <w:rFonts w:eastAsia="方正宋刻本秀楷简体"/>
          <w:b/>
          <w:bCs/>
          <w:sz w:val="28"/>
          <w:szCs w:val="36"/>
        </w:rPr>
      </w:pPr>
      <w:r>
        <w:rPr>
          <w:rFonts w:eastAsia="方正宋刻本秀楷简体"/>
          <w:b/>
          <w:bCs/>
          <w:sz w:val="28"/>
          <w:szCs w:val="36"/>
        </w:rPr>
        <w:t>break</w:t>
      </w:r>
      <w:r>
        <w:rPr>
          <w:rFonts w:eastAsia="方正宋刻本秀楷简体"/>
          <w:b/>
          <w:bCs/>
          <w:sz w:val="28"/>
          <w:szCs w:val="36"/>
        </w:rPr>
        <w:t>语句</w:t>
      </w:r>
      <w:r>
        <w:rPr>
          <w:rFonts w:eastAsia="方正宋刻本秀楷简体"/>
          <w:b/>
          <w:bCs/>
          <w:sz w:val="28"/>
          <w:szCs w:val="36"/>
        </w:rPr>
        <w:tab/>
      </w:r>
      <w:r>
        <w:rPr>
          <w:rFonts w:eastAsia="方正宋刻本秀楷简体"/>
          <w:b/>
          <w:bCs/>
          <w:sz w:val="28"/>
          <w:szCs w:val="36"/>
        </w:rPr>
        <w:tab/>
        <w:t>continue</w:t>
      </w:r>
      <w:r>
        <w:rPr>
          <w:rFonts w:eastAsia="方正宋刻本秀楷简体" w:hint="eastAsia"/>
          <w:b/>
          <w:bCs/>
          <w:sz w:val="28"/>
          <w:szCs w:val="36"/>
        </w:rPr>
        <w:t>语句</w:t>
      </w:r>
    </w:p>
    <w:p w14:paraId="78A3BA9D"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当程序执行到</w:t>
      </w:r>
      <w:r>
        <w:rPr>
          <w:rFonts w:eastAsia="方正宋刻本秀楷简体"/>
        </w:rPr>
        <w:t>break</w:t>
      </w:r>
      <w:r>
        <w:rPr>
          <w:rFonts w:eastAsia="方正宋刻本秀楷简体"/>
        </w:rPr>
        <w:t>语句时，会结束整个当前循环</w:t>
      </w:r>
    </w:p>
    <w:p w14:paraId="3C3B1A10" w14:textId="77777777" w:rsidR="00ED6DF6" w:rsidRDefault="00ED6DF6">
      <w:pPr>
        <w:adjustRightInd w:val="0"/>
        <w:snapToGrid w:val="0"/>
        <w:ind w:firstLine="420"/>
        <w:rPr>
          <w:rFonts w:eastAsia="方正宋刻本秀楷简体"/>
        </w:rPr>
      </w:pPr>
      <w:r>
        <w:rPr>
          <w:rFonts w:eastAsia="方正宋刻本秀楷简体"/>
        </w:rPr>
        <w:t>continue</w:t>
      </w:r>
      <w:r>
        <w:rPr>
          <w:rFonts w:eastAsia="方正宋刻本秀楷简体"/>
        </w:rPr>
        <w:t>语句也是结束循环的语句，</w:t>
      </w:r>
      <w:r>
        <w:rPr>
          <w:rFonts w:eastAsia="方正宋刻本秀楷简体" w:hint="eastAsia"/>
        </w:rPr>
        <w:t>但</w:t>
      </w:r>
      <w:r>
        <w:rPr>
          <w:rFonts w:eastAsia="方正宋刻本秀楷简体"/>
        </w:rPr>
        <w:t>只会结束单</w:t>
      </w:r>
      <w:proofErr w:type="gramStart"/>
      <w:r>
        <w:rPr>
          <w:rFonts w:eastAsia="方正宋刻本秀楷简体"/>
        </w:rPr>
        <w:t>次当前</w:t>
      </w:r>
      <w:proofErr w:type="gramEnd"/>
      <w:r>
        <w:rPr>
          <w:rFonts w:eastAsia="方正宋刻本秀楷简体"/>
        </w:rPr>
        <w:t>循环，而下次循环会继续</w:t>
      </w:r>
    </w:p>
    <w:p w14:paraId="4263A98F" w14:textId="77777777" w:rsidR="00ED6DF6" w:rsidRDefault="00ED6DF6">
      <w:pPr>
        <w:adjustRightInd w:val="0"/>
        <w:snapToGrid w:val="0"/>
        <w:ind w:firstLine="420"/>
        <w:rPr>
          <w:rFonts w:eastAsia="方正宋刻本秀楷简体"/>
        </w:rPr>
      </w:pPr>
    </w:p>
    <w:p w14:paraId="046CB350" w14:textId="77777777" w:rsidR="00ED6DF6" w:rsidRDefault="00ED6DF6">
      <w:pPr>
        <w:adjustRightInd w:val="0"/>
        <w:snapToGrid w:val="0"/>
        <w:ind w:left="420" w:firstLine="420"/>
        <w:sectPr w:rsidR="00ED6DF6">
          <w:type w:val="continuous"/>
          <w:pgSz w:w="11906" w:h="16838"/>
          <w:pgMar w:top="1440" w:right="1800" w:bottom="1440" w:left="1800" w:header="851" w:footer="992" w:gutter="0"/>
          <w:cols w:space="720"/>
          <w:docGrid w:type="lines" w:linePitch="312"/>
        </w:sectPr>
      </w:pPr>
    </w:p>
    <w:p w14:paraId="5927A7CD" w14:textId="77777777" w:rsidR="00ED6DF6" w:rsidRDefault="00ED6DF6">
      <w:pPr>
        <w:adjustRightInd w:val="0"/>
        <w:snapToGrid w:val="0"/>
        <w:ind w:left="420"/>
      </w:pPr>
      <w:r>
        <w:rPr>
          <w:rFonts w:hint="eastAsia"/>
        </w:rPr>
        <w:t>for</w:t>
      </w:r>
      <w:r>
        <w:t xml:space="preserve"> (( </w:t>
      </w:r>
      <w:r>
        <w:rPr>
          <w:rFonts w:hint="eastAsia"/>
        </w:rPr>
        <w:t>条件判断语句</w:t>
      </w:r>
      <w:r>
        <w:rPr>
          <w:rFonts w:hint="eastAsia"/>
        </w:rPr>
        <w:t xml:space="preserve"> </w:t>
      </w:r>
      <w:r>
        <w:t>))</w:t>
      </w:r>
      <w:r>
        <w:tab/>
      </w:r>
      <w:r>
        <w:tab/>
      </w:r>
      <w:r>
        <w:tab/>
      </w:r>
      <w:r>
        <w:tab/>
      </w:r>
      <w:r>
        <w:tab/>
      </w:r>
    </w:p>
    <w:p w14:paraId="615D55F6" w14:textId="77777777" w:rsidR="00ED6DF6" w:rsidRDefault="00ED6DF6">
      <w:pPr>
        <w:adjustRightInd w:val="0"/>
        <w:snapToGrid w:val="0"/>
        <w:ind w:left="420" w:firstLine="420"/>
      </w:pPr>
      <w:r>
        <w:rPr>
          <w:rFonts w:hint="eastAsia"/>
        </w:rPr>
        <w:t>do</w:t>
      </w:r>
    </w:p>
    <w:p w14:paraId="54B7AD2F" w14:textId="77777777" w:rsidR="00ED6DF6" w:rsidRDefault="00E40C08">
      <w:pPr>
        <w:adjustRightInd w:val="0"/>
        <w:snapToGrid w:val="0"/>
        <w:ind w:left="420" w:firstLine="420"/>
      </w:pPr>
      <w:r>
        <w:rPr>
          <w:noProof/>
        </w:rPr>
        <mc:AlternateContent>
          <mc:Choice Requires="wps">
            <w:drawing>
              <wp:anchor distT="0" distB="0" distL="114300" distR="114300" simplePos="0" relativeHeight="251658253" behindDoc="0" locked="0" layoutInCell="1" allowOverlap="1" wp14:anchorId="258D710E" wp14:editId="3E36E27B">
                <wp:simplePos x="0" y="0"/>
                <wp:positionH relativeFrom="column">
                  <wp:posOffset>1315720</wp:posOffset>
                </wp:positionH>
                <wp:positionV relativeFrom="paragraph">
                  <wp:posOffset>153670</wp:posOffset>
                </wp:positionV>
                <wp:extent cx="638175" cy="810895"/>
                <wp:effectExtent l="12700" t="0" r="0" b="1905"/>
                <wp:wrapNone/>
                <wp:docPr id="13" name="自选图形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8175" cy="810895"/>
                        </a:xfrm>
                        <a:prstGeom prst="curvedLeftArrow">
                          <a:avLst>
                            <a:gd name="adj1" fmla="val 25413"/>
                            <a:gd name="adj2" fmla="val 50826"/>
                            <a:gd name="adj3" fmla="val 3472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83AFD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自选图形 122" o:spid="_x0000_s1026" type="#_x0000_t103" style="position:absolute;left:0;text-align:left;margin-left:103.6pt;margin-top:12.1pt;width:50.25pt;height:63.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" adj=",,7501">
                <v:path arrowok="t"/>
              </v:shape>
            </w:pict>
          </mc:Fallback>
        </mc:AlternateContent>
      </w:r>
      <w:r w:rsidR="00ED6DF6">
        <w:tab/>
      </w:r>
      <w:r w:rsidR="00ED6DF6">
        <w:rPr>
          <w:rFonts w:hint="eastAsia"/>
        </w:rPr>
        <w:t>程序语句</w:t>
      </w:r>
    </w:p>
    <w:p w14:paraId="257BD6B7" w14:textId="77777777" w:rsidR="00ED6DF6" w:rsidRDefault="00E40C08">
      <w:pPr>
        <w:adjustRightInd w:val="0"/>
        <w:snapToGrid w:val="0"/>
        <w:ind w:firstLineChars="600" w:firstLine="1260"/>
      </w:pPr>
      <w:r>
        <w:rPr>
          <w:noProof/>
        </w:rPr>
        <mc:AlternateContent>
          <mc:Choice Requires="wps">
            <w:drawing>
              <wp:anchor distT="45720" distB="45720" distL="114300" distR="114300" simplePos="0" relativeHeight="251658255" behindDoc="0" locked="0" layoutInCell="1" allowOverlap="1" wp14:anchorId="5A9B4B98" wp14:editId="12AFE7EE">
                <wp:simplePos x="0" y="0"/>
                <wp:positionH relativeFrom="column">
                  <wp:posOffset>2031365</wp:posOffset>
                </wp:positionH>
                <wp:positionV relativeFrom="paragraph">
                  <wp:posOffset>84455</wp:posOffset>
                </wp:positionV>
                <wp:extent cx="390525" cy="654685"/>
                <wp:effectExtent l="0" t="0" r="3810" b="5715"/>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0525" cy="654685"/>
                        </a:xfrm>
                        <a:prstGeom prst="rect">
                          <a:avLst/>
                        </a:prstGeom>
                        <a:solidFill>
                          <a:srgbClr val="FFFFFF"/>
                        </a:solidFill>
                        <a:ln w="9525">
                          <a:solidFill>
                            <a:srgbClr val="000000"/>
                          </a:solidFill>
                          <a:miter lim="800000"/>
                          <a:headEnd/>
                          <a:tailEnd/>
                        </a:ln>
                      </wps:spPr>
                      <wps:txbx>
                        <w:txbxContent>
                          <w:p w14:paraId="1F144694" w14:textId="77777777" w:rsidR="00ED6DF6" w:rsidRDefault="00ED6DF6">
                            <w:r>
                              <w:rPr>
                                <w:rFonts w:hint="eastAsia"/>
                              </w:rPr>
                              <w:t>跳出循环</w:t>
                            </w:r>
                          </w:p>
                        </w:txbxContent>
                      </wps:txbx>
                      <wps:bodyPr rot="0" vert="eaVert"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A9B4B98" id="文本框 2" o:spid="_x0000_s1082" type="#_x0000_t202" style="position:absolute;left:0;text-align:left;margin-left:159.95pt;margin-top:6.65pt;width:30.75pt;height:51.5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">
                <v:path arrowok="t"/>
                <v:textbox style="layout-flow:vertical-ideographic;mso-fit-shape-to-text:t">
                  <w:txbxContent>
                    <w:p w14:paraId="1F144694" w14:textId="77777777" w:rsidR="00ED6DF6" w:rsidRDefault="00ED6DF6">
                      <w:r>
                        <w:rPr>
                          <w:rFonts w:hint="eastAsia"/>
                        </w:rPr>
                        <w:t>跳出循环</w:t>
                      </w:r>
                    </w:p>
                  </w:txbxContent>
                </v:textbox>
                <w10:wrap type="square"/>
              </v:shape>
            </w:pict>
          </mc:Fallback>
        </mc:AlternateContent>
      </w:r>
      <w:r w:rsidR="00ED6DF6">
        <w:rPr>
          <w:rFonts w:hint="eastAsia"/>
        </w:rPr>
        <w:t>break</w:t>
      </w:r>
    </w:p>
    <w:p w14:paraId="1AE900E0" w14:textId="77777777" w:rsidR="00ED6DF6" w:rsidRDefault="00ED6DF6">
      <w:pPr>
        <w:adjustRightInd w:val="0"/>
        <w:snapToGrid w:val="0"/>
        <w:ind w:firstLineChars="600" w:firstLine="1260"/>
      </w:pPr>
      <w:r>
        <w:rPr>
          <w:rFonts w:hint="eastAsia"/>
        </w:rPr>
        <w:t>程序语句</w:t>
      </w:r>
    </w:p>
    <w:p w14:paraId="77D35568" w14:textId="77777777" w:rsidR="00ED6DF6" w:rsidRDefault="00ED6DF6">
      <w:pPr>
        <w:adjustRightInd w:val="0"/>
        <w:snapToGrid w:val="0"/>
        <w:ind w:left="420" w:firstLine="420"/>
      </w:pPr>
      <w:r>
        <w:rPr>
          <w:rFonts w:hint="eastAsia"/>
        </w:rPr>
        <w:t>done</w:t>
      </w:r>
    </w:p>
    <w:p w14:paraId="0180744A" w14:textId="77777777" w:rsidR="00ED6DF6" w:rsidRDefault="00ED6DF6">
      <w:pPr>
        <w:adjustRightInd w:val="0"/>
        <w:snapToGrid w:val="0"/>
        <w:ind w:left="420" w:firstLine="420"/>
      </w:pPr>
    </w:p>
    <w:p w14:paraId="37F9F7F3" w14:textId="77777777" w:rsidR="00ED6DF6" w:rsidRDefault="00E40C08">
      <w:pPr>
        <w:adjustRightInd w:val="0"/>
        <w:snapToGrid w:val="0"/>
        <w:ind w:left="420" w:firstLine="420"/>
      </w:pPr>
      <w:r>
        <w:rPr>
          <w:rFonts w:hint="eastAsia"/>
          <w:noProof/>
        </w:rPr>
        <mc:AlternateContent>
          <mc:Choice Requires="wps">
            <w:drawing>
              <wp:anchor distT="45720" distB="45720" distL="114300" distR="114300" simplePos="0" relativeHeight="251658256" behindDoc="0" locked="0" layoutInCell="1" allowOverlap="1" wp14:anchorId="0161438C" wp14:editId="0B68FA2D">
                <wp:simplePos x="0" y="0"/>
                <wp:positionH relativeFrom="column">
                  <wp:posOffset>2136775</wp:posOffset>
                </wp:positionH>
                <wp:positionV relativeFrom="paragraph">
                  <wp:posOffset>123825</wp:posOffset>
                </wp:positionV>
                <wp:extent cx="390525" cy="921385"/>
                <wp:effectExtent l="0" t="0" r="3810" b="571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0525" cy="921385"/>
                        </a:xfrm>
                        <a:prstGeom prst="rect">
                          <a:avLst/>
                        </a:prstGeom>
                        <a:solidFill>
                          <a:srgbClr val="FFFFFF"/>
                        </a:solidFill>
                        <a:ln w="9525">
                          <a:solidFill>
                            <a:srgbClr val="000000"/>
                          </a:solidFill>
                          <a:miter lim="800000"/>
                          <a:headEnd/>
                          <a:tailEnd/>
                        </a:ln>
                      </wps:spPr>
                      <wps:txbx>
                        <w:txbxContent>
                          <w:p w14:paraId="4013A8EA" w14:textId="77777777" w:rsidR="00ED6DF6" w:rsidRDefault="00ED6DF6">
                            <w:r>
                              <w:rPr>
                                <w:rFonts w:hint="eastAsia"/>
                              </w:rPr>
                              <w:t>跳出当前循环</w:t>
                            </w:r>
                          </w:p>
                        </w:txbxContent>
                      </wps:txbx>
                      <wps:bodyPr rot="0" vert="eaVert"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161438C" id="_x0000_s1083" type="#_x0000_t202" style="position:absolute;left:0;text-align:left;margin-left:168.25pt;margin-top:9.75pt;width:30.75pt;height:72.5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">
                <v:path arrowok="t"/>
                <v:textbox style="layout-flow:vertical-ideographic;mso-fit-shape-to-text:t">
                  <w:txbxContent>
                    <w:p w14:paraId="4013A8EA" w14:textId="77777777" w:rsidR="00ED6DF6" w:rsidRDefault="00ED6DF6">
                      <w:r>
                        <w:rPr>
                          <w:rFonts w:hint="eastAsia"/>
                        </w:rPr>
                        <w:t>跳出当前循环</w:t>
                      </w:r>
                    </w:p>
                  </w:txbxContent>
                </v:textbox>
                <w10:wrap type="square"/>
              </v:shape>
            </w:pict>
          </mc:Fallback>
        </mc:AlternateContent>
      </w:r>
      <w:r w:rsidR="00ED6DF6">
        <w:rPr>
          <w:rFonts w:hint="eastAsia"/>
        </w:rPr>
        <w:t>for</w:t>
      </w:r>
      <w:r w:rsidR="00ED6DF6">
        <w:t xml:space="preserve"> (( </w:t>
      </w:r>
      <w:r w:rsidR="00ED6DF6">
        <w:rPr>
          <w:rFonts w:hint="eastAsia"/>
        </w:rPr>
        <w:t>条件判断语句</w:t>
      </w:r>
      <w:r w:rsidR="00ED6DF6">
        <w:rPr>
          <w:rFonts w:hint="eastAsia"/>
        </w:rPr>
        <w:t xml:space="preserve"> </w:t>
      </w:r>
      <w:r w:rsidR="00ED6DF6">
        <w:t>))</w:t>
      </w:r>
    </w:p>
    <w:p w14:paraId="0BAA008B" w14:textId="77777777" w:rsidR="00ED6DF6" w:rsidRDefault="00E40C08">
      <w:pPr>
        <w:adjustRightInd w:val="0"/>
        <w:snapToGrid w:val="0"/>
        <w:ind w:left="420" w:firstLine="420"/>
      </w:pPr>
      <w:r>
        <w:rPr>
          <w:rFonts w:hint="eastAsia"/>
          <w:noProof/>
        </w:rPr>
        <mc:AlternateContent>
          <mc:Choice Requires="wps">
            <w:drawing>
              <wp:anchor distT="0" distB="0" distL="114300" distR="114300" simplePos="0" relativeHeight="251658254" behindDoc="0" locked="0" layoutInCell="1" allowOverlap="1" wp14:anchorId="5552392F" wp14:editId="4E68A530">
                <wp:simplePos x="0" y="0"/>
                <wp:positionH relativeFrom="column">
                  <wp:posOffset>1628775</wp:posOffset>
                </wp:positionH>
                <wp:positionV relativeFrom="paragraph">
                  <wp:posOffset>20320</wp:posOffset>
                </wp:positionV>
                <wp:extent cx="461010" cy="474345"/>
                <wp:effectExtent l="6032" t="6668" r="2223" b="2222"/>
                <wp:wrapNone/>
                <wp:docPr id="10" name="自选图形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V="1">
                          <a:off x="0" y="0"/>
                          <a:ext cx="461010" cy="474345"/>
                        </a:xfrm>
                        <a:custGeom>
                          <a:avLst/>
                          <a:gdLst>
                            <a:gd name="T0" fmla="*/ 9250 w 21600"/>
                            <a:gd name="T1" fmla="*/ 0 h 21600"/>
                            <a:gd name="T2" fmla="*/ 3055 w 21600"/>
                            <a:gd name="T3" fmla="*/ 21600 h 21600"/>
                            <a:gd name="T4" fmla="*/ 9725 w 21600"/>
                            <a:gd name="T5" fmla="*/ 8310 h 21600"/>
                            <a:gd name="T6" fmla="*/ 15662 w 21600"/>
                            <a:gd name="T7" fmla="*/ 14285 h 21600"/>
                            <a:gd name="T8" fmla="*/ 21600 w 21600"/>
                            <a:gd name="T9" fmla="*/ 8310 h 21600"/>
                            <a:gd name="T10" fmla="*/ 17694720 60000 65536"/>
                            <a:gd name="T11" fmla="*/ 5898240 60000 65536"/>
                            <a:gd name="T12" fmla="*/ 5898240 60000 65536"/>
                            <a:gd name="T13" fmla="*/ 5898240 60000 65536"/>
                            <a:gd name="T14" fmla="*/ 0 60000 65536"/>
                            <a:gd name="T15" fmla="*/ 0 w 21600"/>
                            <a:gd name="T16" fmla="*/ 8310 h 21600"/>
                            <a:gd name="T17" fmla="*/ 6110 w 21600"/>
                            <a:gd name="T18" fmla="*/ 21600 h 21600"/>
                          </a:gdLst>
                          <a:ahLst/>
                          <a:cxnLst>
                            <a:cxn ang="T10">
                              <a:pos x="T0" y="T1"/>
                            </a:cxn>
                            <a:cxn ang="T11">
                              <a:pos x="T2" y="T3"/>
                            </a:cxn>
                            <a:cxn ang="T12">
                              <a:pos x="T4" y="T5"/>
                            </a:cxn>
                            <a:cxn ang="T13">
                              <a:pos x="T6" y="T7"/>
                            </a:cxn>
                            <a:cxn ang="T14">
                              <a:pos x="T8" y="T9"/>
                            </a:cxn>
                          </a:cxnLst>
                          <a:rect l="T15" t="T16" r="T17" b="T18"/>
                          <a:pathLst>
                            <a:path w="21600" h="21600">
                              <a:moveTo>
                                <a:pt x="15662" y="14285"/>
                              </a:moveTo>
                              <a:lnTo>
                                <a:pt x="21600" y="8310"/>
                              </a:lnTo>
                              <a:lnTo>
                                <a:pt x="18630" y="8310"/>
                              </a:lnTo>
                              <a:cubicBezTo>
                                <a:pt x="18630" y="3721"/>
                                <a:pt x="14430" y="0"/>
                                <a:pt x="9250" y="0"/>
                              </a:cubicBezTo>
                              <a:cubicBezTo>
                                <a:pt x="4141" y="0"/>
                                <a:pt x="0" y="3799"/>
                                <a:pt x="0" y="8485"/>
                              </a:cubicBezTo>
                              <a:lnTo>
                                <a:pt x="0" y="21600"/>
                              </a:lnTo>
                              <a:lnTo>
                                <a:pt x="6110" y="21600"/>
                              </a:lnTo>
                              <a:lnTo>
                                <a:pt x="6110" y="8310"/>
                              </a:lnTo>
                              <a:cubicBezTo>
                                <a:pt x="6110" y="6947"/>
                                <a:pt x="7362" y="5842"/>
                                <a:pt x="8907" y="5842"/>
                              </a:cubicBezTo>
                              <a:lnTo>
                                <a:pt x="9725" y="5842"/>
                              </a:lnTo>
                              <a:cubicBezTo>
                                <a:pt x="11269" y="5842"/>
                                <a:pt x="12520" y="6947"/>
                                <a:pt x="12520" y="8310"/>
                              </a:cubicBezTo>
                              <a:lnTo>
                                <a:pt x="9725" y="831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26E0F" id="自选图形 126" o:spid="_x0000_s1026" style="position:absolute;left:0;text-align:left;margin-left:128.25pt;margin-top:1.6pt;width:36.3pt;height:37.35pt;rotation:90;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" path="m15662,14285l21600,8310r-2970,c18630,3721,14430,,9250,,4141,,,3799,,8485l,21600r6110,l6110,8310v,-1363,1252,-2468,2797,-2468l9725,5842v1544,,2795,1105,2795,2468l9725,8310r5937,5975xe">
                <v:stroke joinstyle="miter"/>
                <v:path arrowok="t" o:connecttype="custom" o:connectlocs="197423,0;65203,474345;207561,182491;334275,313705;461010,182491" o:connectangles="270,90,90,90,0" textboxrect="0,8310,6110,21600"/>
              </v:shape>
            </w:pict>
          </mc:Fallback>
        </mc:AlternateContent>
      </w:r>
      <w:r w:rsidR="00ED6DF6">
        <w:tab/>
      </w:r>
      <w:r w:rsidR="00ED6DF6">
        <w:rPr>
          <w:rFonts w:hint="eastAsia"/>
        </w:rPr>
        <w:t>do</w:t>
      </w:r>
    </w:p>
    <w:p w14:paraId="13E39C95" w14:textId="77777777" w:rsidR="00ED6DF6" w:rsidRDefault="00ED6DF6">
      <w:pPr>
        <w:adjustRightInd w:val="0"/>
        <w:snapToGrid w:val="0"/>
        <w:ind w:left="420" w:firstLine="420"/>
      </w:pPr>
      <w:r>
        <w:tab/>
      </w:r>
      <w:r>
        <w:tab/>
      </w:r>
      <w:r>
        <w:rPr>
          <w:rFonts w:hint="eastAsia"/>
        </w:rPr>
        <w:t>程序语句</w:t>
      </w:r>
    </w:p>
    <w:p w14:paraId="1DFAA991" w14:textId="77777777" w:rsidR="00ED6DF6" w:rsidRDefault="00ED6DF6">
      <w:pPr>
        <w:adjustRightInd w:val="0"/>
        <w:snapToGrid w:val="0"/>
        <w:ind w:left="1260" w:firstLine="420"/>
      </w:pPr>
      <w:r>
        <w:rPr>
          <w:rFonts w:hint="eastAsia"/>
        </w:rPr>
        <w:t>continue</w:t>
      </w:r>
    </w:p>
    <w:p w14:paraId="3447E450" w14:textId="77777777" w:rsidR="00ED6DF6" w:rsidRDefault="00ED6DF6">
      <w:pPr>
        <w:adjustRightInd w:val="0"/>
        <w:snapToGrid w:val="0"/>
        <w:ind w:left="1260" w:firstLine="420"/>
      </w:pPr>
      <w:r>
        <w:rPr>
          <w:rFonts w:hint="eastAsia"/>
        </w:rPr>
        <w:t>程序语句</w:t>
      </w:r>
    </w:p>
    <w:p w14:paraId="450E9339" w14:textId="77777777" w:rsidR="00ED6DF6" w:rsidRDefault="00ED6DF6">
      <w:pPr>
        <w:adjustRightInd w:val="0"/>
        <w:snapToGrid w:val="0"/>
        <w:ind w:left="420" w:firstLine="420"/>
      </w:pPr>
      <w:r>
        <w:tab/>
        <w:t xml:space="preserve">   </w:t>
      </w:r>
      <w:r>
        <w:rPr>
          <w:rFonts w:hint="eastAsia"/>
        </w:rPr>
        <w:t>done</w:t>
      </w:r>
    </w:p>
    <w:p w14:paraId="5B32DA75" w14:textId="77777777" w:rsidR="00ED6DF6" w:rsidRDefault="00ED6DF6">
      <w:pPr>
        <w:adjustRightInd w:val="0"/>
        <w:snapToGrid w:val="0"/>
        <w:ind w:left="420" w:firstLine="420"/>
        <w:sectPr w:rsidR="00ED6DF6">
          <w:type w:val="continuous"/>
          <w:pgSz w:w="11906" w:h="16838"/>
          <w:pgMar w:top="1440" w:right="1800" w:bottom="1440" w:left="1800" w:header="851" w:footer="992" w:gutter="0"/>
          <w:cols w:num="2" w:space="720"/>
          <w:docGrid w:type="lines" w:linePitch="312"/>
        </w:sectPr>
      </w:pPr>
    </w:p>
    <w:p w14:paraId="48F391CC" w14:textId="77777777" w:rsidR="00ED6DF6" w:rsidRDefault="00ED6DF6">
      <w:pPr>
        <w:adjustRightInd w:val="0"/>
        <w:snapToGrid w:val="0"/>
        <w:ind w:left="420" w:firstLine="420"/>
      </w:pPr>
    </w:p>
    <w:p w14:paraId="432D0A0A" w14:textId="77777777" w:rsidR="00ED6DF6" w:rsidRDefault="00ED6DF6">
      <w:pPr>
        <w:adjustRightInd w:val="0"/>
        <w:snapToGrid w:val="0"/>
        <w:rPr>
          <w:rFonts w:eastAsia="方正宋刻本秀楷简体"/>
        </w:rPr>
      </w:pPr>
    </w:p>
    <w:p w14:paraId="31E6EDB0" w14:textId="77777777" w:rsidR="00ED6DF6" w:rsidRDefault="00ED6DF6">
      <w:pPr>
        <w:adjustRightInd w:val="0"/>
        <w:snapToGrid w:val="0"/>
        <w:rPr>
          <w:rFonts w:eastAsia="方正宋刻本秀楷简体"/>
        </w:rPr>
      </w:pPr>
    </w:p>
    <w:p w14:paraId="03393A6E" w14:textId="77777777" w:rsidR="00ED6DF6" w:rsidRDefault="00ED6DF6">
      <w:pPr>
        <w:adjustRightInd w:val="0"/>
        <w:snapToGrid w:val="0"/>
        <w:ind w:left="1260"/>
        <w:rPr>
          <w:rFonts w:eastAsia="方正宋刻本秀楷简体"/>
        </w:rPr>
      </w:pPr>
    </w:p>
    <w:p w14:paraId="458337FF" w14:textId="77777777" w:rsidR="00ED6DF6" w:rsidRDefault="00ED6DF6">
      <w:pPr>
        <w:adjustRightInd w:val="0"/>
        <w:snapToGrid w:val="0"/>
        <w:ind w:left="1260"/>
        <w:rPr>
          <w:rFonts w:eastAsia="方正宋刻本秀楷简体"/>
        </w:rPr>
      </w:pPr>
    </w:p>
    <w:p w14:paraId="560807A8" w14:textId="77777777" w:rsidR="00ED6DF6" w:rsidRDefault="00ED6DF6">
      <w:pPr>
        <w:adjustRightInd w:val="0"/>
        <w:snapToGrid w:val="0"/>
        <w:ind w:left="1260"/>
        <w:rPr>
          <w:rFonts w:eastAsia="方正宋刻本秀楷简体"/>
        </w:rPr>
        <w:sectPr w:rsidR="00ED6DF6">
          <w:type w:val="continuous"/>
          <w:pgSz w:w="11906" w:h="16838"/>
          <w:pgMar w:top="1440" w:right="1800" w:bottom="1440" w:left="1800" w:header="851" w:footer="992" w:gutter="0"/>
          <w:cols w:space="720"/>
          <w:docGrid w:type="lines" w:linePitch="312"/>
        </w:sectPr>
      </w:pPr>
    </w:p>
    <w:p w14:paraId="0D1A9698" w14:textId="77777777" w:rsidR="00ED6DF6" w:rsidRDefault="00ED6DF6">
      <w:pPr>
        <w:adjustRightInd w:val="0"/>
        <w:snapToGrid w:val="0"/>
        <w:ind w:left="1260"/>
        <w:rPr>
          <w:rFonts w:eastAsia="方正宋刻本秀楷简体"/>
        </w:rPr>
      </w:pPr>
      <w:r>
        <w:rPr>
          <w:rFonts w:eastAsia="方正宋刻本秀楷简体"/>
        </w:rPr>
        <w:t>s=0</w:t>
      </w:r>
      <w:r>
        <w:rPr>
          <w:rFonts w:eastAsia="方正宋刻本秀楷简体"/>
        </w:rPr>
        <w:br/>
      </w:r>
      <w:proofErr w:type="gramStart"/>
      <w:r>
        <w:rPr>
          <w:rFonts w:eastAsia="方正宋刻本秀楷简体"/>
        </w:rPr>
        <w:t>for(</w:t>
      </w:r>
      <w:proofErr w:type="gramEnd"/>
      <w:r>
        <w:rPr>
          <w:rFonts w:eastAsia="方正宋刻本秀楷简体"/>
        </w:rPr>
        <w:t>( i=1;i</w:t>
      </w:r>
      <w:r>
        <w:rPr>
          <w:rFonts w:eastAsia="方正宋刻本秀楷简体"/>
          <w:b/>
          <w:bCs/>
          <w:color w:val="FF0000"/>
          <w:sz w:val="24"/>
          <w:szCs w:val="32"/>
        </w:rPr>
        <w:t>&lt;6</w:t>
      </w:r>
      <w:r>
        <w:rPr>
          <w:rFonts w:eastAsia="方正宋刻本秀楷简体"/>
        </w:rPr>
        <w:t>;i=i+1 ))</w:t>
      </w:r>
      <w:r>
        <w:rPr>
          <w:rFonts w:eastAsia="方正宋刻本秀楷简体"/>
        </w:rPr>
        <w:tab/>
      </w:r>
    </w:p>
    <w:p w14:paraId="50100189" w14:textId="77777777" w:rsidR="00ED6DF6" w:rsidRDefault="00ED6DF6">
      <w:pPr>
        <w:adjustRightInd w:val="0"/>
        <w:snapToGrid w:val="0"/>
        <w:ind w:left="1260"/>
        <w:rPr>
          <w:rFonts w:eastAsia="方正宋刻本秀楷简体"/>
        </w:rPr>
      </w:pPr>
      <w:r>
        <w:rPr>
          <w:rFonts w:eastAsia="方正宋刻本秀楷简体"/>
        </w:rPr>
        <w:t xml:space="preserve">  do</w:t>
      </w:r>
    </w:p>
    <w:p w14:paraId="1117C714" w14:textId="77777777" w:rsidR="00ED6DF6" w:rsidRDefault="00ED6DF6">
      <w:pPr>
        <w:adjustRightInd w:val="0"/>
        <w:snapToGrid w:val="0"/>
        <w:ind w:left="1260" w:firstLine="420"/>
        <w:rPr>
          <w:rFonts w:eastAsia="方正宋刻本秀楷简体"/>
        </w:rPr>
      </w:pPr>
      <w:proofErr w:type="gramStart"/>
      <w:r>
        <w:rPr>
          <w:rFonts w:eastAsia="方正宋刻本秀楷简体"/>
        </w:rPr>
        <w:t>if  [</w:t>
      </w:r>
      <w:proofErr w:type="gramEnd"/>
      <w:r>
        <w:rPr>
          <w:rFonts w:eastAsia="方正宋刻本秀楷简体"/>
        </w:rPr>
        <w:t xml:space="preserve"> “$i” -eq 4 ]</w:t>
      </w:r>
      <w:r>
        <w:rPr>
          <w:rFonts w:eastAsia="方正宋刻本秀楷简体"/>
        </w:rPr>
        <w:br/>
        <w:t xml:space="preserve">  </w:t>
      </w:r>
      <w:r>
        <w:rPr>
          <w:rFonts w:eastAsia="方正宋刻本秀楷简体"/>
        </w:rPr>
        <w:tab/>
      </w:r>
      <w:r>
        <w:rPr>
          <w:rFonts w:eastAsia="方正宋刻本秀楷简体"/>
        </w:rPr>
        <w:tab/>
      </w:r>
      <w:r>
        <w:rPr>
          <w:rFonts w:eastAsia="方正宋刻本秀楷简体" w:hint="eastAsia"/>
        </w:rPr>
        <w:t>then</w:t>
      </w:r>
    </w:p>
    <w:p w14:paraId="583D09BB" w14:textId="77777777" w:rsidR="00ED6DF6" w:rsidRDefault="00ED6DF6">
      <w:pPr>
        <w:adjustRightInd w:val="0"/>
        <w:snapToGrid w:val="0"/>
        <w:ind w:left="2100" w:firstLine="420"/>
        <w:rPr>
          <w:rFonts w:eastAsia="方正宋刻本秀楷简体"/>
        </w:rPr>
      </w:pPr>
      <w:r>
        <w:rPr>
          <w:rFonts w:eastAsia="方正宋刻本秀楷简体" w:hint="eastAsia"/>
        </w:rPr>
        <w:t>break</w:t>
      </w:r>
    </w:p>
    <w:p w14:paraId="38AB1F01"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fi</w:t>
      </w:r>
    </w:p>
    <w:p w14:paraId="17D13B90"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echo " $s"</w:t>
      </w:r>
    </w:p>
    <w:p w14:paraId="50E6C0C1" w14:textId="77777777" w:rsidR="00ED6DF6" w:rsidRDefault="00ED6DF6">
      <w:pPr>
        <w:adjustRightInd w:val="0"/>
        <w:snapToGrid w:val="0"/>
        <w:ind w:left="1260" w:firstLineChars="100" w:firstLine="210"/>
        <w:rPr>
          <w:rFonts w:eastAsia="方正宋刻本秀楷简体"/>
        </w:rPr>
      </w:pPr>
      <w:r>
        <w:rPr>
          <w:rFonts w:eastAsia="方正宋刻本秀楷简体"/>
        </w:rPr>
        <w:t>done</w:t>
      </w:r>
    </w:p>
    <w:p w14:paraId="3F7D83DB" w14:textId="77777777" w:rsidR="00ED6DF6" w:rsidRDefault="00ED6DF6">
      <w:pPr>
        <w:adjustRightInd w:val="0"/>
        <w:snapToGrid w:val="0"/>
        <w:ind w:left="1260"/>
        <w:rPr>
          <w:rFonts w:eastAsia="方正宋刻本秀楷简体"/>
        </w:rPr>
      </w:pPr>
      <w:r>
        <w:rPr>
          <w:rFonts w:eastAsia="方正宋刻本秀楷简体"/>
        </w:rPr>
        <w:t>s=0</w:t>
      </w:r>
      <w:r>
        <w:rPr>
          <w:rFonts w:eastAsia="方正宋刻本秀楷简体"/>
        </w:rPr>
        <w:br/>
      </w:r>
      <w:proofErr w:type="gramStart"/>
      <w:r>
        <w:rPr>
          <w:rFonts w:eastAsia="方正宋刻本秀楷简体"/>
        </w:rPr>
        <w:t>for(</w:t>
      </w:r>
      <w:proofErr w:type="gramEnd"/>
      <w:r>
        <w:rPr>
          <w:rFonts w:eastAsia="方正宋刻本秀楷简体"/>
        </w:rPr>
        <w:t>( i=1;i</w:t>
      </w:r>
      <w:r>
        <w:rPr>
          <w:rFonts w:eastAsia="方正宋刻本秀楷简体"/>
          <w:b/>
          <w:bCs/>
          <w:color w:val="FF0000"/>
          <w:sz w:val="24"/>
          <w:szCs w:val="32"/>
        </w:rPr>
        <w:t>&lt;=</w:t>
      </w:r>
      <w:r>
        <w:rPr>
          <w:rFonts w:eastAsia="方正宋刻本秀楷简体"/>
        </w:rPr>
        <w:t>6;i=i+1 ))</w:t>
      </w:r>
      <w:r>
        <w:rPr>
          <w:rFonts w:eastAsia="方正宋刻本秀楷简体"/>
        </w:rPr>
        <w:tab/>
      </w:r>
    </w:p>
    <w:p w14:paraId="4D3836EF" w14:textId="77777777" w:rsidR="00ED6DF6" w:rsidRDefault="00ED6DF6">
      <w:pPr>
        <w:adjustRightInd w:val="0"/>
        <w:snapToGrid w:val="0"/>
        <w:ind w:left="1260"/>
        <w:rPr>
          <w:rFonts w:eastAsia="方正宋刻本秀楷简体"/>
        </w:rPr>
      </w:pPr>
      <w:r>
        <w:rPr>
          <w:rFonts w:eastAsia="方正宋刻本秀楷简体"/>
        </w:rPr>
        <w:t xml:space="preserve">  do</w:t>
      </w:r>
    </w:p>
    <w:p w14:paraId="00A04884" w14:textId="77777777" w:rsidR="00ED6DF6" w:rsidRDefault="00ED6DF6">
      <w:pPr>
        <w:adjustRightInd w:val="0"/>
        <w:snapToGrid w:val="0"/>
        <w:ind w:left="1260" w:firstLine="420"/>
        <w:rPr>
          <w:rFonts w:eastAsia="方正宋刻本秀楷简体"/>
        </w:rPr>
      </w:pPr>
      <w:proofErr w:type="gramStart"/>
      <w:r>
        <w:rPr>
          <w:rFonts w:eastAsia="方正宋刻本秀楷简体"/>
        </w:rPr>
        <w:t>if  [</w:t>
      </w:r>
      <w:proofErr w:type="gramEnd"/>
      <w:r>
        <w:rPr>
          <w:rFonts w:eastAsia="方正宋刻本秀楷简体"/>
        </w:rPr>
        <w:t xml:space="preserve"> “$i” -eq 4 ]</w:t>
      </w:r>
      <w:r>
        <w:rPr>
          <w:rFonts w:eastAsia="方正宋刻本秀楷简体"/>
        </w:rPr>
        <w:br/>
        <w:t xml:space="preserve">  </w:t>
      </w:r>
      <w:r>
        <w:rPr>
          <w:rFonts w:eastAsia="方正宋刻本秀楷简体"/>
        </w:rPr>
        <w:tab/>
      </w:r>
      <w:r>
        <w:rPr>
          <w:rFonts w:eastAsia="方正宋刻本秀楷简体"/>
        </w:rPr>
        <w:tab/>
      </w:r>
      <w:r>
        <w:rPr>
          <w:rFonts w:eastAsia="方正宋刻本秀楷简体" w:hint="eastAsia"/>
        </w:rPr>
        <w:t>then</w:t>
      </w:r>
    </w:p>
    <w:p w14:paraId="200AB3B1" w14:textId="77777777" w:rsidR="00ED6DF6" w:rsidRDefault="00ED6DF6">
      <w:pPr>
        <w:adjustRightInd w:val="0"/>
        <w:snapToGrid w:val="0"/>
        <w:ind w:left="2100" w:firstLine="420"/>
        <w:rPr>
          <w:rFonts w:eastAsia="方正宋刻本秀楷简体"/>
        </w:rPr>
      </w:pPr>
      <w:r>
        <w:rPr>
          <w:rFonts w:eastAsia="方正宋刻本秀楷简体" w:hint="eastAsia"/>
        </w:rPr>
        <w:t>continue</w:t>
      </w:r>
    </w:p>
    <w:p w14:paraId="559C4892"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fi</w:t>
      </w:r>
    </w:p>
    <w:p w14:paraId="6798E204"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echo " $s"</w:t>
      </w:r>
    </w:p>
    <w:p w14:paraId="6F2394DB" w14:textId="77777777" w:rsidR="00ED6DF6" w:rsidRDefault="00ED6DF6">
      <w:pPr>
        <w:adjustRightInd w:val="0"/>
        <w:snapToGrid w:val="0"/>
        <w:ind w:left="1260" w:firstLineChars="100" w:firstLine="210"/>
        <w:rPr>
          <w:rFonts w:eastAsia="方正宋刻本秀楷简体"/>
        </w:rPr>
      </w:pPr>
      <w:r>
        <w:rPr>
          <w:rFonts w:eastAsia="方正宋刻本秀楷简体"/>
        </w:rPr>
        <w:t>done</w:t>
      </w:r>
    </w:p>
    <w:p w14:paraId="43129ADB" w14:textId="77777777" w:rsidR="00ED6DF6" w:rsidRDefault="00ED6DF6">
      <w:pPr>
        <w:adjustRightInd w:val="0"/>
        <w:snapToGrid w:val="0"/>
        <w:ind w:left="1260" w:firstLineChars="100" w:firstLine="210"/>
        <w:rPr>
          <w:rFonts w:eastAsia="方正宋刻本秀楷简体"/>
        </w:rPr>
        <w:sectPr w:rsidR="00ED6DF6">
          <w:type w:val="continuous"/>
          <w:pgSz w:w="11906" w:h="16838"/>
          <w:pgMar w:top="1440" w:right="1800" w:bottom="1440" w:left="1800" w:header="851" w:footer="992" w:gutter="0"/>
          <w:cols w:num="2" w:space="720"/>
          <w:docGrid w:type="lines" w:linePitch="312"/>
        </w:sectPr>
      </w:pPr>
    </w:p>
    <w:p w14:paraId="3BCBA2CB" w14:textId="77777777" w:rsidR="00ED6DF6" w:rsidRDefault="00ED6DF6">
      <w:pPr>
        <w:adjustRightInd w:val="0"/>
        <w:snapToGrid w:val="0"/>
        <w:ind w:left="1260" w:firstLineChars="100" w:firstLine="210"/>
        <w:rPr>
          <w:rFonts w:eastAsia="方正宋刻本秀楷简体"/>
        </w:rPr>
      </w:pPr>
    </w:p>
    <w:p w14:paraId="0E311A6B" w14:textId="77777777" w:rsidR="00ED6DF6" w:rsidRDefault="00ED6DF6">
      <w:pPr>
        <w:adjustRightInd w:val="0"/>
        <w:snapToGrid w:val="0"/>
        <w:ind w:left="1260" w:firstLineChars="100" w:firstLine="210"/>
        <w:rPr>
          <w:rFonts w:eastAsia="方正宋刻本秀楷简体"/>
        </w:rPr>
      </w:pPr>
    </w:p>
    <w:p w14:paraId="0CCF3817" w14:textId="77777777" w:rsidR="00ED6DF6" w:rsidRDefault="00ED6DF6">
      <w:pPr>
        <w:adjustRightInd w:val="0"/>
        <w:snapToGrid w:val="0"/>
        <w:ind w:left="1260" w:firstLineChars="100" w:firstLine="210"/>
        <w:rPr>
          <w:rFonts w:eastAsia="方正宋刻本秀楷简体"/>
        </w:rPr>
        <w:sectPr w:rsidR="00ED6DF6">
          <w:type w:val="continuous"/>
          <w:pgSz w:w="11906" w:h="16838"/>
          <w:pgMar w:top="1440" w:right="1800" w:bottom="1440" w:left="1800" w:header="851" w:footer="992" w:gutter="0"/>
          <w:cols w:space="720"/>
          <w:docGrid w:type="lines" w:linePitch="312"/>
        </w:sectPr>
      </w:pPr>
    </w:p>
    <w:p w14:paraId="04A78D32"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运行</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p>
    <w:p w14:paraId="2AE06B8A" w14:textId="77777777" w:rsidR="00ED6DF6" w:rsidRDefault="00ED6DF6">
      <w:pPr>
        <w:adjustRightInd w:val="0"/>
        <w:snapToGrid w:val="0"/>
        <w:ind w:left="1260" w:firstLineChars="100" w:firstLine="210"/>
        <w:rPr>
          <w:rFonts w:eastAsia="方正宋刻本秀楷简体"/>
        </w:rPr>
      </w:pPr>
      <w:r>
        <w:rPr>
          <w:rFonts w:eastAsia="方正宋刻本秀楷简体"/>
        </w:rPr>
        <w:t>1</w:t>
      </w:r>
    </w:p>
    <w:p w14:paraId="7E8A65B2" w14:textId="77777777" w:rsidR="00ED6DF6" w:rsidRDefault="00ED6DF6">
      <w:pPr>
        <w:adjustRightInd w:val="0"/>
        <w:snapToGrid w:val="0"/>
        <w:ind w:left="1260" w:firstLineChars="100" w:firstLine="210"/>
        <w:rPr>
          <w:rFonts w:eastAsia="方正宋刻本秀楷简体"/>
        </w:rPr>
      </w:pPr>
      <w:r>
        <w:rPr>
          <w:rFonts w:eastAsia="方正宋刻本秀楷简体"/>
        </w:rPr>
        <w:t>2</w:t>
      </w:r>
    </w:p>
    <w:p w14:paraId="1E6C5254" w14:textId="77777777" w:rsidR="00ED6DF6" w:rsidRDefault="00ED6DF6">
      <w:pPr>
        <w:adjustRightInd w:val="0"/>
        <w:snapToGrid w:val="0"/>
        <w:ind w:left="1260" w:firstLineChars="100" w:firstLine="210"/>
        <w:rPr>
          <w:rFonts w:eastAsia="方正宋刻本秀楷简体"/>
        </w:rPr>
      </w:pPr>
      <w:r>
        <w:rPr>
          <w:rFonts w:eastAsia="方正宋刻本秀楷简体"/>
        </w:rPr>
        <w:t>3</w:t>
      </w:r>
    </w:p>
    <w:p w14:paraId="3C9F3350" w14:textId="77777777" w:rsidR="00ED6DF6" w:rsidRDefault="00ED6DF6">
      <w:pPr>
        <w:adjustRightInd w:val="0"/>
        <w:snapToGrid w:val="0"/>
        <w:ind w:left="1260" w:firstLineChars="100" w:firstLine="210"/>
        <w:rPr>
          <w:rFonts w:eastAsia="方正宋刻本秀楷简体"/>
        </w:rPr>
      </w:pPr>
    </w:p>
    <w:p w14:paraId="428052E3" w14:textId="77777777" w:rsidR="00ED6DF6" w:rsidRDefault="00ED6DF6">
      <w:pPr>
        <w:adjustRightInd w:val="0"/>
        <w:snapToGrid w:val="0"/>
        <w:ind w:left="1260" w:firstLineChars="100" w:firstLine="210"/>
        <w:rPr>
          <w:rFonts w:eastAsia="方正宋刻本秀楷简体"/>
        </w:rPr>
      </w:pPr>
      <w:r>
        <w:rPr>
          <w:rFonts w:eastAsia="方正宋刻本秀楷简体"/>
        </w:rPr>
        <w:br/>
      </w:r>
      <w:r>
        <w:rPr>
          <w:rFonts w:eastAsia="方正宋刻本秀楷简体" w:hint="eastAsia"/>
        </w:rPr>
        <w:t>运行</w:t>
      </w:r>
    </w:p>
    <w:p w14:paraId="4FF8AB9A"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1</w:t>
      </w:r>
    </w:p>
    <w:p w14:paraId="11DC0452"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2</w:t>
      </w:r>
    </w:p>
    <w:p w14:paraId="409E7B4E"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3</w:t>
      </w:r>
    </w:p>
    <w:p w14:paraId="1AED3E0C"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5</w:t>
      </w:r>
    </w:p>
    <w:p w14:paraId="1A721C9E"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6</w:t>
      </w:r>
    </w:p>
    <w:p w14:paraId="26C08D1A" w14:textId="77777777" w:rsidR="00ED6DF6" w:rsidRDefault="00ED6DF6">
      <w:pPr>
        <w:adjustRightInd w:val="0"/>
        <w:snapToGrid w:val="0"/>
        <w:rPr>
          <w:rFonts w:eastAsia="方正宋刻本秀楷简体"/>
        </w:rPr>
        <w:sectPr w:rsidR="00ED6DF6">
          <w:type w:val="continuous"/>
          <w:pgSz w:w="11906" w:h="16838"/>
          <w:pgMar w:top="1440" w:right="1800" w:bottom="1440" w:left="1800" w:header="851" w:footer="992" w:gutter="0"/>
          <w:cols w:num="2" w:space="720"/>
          <w:docGrid w:type="lines" w:linePitch="312"/>
        </w:sectPr>
      </w:pPr>
    </w:p>
    <w:p w14:paraId="43F1DEA9" w14:textId="77777777" w:rsidR="00ED6DF6" w:rsidRDefault="00ED6DF6">
      <w:pPr>
        <w:adjustRightInd w:val="0"/>
        <w:snapToGrid w:val="0"/>
        <w:rPr>
          <w:rFonts w:eastAsia="方正宋刻本秀楷简体"/>
          <w:b/>
          <w:bCs/>
          <w:sz w:val="36"/>
          <w:szCs w:val="44"/>
        </w:rPr>
      </w:pPr>
      <w:r>
        <w:rPr>
          <w:rFonts w:eastAsia="方正宋刻本秀楷简体" w:hint="eastAsia"/>
        </w:rPr>
        <w:br w:type="page"/>
      </w:r>
      <w:r>
        <w:rPr>
          <w:rFonts w:eastAsia="方正宋刻本秀楷简体" w:hint="eastAsia"/>
          <w:b/>
          <w:bCs/>
          <w:sz w:val="36"/>
          <w:szCs w:val="44"/>
        </w:rPr>
        <w:lastRenderedPageBreak/>
        <w:t>daemon</w:t>
      </w:r>
      <w:r>
        <w:rPr>
          <w:rFonts w:eastAsia="方正宋刻本秀楷简体" w:hint="eastAsia"/>
          <w:b/>
          <w:bCs/>
          <w:sz w:val="36"/>
          <w:szCs w:val="44"/>
        </w:rPr>
        <w:t>与服务</w:t>
      </w:r>
      <w:r>
        <w:rPr>
          <w:rFonts w:eastAsia="方正宋刻本秀楷简体" w:hint="eastAsia"/>
          <w:b/>
          <w:bCs/>
          <w:sz w:val="36"/>
          <w:szCs w:val="44"/>
        </w:rPr>
        <w:t>service</w:t>
      </w:r>
    </w:p>
    <w:p w14:paraId="30F7C66C" w14:textId="77777777" w:rsidR="00ED6DF6" w:rsidRDefault="00ED6DF6">
      <w:pPr>
        <w:adjustRightInd w:val="0"/>
        <w:snapToGrid w:val="0"/>
        <w:ind w:firstLine="420"/>
        <w:rPr>
          <w:rFonts w:eastAsia="方正宋刻本秀楷简体"/>
        </w:rPr>
      </w:pPr>
      <w:r>
        <w:rPr>
          <w:rFonts w:eastAsia="方正宋刻本秀楷简体" w:hint="eastAsia"/>
        </w:rPr>
        <w:t>系统为了某些功能必须要提供一些服务（不论是系统本身还是网络方面），称为</w:t>
      </w:r>
      <w:r>
        <w:rPr>
          <w:rFonts w:eastAsia="方正宋刻本秀楷简体" w:hint="eastAsia"/>
        </w:rPr>
        <w:t xml:space="preserve"> service</w:t>
      </w:r>
    </w:p>
    <w:p w14:paraId="2C83EC96" w14:textId="77777777" w:rsidR="00ED6DF6" w:rsidRDefault="00ED6DF6">
      <w:pPr>
        <w:adjustRightInd w:val="0"/>
        <w:snapToGrid w:val="0"/>
        <w:ind w:firstLine="420"/>
        <w:rPr>
          <w:rFonts w:eastAsia="方正宋刻本秀楷简体"/>
        </w:rPr>
      </w:pPr>
      <w:r>
        <w:rPr>
          <w:rFonts w:eastAsia="方正宋刻本秀楷简体" w:hint="eastAsia"/>
        </w:rPr>
        <w:t>但</w:t>
      </w:r>
      <w:r>
        <w:rPr>
          <w:rFonts w:eastAsia="方正宋刻本秀楷简体" w:hint="eastAsia"/>
        </w:rPr>
        <w:t xml:space="preserve">service </w:t>
      </w:r>
      <w:r>
        <w:rPr>
          <w:rFonts w:eastAsia="方正宋刻本秀楷简体" w:hint="eastAsia"/>
        </w:rPr>
        <w:t>的提供需要程序的运行，达成这个</w:t>
      </w:r>
      <w:r>
        <w:rPr>
          <w:rFonts w:eastAsia="方正宋刻本秀楷简体" w:hint="eastAsia"/>
        </w:rPr>
        <w:t xml:space="preserve"> service </w:t>
      </w:r>
      <w:r>
        <w:rPr>
          <w:rFonts w:eastAsia="方正宋刻本秀楷简体" w:hint="eastAsia"/>
        </w:rPr>
        <w:t>的程序称为</w:t>
      </w:r>
      <w:r>
        <w:rPr>
          <w:rFonts w:eastAsia="方正宋刻本秀楷简体" w:hint="eastAsia"/>
        </w:rPr>
        <w:t>daemon</w:t>
      </w:r>
    </w:p>
    <w:p w14:paraId="5C17F7AE" w14:textId="77777777" w:rsidR="00ED6DF6" w:rsidRDefault="00ED6DF6">
      <w:pPr>
        <w:adjustRightInd w:val="0"/>
        <w:snapToGrid w:val="0"/>
        <w:ind w:firstLine="420"/>
        <w:rPr>
          <w:rFonts w:eastAsia="方正宋刻本秀楷简体"/>
        </w:rPr>
      </w:pPr>
      <w:r>
        <w:rPr>
          <w:rFonts w:eastAsia="方正宋刻本秀楷简体" w:hint="eastAsia"/>
        </w:rPr>
        <w:t>达成循环型例行性工作调度服务（</w:t>
      </w:r>
      <w:r>
        <w:rPr>
          <w:rFonts w:eastAsia="方正宋刻本秀楷简体" w:hint="eastAsia"/>
        </w:rPr>
        <w:t>service</w:t>
      </w:r>
      <w:r>
        <w:rPr>
          <w:rFonts w:eastAsia="方正宋刻本秀楷简体" w:hint="eastAsia"/>
        </w:rPr>
        <w:t>）</w:t>
      </w:r>
      <w:proofErr w:type="spellStart"/>
      <w:r>
        <w:rPr>
          <w:rFonts w:eastAsia="方正宋刻本秀楷简体" w:hint="eastAsia"/>
        </w:rPr>
        <w:t>cron</w:t>
      </w:r>
      <w:proofErr w:type="spellEnd"/>
      <w:r>
        <w:rPr>
          <w:rFonts w:eastAsia="方正宋刻本秀楷简体" w:hint="eastAsia"/>
        </w:rPr>
        <w:t>的程序为</w:t>
      </w:r>
      <w:r>
        <w:rPr>
          <w:rFonts w:eastAsia="方正宋刻本秀楷简体" w:hint="eastAsia"/>
        </w:rPr>
        <w:t xml:space="preserve"> </w:t>
      </w:r>
      <w:proofErr w:type="spellStart"/>
      <w:r>
        <w:rPr>
          <w:rFonts w:eastAsia="方正宋刻本秀楷简体" w:hint="eastAsia"/>
        </w:rPr>
        <w:t>crond</w:t>
      </w:r>
      <w:proofErr w:type="spellEnd"/>
      <w:r>
        <w:rPr>
          <w:rFonts w:eastAsia="方正宋刻本秀楷简体" w:hint="eastAsia"/>
        </w:rPr>
        <w:t xml:space="preserve"> </w:t>
      </w:r>
      <w:r>
        <w:rPr>
          <w:rFonts w:eastAsia="方正宋刻本秀楷简体" w:hint="eastAsia"/>
        </w:rPr>
        <w:t>这个</w:t>
      </w:r>
      <w:r>
        <w:rPr>
          <w:rFonts w:eastAsia="方正宋刻本秀楷简体" w:hint="eastAsia"/>
        </w:rPr>
        <w:t xml:space="preserve">daemon </w:t>
      </w:r>
    </w:p>
    <w:p w14:paraId="1E85A91A" w14:textId="77777777" w:rsidR="00ED6DF6" w:rsidRDefault="00ED6DF6">
      <w:pPr>
        <w:adjustRightInd w:val="0"/>
        <w:snapToGrid w:val="0"/>
        <w:ind w:firstLine="420"/>
        <w:rPr>
          <w:rFonts w:eastAsia="方正宋刻本秀楷简体"/>
        </w:rPr>
      </w:pPr>
      <w:r>
        <w:rPr>
          <w:rFonts w:eastAsia="方正宋刻本秀楷简体" w:hint="eastAsia"/>
        </w:rPr>
        <w:t>daemon</w:t>
      </w:r>
      <w:r>
        <w:rPr>
          <w:rFonts w:eastAsia="方正宋刻本秀楷简体" w:hint="eastAsia"/>
        </w:rPr>
        <w:t>一般名称为服务名加</w:t>
      </w:r>
      <w:r>
        <w:rPr>
          <w:rFonts w:eastAsia="方正宋刻本秀楷简体" w:hint="eastAsia"/>
        </w:rPr>
        <w:t>d</w:t>
      </w:r>
    </w:p>
    <w:p w14:paraId="08B50A96" w14:textId="77777777" w:rsidR="00ED6DF6" w:rsidRDefault="00ED6DF6">
      <w:pPr>
        <w:adjustRightInd w:val="0"/>
        <w:snapToGrid w:val="0"/>
        <w:ind w:firstLine="420"/>
        <w:rPr>
          <w:rFonts w:eastAsia="方正宋刻本秀楷简体"/>
        </w:rPr>
      </w:pPr>
    </w:p>
    <w:p w14:paraId="2463E28D" w14:textId="77777777" w:rsidR="00ED6DF6" w:rsidRDefault="00ED6DF6">
      <w:pPr>
        <w:adjustRightInd w:val="0"/>
        <w:snapToGrid w:val="0"/>
        <w:ind w:firstLine="420"/>
        <w:rPr>
          <w:rFonts w:eastAsia="方正宋刻本秀楷简体"/>
          <w:b/>
          <w:bCs/>
          <w:sz w:val="28"/>
          <w:szCs w:val="36"/>
        </w:rPr>
      </w:pPr>
      <w:r>
        <w:rPr>
          <w:rFonts w:eastAsia="方正宋刻本秀楷简体" w:hint="eastAsia"/>
          <w:b/>
          <w:bCs/>
          <w:sz w:val="28"/>
          <w:szCs w:val="36"/>
        </w:rPr>
        <w:t>早期</w:t>
      </w:r>
      <w:r>
        <w:rPr>
          <w:rFonts w:eastAsia="方正宋刻本秀楷简体" w:hint="eastAsia"/>
          <w:b/>
          <w:bCs/>
          <w:sz w:val="28"/>
          <w:szCs w:val="36"/>
        </w:rPr>
        <w:t xml:space="preserve"> System V </w:t>
      </w:r>
      <w:r>
        <w:rPr>
          <w:rFonts w:eastAsia="方正宋刻本秀楷简体" w:hint="eastAsia"/>
          <w:b/>
          <w:bCs/>
          <w:sz w:val="28"/>
          <w:szCs w:val="36"/>
        </w:rPr>
        <w:t>的</w:t>
      </w:r>
      <w:r>
        <w:rPr>
          <w:rFonts w:eastAsia="方正宋刻本秀楷简体" w:hint="eastAsia"/>
          <w:b/>
          <w:bCs/>
          <w:sz w:val="28"/>
          <w:szCs w:val="36"/>
        </w:rPr>
        <w:t xml:space="preserve"> init </w:t>
      </w:r>
      <w:r>
        <w:rPr>
          <w:rFonts w:eastAsia="方正宋刻本秀楷简体" w:hint="eastAsia"/>
          <w:b/>
          <w:bCs/>
          <w:sz w:val="28"/>
          <w:szCs w:val="36"/>
        </w:rPr>
        <w:t>管理行为中</w:t>
      </w:r>
      <w:r>
        <w:rPr>
          <w:rFonts w:eastAsia="方正宋刻本秀楷简体" w:hint="eastAsia"/>
          <w:b/>
          <w:bCs/>
          <w:sz w:val="28"/>
          <w:szCs w:val="36"/>
        </w:rPr>
        <w:t xml:space="preserve"> daemon </w:t>
      </w:r>
      <w:r>
        <w:rPr>
          <w:rFonts w:eastAsia="方正宋刻本秀楷简体" w:hint="eastAsia"/>
          <w:b/>
          <w:bCs/>
          <w:sz w:val="28"/>
          <w:szCs w:val="36"/>
        </w:rPr>
        <w:t>的主要分类</w:t>
      </w:r>
      <w:r>
        <w:rPr>
          <w:rFonts w:eastAsia="方正宋刻本秀楷简体" w:hint="eastAsia"/>
          <w:b/>
          <w:bCs/>
          <w:sz w:val="28"/>
          <w:szCs w:val="36"/>
        </w:rPr>
        <w:t xml:space="preserve"> </w:t>
      </w:r>
    </w:p>
    <w:p w14:paraId="26F70EB2" w14:textId="77777777" w:rsidR="00ED6DF6" w:rsidRDefault="00ED6DF6">
      <w:pPr>
        <w:adjustRightInd w:val="0"/>
        <w:snapToGrid w:val="0"/>
        <w:ind w:firstLine="420"/>
        <w:rPr>
          <w:rFonts w:eastAsia="方正宋刻本秀楷简体"/>
        </w:rPr>
      </w:pPr>
      <w:r>
        <w:rPr>
          <w:rFonts w:eastAsia="方正宋刻本秀楷简体" w:hint="eastAsia"/>
        </w:rPr>
        <w:t>系统核心第一支调用的程序是</w:t>
      </w:r>
      <w:r>
        <w:rPr>
          <w:rFonts w:eastAsia="方正宋刻本秀楷简体" w:hint="eastAsia"/>
        </w:rPr>
        <w:t xml:space="preserve"> init </w:t>
      </w:r>
    </w:p>
    <w:p w14:paraId="6EFB8379" w14:textId="77777777" w:rsidR="00ED6DF6" w:rsidRDefault="00ED6DF6">
      <w:pPr>
        <w:adjustRightInd w:val="0"/>
        <w:snapToGrid w:val="0"/>
        <w:ind w:firstLine="420"/>
        <w:rPr>
          <w:rFonts w:eastAsia="方正宋刻本秀楷简体"/>
        </w:rPr>
      </w:pPr>
      <w:r>
        <w:rPr>
          <w:rFonts w:eastAsia="方正宋刻本秀楷简体" w:hint="eastAsia"/>
        </w:rPr>
        <w:t>然后</w:t>
      </w:r>
      <w:proofErr w:type="spellStart"/>
      <w:r>
        <w:rPr>
          <w:rFonts w:eastAsia="方正宋刻本秀楷简体" w:hint="eastAsia"/>
        </w:rPr>
        <w:t>init</w:t>
      </w:r>
      <w:proofErr w:type="spellEnd"/>
      <w:r>
        <w:rPr>
          <w:rFonts w:eastAsia="方正宋刻本秀楷简体" w:hint="eastAsia"/>
        </w:rPr>
        <w:t>根据自订的执行等级（</w:t>
      </w:r>
      <w:proofErr w:type="spellStart"/>
      <w:r>
        <w:rPr>
          <w:rFonts w:eastAsia="方正宋刻本秀楷简体" w:hint="eastAsia"/>
        </w:rPr>
        <w:t>runlevel</w:t>
      </w:r>
      <w:proofErr w:type="spellEnd"/>
      <w:r>
        <w:rPr>
          <w:rFonts w:eastAsia="方正宋刻本秀楷简体" w:hint="eastAsia"/>
        </w:rPr>
        <w:t>）来唤醒不同的服务，以进入不同的操作界面</w:t>
      </w:r>
    </w:p>
    <w:p w14:paraId="41EFBDBB" w14:textId="77777777" w:rsidR="00ED6DF6" w:rsidRDefault="00ED6DF6">
      <w:pPr>
        <w:adjustRightInd w:val="0"/>
        <w:snapToGrid w:val="0"/>
        <w:ind w:firstLine="420"/>
        <w:rPr>
          <w:rFonts w:eastAsia="方正宋刻本秀楷简体"/>
        </w:rPr>
      </w:pPr>
    </w:p>
    <w:p w14:paraId="254E83AE" w14:textId="77777777" w:rsidR="00ED6DF6" w:rsidRDefault="00ED6DF6">
      <w:pPr>
        <w:adjustRightInd w:val="0"/>
        <w:snapToGrid w:val="0"/>
        <w:ind w:firstLine="420"/>
        <w:rPr>
          <w:rFonts w:eastAsia="方正宋刻本秀楷简体"/>
        </w:rPr>
      </w:pPr>
      <w:r>
        <w:rPr>
          <w:rFonts w:eastAsia="方正宋刻本秀楷简体" w:hint="eastAsia"/>
          <w:b/>
          <w:bCs/>
        </w:rPr>
        <w:t>服务的启动、关闭与观察等方式：</w:t>
      </w:r>
      <w:r>
        <w:rPr>
          <w:rFonts w:eastAsia="方正宋刻本秀楷简体" w:hint="eastAsia"/>
          <w:b/>
          <w:bCs/>
        </w:rPr>
        <w:br/>
      </w:r>
      <w:r>
        <w:rPr>
          <w:rFonts w:eastAsia="方正宋刻本秀楷简体" w:hint="eastAsia"/>
        </w:rPr>
        <w:tab/>
      </w:r>
      <w:r>
        <w:rPr>
          <w:rFonts w:eastAsia="方正宋刻本秀楷简体" w:hint="eastAsia"/>
        </w:rPr>
        <w:tab/>
      </w:r>
      <w:r>
        <w:rPr>
          <w:rFonts w:eastAsia="方正宋刻本秀楷简体" w:hint="eastAsia"/>
        </w:rPr>
        <w:t>所有的服务启动脚本通通放置于</w:t>
      </w:r>
      <w:r>
        <w:rPr>
          <w:rFonts w:eastAsia="方正宋刻本秀楷简体" w:hint="eastAsia"/>
        </w:rPr>
        <w:t xml:space="preserve"> /etc/init.d/ </w:t>
      </w:r>
      <w:r>
        <w:rPr>
          <w:rFonts w:eastAsia="方正宋刻本秀楷简体" w:hint="eastAsia"/>
        </w:rPr>
        <w:t>下面，基本上用</w:t>
      </w:r>
      <w:r>
        <w:rPr>
          <w:rFonts w:eastAsia="方正宋刻本秀楷简体" w:hint="eastAsia"/>
        </w:rPr>
        <w:t xml:space="preserve">shell script </w:t>
      </w:r>
      <w:r>
        <w:rPr>
          <w:rFonts w:eastAsia="方正宋刻本秀楷简体" w:hint="eastAsia"/>
        </w:rPr>
        <w:t>写的脚本</w:t>
      </w:r>
    </w:p>
    <w:p w14:paraId="501E6E65" w14:textId="77777777" w:rsidR="00ED6DF6" w:rsidRDefault="00ED6DF6">
      <w:pPr>
        <w:adjustRightInd w:val="0"/>
        <w:snapToGrid w:val="0"/>
        <w:ind w:firstLineChars="800" w:firstLine="1680"/>
        <w:rPr>
          <w:rFonts w:eastAsia="方正宋刻本秀楷简体"/>
        </w:rPr>
      </w:pPr>
      <w:r>
        <w:rPr>
          <w:rFonts w:eastAsia="方正宋刻本秀楷简体" w:hint="eastAsia"/>
        </w:rPr>
        <w:t>启动：</w:t>
      </w:r>
      <w:r>
        <w:rPr>
          <w:rFonts w:eastAsia="方正宋刻本秀楷简体" w:hint="eastAsia"/>
        </w:rPr>
        <w:t>/etc/init.d/daemon start</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关闭：</w:t>
      </w:r>
      <w:r>
        <w:rPr>
          <w:rFonts w:eastAsia="方正宋刻本秀楷简体" w:hint="eastAsia"/>
        </w:rPr>
        <w:t>/etc/init.d/daemon stop</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重新启动：</w:t>
      </w:r>
      <w:r>
        <w:rPr>
          <w:rFonts w:eastAsia="方正宋刻本秀楷简体" w:hint="eastAsia"/>
        </w:rPr>
        <w:t>/etc/init.d/daemon restart</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状态观察：</w:t>
      </w:r>
      <w:r>
        <w:rPr>
          <w:rFonts w:eastAsia="方正宋刻本秀楷简体" w:hint="eastAsia"/>
        </w:rPr>
        <w:t>/etc/</w:t>
      </w:r>
      <w:proofErr w:type="gramStart"/>
      <w:r>
        <w:rPr>
          <w:rFonts w:eastAsia="方正宋刻本秀楷简体" w:hint="eastAsia"/>
        </w:rPr>
        <w:t>init.d</w:t>
      </w:r>
      <w:proofErr w:type="gramEnd"/>
      <w:r>
        <w:rPr>
          <w:rFonts w:eastAsia="方正宋刻本秀楷简体" w:hint="eastAsia"/>
        </w:rPr>
        <w:t xml:space="preserve">/daemon status </w:t>
      </w:r>
    </w:p>
    <w:p w14:paraId="3A7DFDC5" w14:textId="77777777" w:rsidR="00ED6DF6" w:rsidRDefault="00ED6DF6">
      <w:pPr>
        <w:adjustRightInd w:val="0"/>
        <w:snapToGrid w:val="0"/>
        <w:ind w:firstLine="420"/>
        <w:rPr>
          <w:rFonts w:eastAsia="方正宋刻本秀楷简体"/>
        </w:rPr>
      </w:pPr>
      <w:r>
        <w:rPr>
          <w:rFonts w:eastAsia="方正宋刻本秀楷简体" w:hint="eastAsia"/>
          <w:b/>
          <w:bCs/>
        </w:rPr>
        <w:t>服务启动的分类：</w:t>
      </w:r>
      <w:r>
        <w:rPr>
          <w:rFonts w:eastAsia="方正宋刻本秀楷简体" w:hint="eastAsia"/>
          <w:b/>
          <w:bCs/>
        </w:rPr>
        <w:br/>
      </w:r>
      <w:r>
        <w:rPr>
          <w:rFonts w:eastAsia="方正宋刻本秀楷简体" w:hint="eastAsia"/>
        </w:rPr>
        <w:tab/>
      </w:r>
      <w:r>
        <w:rPr>
          <w:rFonts w:eastAsia="方正宋刻本秀楷简体" w:hint="eastAsia"/>
        </w:rPr>
        <w:tab/>
      </w:r>
      <w:r>
        <w:rPr>
          <w:rFonts w:eastAsia="方正宋刻本秀楷简体" w:hint="eastAsia"/>
        </w:rPr>
        <w:t>独立启动模式</w:t>
      </w:r>
      <w:r>
        <w:rPr>
          <w:rFonts w:eastAsia="方正宋刻本秀楷简体" w:hint="eastAsia"/>
        </w:rPr>
        <w:t xml:space="preserve"> </w:t>
      </w:r>
      <w:r>
        <w:rPr>
          <w:rFonts w:eastAsia="方正宋刻本秀楷简体" w:hint="eastAsia"/>
        </w:rPr>
        <w:t>（</w:t>
      </w:r>
      <w:r>
        <w:rPr>
          <w:rFonts w:eastAsia="方正宋刻本秀楷简体" w:hint="eastAsia"/>
        </w:rPr>
        <w:t>stand alone</w:t>
      </w:r>
      <w:r>
        <w:rPr>
          <w:rFonts w:eastAsia="方正宋刻本秀楷简体" w:hint="eastAsia"/>
        </w:rPr>
        <w:t>）：服务</w:t>
      </w:r>
      <w:r>
        <w:rPr>
          <w:rFonts w:eastAsia="方正宋刻本秀楷简体" w:hint="eastAsia"/>
          <w:b/>
          <w:bCs/>
        </w:rPr>
        <w:t>独立启动</w:t>
      </w:r>
      <w:r>
        <w:rPr>
          <w:rFonts w:eastAsia="方正宋刻本秀楷简体" w:hint="eastAsia"/>
        </w:rPr>
        <w:t>，常驻于内存，提供本机或用户的</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服务行为，反应速度快。</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总管程序</w:t>
      </w:r>
      <w:r>
        <w:rPr>
          <w:rFonts w:eastAsia="方正宋刻本秀楷简体" w:hint="eastAsia"/>
        </w:rPr>
        <w:t xml:space="preserve"> </w:t>
      </w:r>
      <w:r>
        <w:rPr>
          <w:rFonts w:eastAsia="方正宋刻本秀楷简体" w:hint="eastAsia"/>
        </w:rPr>
        <w:t>（</w:t>
      </w:r>
      <w:r>
        <w:rPr>
          <w:rFonts w:eastAsia="方正宋刻本秀楷简体" w:hint="eastAsia"/>
        </w:rPr>
        <w:t>super daemon</w:t>
      </w:r>
      <w:r>
        <w:rPr>
          <w:rFonts w:eastAsia="方正宋刻本秀楷简体" w:hint="eastAsia"/>
        </w:rPr>
        <w:t>）：由特殊的</w:t>
      </w:r>
      <w:r>
        <w:rPr>
          <w:rFonts w:eastAsia="方正宋刻本秀楷简体" w:hint="eastAsia"/>
        </w:rPr>
        <w:t xml:space="preserve"> </w:t>
      </w:r>
      <w:proofErr w:type="spellStart"/>
      <w:r>
        <w:rPr>
          <w:rFonts w:eastAsia="方正宋刻本秀楷简体" w:hint="eastAsia"/>
        </w:rPr>
        <w:t>xinetd</w:t>
      </w:r>
      <w:proofErr w:type="spellEnd"/>
      <w:r>
        <w:rPr>
          <w:rFonts w:eastAsia="方正宋刻本秀楷简体" w:hint="eastAsia"/>
        </w:rPr>
        <w:t xml:space="preserve"> </w:t>
      </w:r>
      <w:r>
        <w:rPr>
          <w:rFonts w:eastAsia="方正宋刻本秀楷简体" w:hint="eastAsia"/>
        </w:rPr>
        <w:t>或</w:t>
      </w:r>
      <w:r>
        <w:rPr>
          <w:rFonts w:eastAsia="方正宋刻本秀楷简体" w:hint="eastAsia"/>
        </w:rPr>
        <w:t xml:space="preserve"> </w:t>
      </w:r>
      <w:proofErr w:type="spellStart"/>
      <w:r>
        <w:rPr>
          <w:rFonts w:eastAsia="方正宋刻本秀楷简体" w:hint="eastAsia"/>
        </w:rPr>
        <w:t>inetd</w:t>
      </w:r>
      <w:proofErr w:type="spellEnd"/>
      <w:r>
        <w:rPr>
          <w:rFonts w:eastAsia="方正宋刻本秀楷简体" w:hint="eastAsia"/>
        </w:rPr>
        <w:t xml:space="preserve"> </w:t>
      </w:r>
      <w:r>
        <w:rPr>
          <w:rFonts w:eastAsia="方正宋刻本秀楷简体" w:hint="eastAsia"/>
        </w:rPr>
        <w:t>这两个</w:t>
      </w:r>
      <w:r>
        <w:rPr>
          <w:rFonts w:eastAsia="方正宋刻本秀楷简体" w:hint="eastAsia"/>
          <w:b/>
          <w:bCs/>
        </w:rPr>
        <w:t>总管程序</w:t>
      </w:r>
      <w:r>
        <w:rPr>
          <w:rFonts w:eastAsia="方正宋刻本秀楷简体" w:hint="eastAsia"/>
        </w:rPr>
        <w:t>提供</w:t>
      </w:r>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socket </w:t>
      </w:r>
      <w:r>
        <w:rPr>
          <w:rFonts w:eastAsia="方正宋刻本秀楷简体" w:hint="eastAsia"/>
        </w:rPr>
        <w:t>对应或</w:t>
      </w:r>
      <w:r>
        <w:rPr>
          <w:rFonts w:eastAsia="方正宋刻本秀楷简体" w:hint="eastAsia"/>
        </w:rPr>
        <w:t xml:space="preserve"> port </w:t>
      </w:r>
      <w:r>
        <w:rPr>
          <w:rFonts w:eastAsia="方正宋刻本秀楷简体" w:hint="eastAsia"/>
        </w:rPr>
        <w:t>对应的管理。</w:t>
      </w:r>
    </w:p>
    <w:p w14:paraId="0E7D49AF" w14:textId="77777777" w:rsidR="00ED6DF6" w:rsidRDefault="00ED6DF6">
      <w:pPr>
        <w:adjustRightInd w:val="0"/>
        <w:snapToGrid w:val="0"/>
        <w:ind w:left="840" w:firstLine="420"/>
        <w:rPr>
          <w:rFonts w:eastAsia="方正宋刻本秀楷简体"/>
        </w:rPr>
      </w:pPr>
      <w:r>
        <w:rPr>
          <w:rFonts w:eastAsia="方正宋刻本秀楷简体" w:hint="eastAsia"/>
        </w:rPr>
        <w:t>当没有用户要求某</w:t>
      </w:r>
      <w:r>
        <w:rPr>
          <w:rFonts w:eastAsia="方正宋刻本秀楷简体" w:hint="eastAsia"/>
        </w:rPr>
        <w:t xml:space="preserve"> socket </w:t>
      </w:r>
      <w:r>
        <w:rPr>
          <w:rFonts w:eastAsia="方正宋刻本秀楷简体" w:hint="eastAsia"/>
        </w:rPr>
        <w:t>或</w:t>
      </w:r>
      <w:r>
        <w:rPr>
          <w:rFonts w:eastAsia="方正宋刻本秀楷简体" w:hint="eastAsia"/>
        </w:rPr>
        <w:t xml:space="preserve"> port </w:t>
      </w:r>
      <w:r>
        <w:rPr>
          <w:rFonts w:eastAsia="方正宋刻本秀楷简体" w:hint="eastAsia"/>
        </w:rPr>
        <w:t>时，所需要的服务是不会被启动的。</w:t>
      </w:r>
    </w:p>
    <w:p w14:paraId="77806D40" w14:textId="77777777" w:rsidR="00ED6DF6" w:rsidRDefault="00ED6DF6">
      <w:pPr>
        <w:adjustRightInd w:val="0"/>
        <w:snapToGrid w:val="0"/>
        <w:ind w:left="840" w:firstLine="420"/>
        <w:rPr>
          <w:rFonts w:eastAsia="方正宋刻本秀楷简体"/>
        </w:rPr>
      </w:pPr>
      <w:r>
        <w:rPr>
          <w:rFonts w:eastAsia="方正宋刻本秀楷简体" w:hint="eastAsia"/>
        </w:rPr>
        <w:t>若有用户要求时，</w:t>
      </w:r>
      <w:r>
        <w:rPr>
          <w:rFonts w:eastAsia="方正宋刻本秀楷简体" w:hint="eastAsia"/>
        </w:rPr>
        <w:t xml:space="preserve"> </w:t>
      </w:r>
      <w:proofErr w:type="spellStart"/>
      <w:r>
        <w:rPr>
          <w:rFonts w:eastAsia="方正宋刻本秀楷简体" w:hint="eastAsia"/>
        </w:rPr>
        <w:t>xinetd</w:t>
      </w:r>
      <w:proofErr w:type="spellEnd"/>
      <w:r>
        <w:rPr>
          <w:rFonts w:eastAsia="方正宋刻本秀楷简体" w:hint="eastAsia"/>
        </w:rPr>
        <w:t xml:space="preserve"> </w:t>
      </w:r>
      <w:r>
        <w:rPr>
          <w:rFonts w:eastAsia="方正宋刻本秀楷简体" w:hint="eastAsia"/>
        </w:rPr>
        <w:t>总管才会去唤醒相对应的服务程序。</w:t>
      </w:r>
    </w:p>
    <w:p w14:paraId="14EC36AD" w14:textId="77777777" w:rsidR="00ED6DF6" w:rsidRDefault="00ED6DF6">
      <w:pPr>
        <w:adjustRightInd w:val="0"/>
        <w:snapToGrid w:val="0"/>
        <w:ind w:left="840" w:firstLine="420"/>
        <w:rPr>
          <w:rFonts w:eastAsia="方正宋刻本秀楷简体"/>
        </w:rPr>
      </w:pPr>
      <w:r>
        <w:rPr>
          <w:rFonts w:eastAsia="方正宋刻本秀楷简体" w:hint="eastAsia"/>
        </w:rPr>
        <w:t>当该要求结束时，这个服务也会被结束掉。</w:t>
      </w:r>
    </w:p>
    <w:p w14:paraId="44FA393A" w14:textId="77777777" w:rsidR="00ED6DF6" w:rsidRDefault="00ED6DF6">
      <w:pPr>
        <w:adjustRightInd w:val="0"/>
        <w:snapToGrid w:val="0"/>
        <w:ind w:left="840" w:firstLine="420"/>
        <w:rPr>
          <w:rFonts w:eastAsia="方正宋刻本秀楷简体"/>
        </w:rPr>
      </w:pPr>
      <w:r>
        <w:rPr>
          <w:rFonts w:eastAsia="方正宋刻本秀楷简体" w:hint="eastAsia"/>
        </w:rPr>
        <w:t>因为通过</w:t>
      </w:r>
      <w:r>
        <w:rPr>
          <w:rFonts w:eastAsia="方正宋刻本秀楷简体" w:hint="eastAsia"/>
        </w:rPr>
        <w:t xml:space="preserve"> </w:t>
      </w:r>
      <w:proofErr w:type="spellStart"/>
      <w:r>
        <w:rPr>
          <w:rFonts w:eastAsia="方正宋刻本秀楷简体" w:hint="eastAsia"/>
        </w:rPr>
        <w:t>xinetd</w:t>
      </w:r>
      <w:proofErr w:type="spellEnd"/>
      <w:r>
        <w:rPr>
          <w:rFonts w:eastAsia="方正宋刻本秀楷简体" w:hint="eastAsia"/>
        </w:rPr>
        <w:t xml:space="preserve"> </w:t>
      </w:r>
      <w:r>
        <w:rPr>
          <w:rFonts w:eastAsia="方正宋刻本秀楷简体" w:hint="eastAsia"/>
        </w:rPr>
        <w:t>所总管，因此这个家伙就被称为</w:t>
      </w:r>
      <w:r>
        <w:rPr>
          <w:rFonts w:eastAsia="方正宋刻本秀楷简体" w:hint="eastAsia"/>
        </w:rPr>
        <w:t xml:space="preserve"> super daemon</w:t>
      </w:r>
      <w:r>
        <w:rPr>
          <w:rFonts w:eastAsia="方正宋刻本秀楷简体" w:hint="eastAsia"/>
        </w:rPr>
        <w:t>。</w:t>
      </w:r>
    </w:p>
    <w:p w14:paraId="4E72509E" w14:textId="77777777" w:rsidR="00ED6DF6" w:rsidRDefault="00ED6DF6">
      <w:pPr>
        <w:adjustRightInd w:val="0"/>
        <w:snapToGrid w:val="0"/>
        <w:ind w:left="840" w:firstLine="420"/>
        <w:rPr>
          <w:rFonts w:eastAsia="方正宋刻本秀楷简体"/>
        </w:rPr>
      </w:pPr>
      <w:r>
        <w:rPr>
          <w:rFonts w:eastAsia="方正宋刻本秀楷简体" w:hint="eastAsia"/>
        </w:rPr>
        <w:t>好处是可以通过</w:t>
      </w:r>
      <w:r>
        <w:rPr>
          <w:rFonts w:eastAsia="方正宋刻本秀楷简体" w:hint="eastAsia"/>
        </w:rPr>
        <w:t xml:space="preserve"> super daemon </w:t>
      </w:r>
      <w:r>
        <w:rPr>
          <w:rFonts w:eastAsia="方正宋刻本秀楷简体" w:hint="eastAsia"/>
        </w:rPr>
        <w:t>来进行服务的时程、连线需求等的控制。</w:t>
      </w:r>
    </w:p>
    <w:p w14:paraId="128BA27B" w14:textId="77777777" w:rsidR="00ED6DF6" w:rsidRDefault="00ED6DF6">
      <w:pPr>
        <w:adjustRightInd w:val="0"/>
        <w:snapToGrid w:val="0"/>
        <w:ind w:left="840" w:firstLine="420"/>
        <w:rPr>
          <w:rFonts w:eastAsia="方正宋刻本秀楷简体"/>
        </w:rPr>
      </w:pPr>
      <w:r>
        <w:rPr>
          <w:rFonts w:eastAsia="方正宋刻本秀楷简体" w:hint="eastAsia"/>
        </w:rPr>
        <w:t>缺点是唤醒服务需要一点时间的延迟。</w:t>
      </w:r>
    </w:p>
    <w:p w14:paraId="11E4FD70" w14:textId="77777777" w:rsidR="00ED6DF6" w:rsidRDefault="00ED6DF6">
      <w:pPr>
        <w:adjustRightInd w:val="0"/>
        <w:snapToGrid w:val="0"/>
        <w:ind w:firstLine="420"/>
        <w:rPr>
          <w:rFonts w:eastAsia="方正宋刻本秀楷简体"/>
        </w:rPr>
      </w:pPr>
      <w:r>
        <w:rPr>
          <w:rFonts w:eastAsia="方正宋刻本秀楷简体" w:hint="eastAsia"/>
          <w:b/>
          <w:bCs/>
        </w:rPr>
        <w:t>服务的相依性问题：</w:t>
      </w:r>
      <w:r>
        <w:rPr>
          <w:rFonts w:eastAsia="方正宋刻本秀楷简体" w:hint="eastAsia"/>
          <w:b/>
          <w:bCs/>
        </w:rPr>
        <w:br/>
      </w:r>
      <w:r>
        <w:rPr>
          <w:rFonts w:eastAsia="方正宋刻本秀楷简体" w:hint="eastAsia"/>
        </w:rPr>
        <w:tab/>
      </w:r>
      <w:r>
        <w:rPr>
          <w:rFonts w:eastAsia="方正宋刻本秀楷简体" w:hint="eastAsia"/>
        </w:rPr>
        <w:tab/>
      </w:r>
      <w:r>
        <w:rPr>
          <w:rFonts w:eastAsia="方正宋刻本秀楷简体" w:hint="eastAsia"/>
        </w:rPr>
        <w:t>你要启动网络服务，需要接入网络，才能唤醒网络服务</w:t>
      </w:r>
    </w:p>
    <w:p w14:paraId="18DB605F" w14:textId="77777777" w:rsidR="00ED6DF6" w:rsidRDefault="00ED6DF6">
      <w:pPr>
        <w:adjustRightInd w:val="0"/>
        <w:snapToGrid w:val="0"/>
        <w:ind w:left="420" w:firstLine="420"/>
        <w:rPr>
          <w:rFonts w:eastAsia="方正宋刻本秀楷简体"/>
        </w:rPr>
      </w:pPr>
      <w:r>
        <w:rPr>
          <w:rFonts w:eastAsia="方正宋刻本秀楷简体" w:hint="eastAsia"/>
        </w:rPr>
        <w:t xml:space="preserve">init </w:t>
      </w:r>
      <w:r>
        <w:rPr>
          <w:rFonts w:eastAsia="方正宋刻本秀楷简体" w:hint="eastAsia"/>
        </w:rPr>
        <w:t>在管理员自己手动处理这些服务时，是没有办法协助相依服务的唤醒的</w:t>
      </w:r>
    </w:p>
    <w:p w14:paraId="330CD635" w14:textId="77777777" w:rsidR="00ED6DF6" w:rsidRDefault="00ED6DF6">
      <w:pPr>
        <w:adjustRightInd w:val="0"/>
        <w:snapToGrid w:val="0"/>
        <w:ind w:firstLine="420"/>
        <w:rPr>
          <w:rFonts w:eastAsia="方正宋刻本秀楷简体"/>
        </w:rPr>
      </w:pPr>
      <w:r>
        <w:rPr>
          <w:rFonts w:eastAsia="方正宋刻本秀楷简体" w:hint="eastAsia"/>
          <w:b/>
          <w:bCs/>
        </w:rPr>
        <w:t>执行等级的分类：</w:t>
      </w:r>
      <w:r>
        <w:rPr>
          <w:rFonts w:eastAsia="方正宋刻本秀楷简体" w:hint="eastAsia"/>
          <w:b/>
          <w:bCs/>
        </w:rPr>
        <w:br/>
      </w:r>
      <w:r>
        <w:rPr>
          <w:rFonts w:eastAsia="方正宋刻本秀楷简体" w:hint="eastAsia"/>
        </w:rPr>
        <w:tab/>
      </w:r>
      <w:r>
        <w:rPr>
          <w:rFonts w:eastAsia="方正宋刻本秀楷简体" w:hint="eastAsia"/>
        </w:rPr>
        <w:tab/>
        <w:t xml:space="preserve"> 1</w:t>
      </w:r>
      <w:r>
        <w:rPr>
          <w:rFonts w:eastAsia="方正宋刻本秀楷简体" w:hint="eastAsia"/>
        </w:rPr>
        <w:t>）单人维护模式、</w:t>
      </w:r>
      <w:r>
        <w:rPr>
          <w:rFonts w:eastAsia="方正宋刻本秀楷简体" w:hint="eastAsia"/>
        </w:rPr>
        <w:t>3</w:t>
      </w:r>
      <w:r>
        <w:rPr>
          <w:rFonts w:eastAsia="方正宋刻本秀楷简体" w:hint="eastAsia"/>
        </w:rPr>
        <w:t>）纯文本模式、</w:t>
      </w:r>
      <w:r>
        <w:rPr>
          <w:rFonts w:eastAsia="方正宋刻本秀楷简体" w:hint="eastAsia"/>
        </w:rPr>
        <w:t>5</w:t>
      </w:r>
      <w:r>
        <w:rPr>
          <w:rFonts w:eastAsia="方正宋刻本秀楷简体" w:hint="eastAsia"/>
        </w:rPr>
        <w:t>）文字加图形界面。</w:t>
      </w:r>
    </w:p>
    <w:p w14:paraId="0E8283DA" w14:textId="77777777" w:rsidR="00ED6DF6" w:rsidRDefault="00ED6DF6">
      <w:pPr>
        <w:adjustRightInd w:val="0"/>
        <w:snapToGrid w:val="0"/>
        <w:ind w:left="420" w:firstLine="420"/>
        <w:jc w:val="left"/>
        <w:rPr>
          <w:rFonts w:eastAsia="方正宋刻本秀楷简体"/>
        </w:rPr>
      </w:pPr>
      <w:r>
        <w:rPr>
          <w:rFonts w:eastAsia="方正宋刻本秀楷简体" w:hint="eastAsia"/>
        </w:rPr>
        <w:t>各个执行等级的启动脚本是通过</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rc.d</w:t>
      </w:r>
      <w:proofErr w:type="spellEnd"/>
      <w:r>
        <w:rPr>
          <w:rFonts w:eastAsia="方正宋刻本秀楷简体" w:hint="eastAsia"/>
        </w:rPr>
        <w:t>/</w:t>
      </w:r>
      <w:proofErr w:type="spellStart"/>
      <w:r>
        <w:rPr>
          <w:rFonts w:eastAsia="方正宋刻本秀楷简体" w:hint="eastAsia"/>
        </w:rPr>
        <w:t>rc</w:t>
      </w:r>
      <w:proofErr w:type="spellEnd"/>
      <w:r>
        <w:rPr>
          <w:rFonts w:eastAsia="方正宋刻本秀楷简体" w:hint="eastAsia"/>
        </w:rPr>
        <w:t>[0-6]/</w:t>
      </w:r>
      <w:proofErr w:type="spellStart"/>
      <w:r>
        <w:rPr>
          <w:rFonts w:eastAsia="方正宋刻本秀楷简体" w:hint="eastAsia"/>
        </w:rPr>
        <w:t>SXXdaemon</w:t>
      </w:r>
      <w:proofErr w:type="spellEnd"/>
      <w:r>
        <w:rPr>
          <w:rFonts w:eastAsia="方正宋刻本秀楷简体" w:hint="eastAsia"/>
        </w:rPr>
        <w:t>链接到</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init.d</w:t>
      </w:r>
      <w:proofErr w:type="spellEnd"/>
      <w:r>
        <w:rPr>
          <w:rFonts w:eastAsia="方正宋刻本秀楷简体" w:hint="eastAsia"/>
        </w:rPr>
        <w:t>/daemon</w:t>
      </w:r>
      <w:r>
        <w:rPr>
          <w:rFonts w:eastAsia="方正宋刻本秀楷简体" w:hint="eastAsia"/>
        </w:rPr>
        <w:t>，链接文件名（</w:t>
      </w:r>
      <w:proofErr w:type="spellStart"/>
      <w:r>
        <w:rPr>
          <w:rFonts w:eastAsia="方正宋刻本秀楷简体" w:hint="eastAsia"/>
        </w:rPr>
        <w:t>SXXdaemon</w:t>
      </w:r>
      <w:proofErr w:type="spellEnd"/>
      <w:r>
        <w:rPr>
          <w:rFonts w:eastAsia="方正宋刻本秀楷简体" w:hint="eastAsia"/>
        </w:rPr>
        <w:t>）的功能为：</w:t>
      </w:r>
      <w:r>
        <w:rPr>
          <w:rFonts w:eastAsia="方正宋刻本秀楷简体" w:hint="eastAsia"/>
        </w:rPr>
        <w:t>S</w:t>
      </w:r>
      <w:r>
        <w:rPr>
          <w:rFonts w:eastAsia="方正宋刻本秀楷简体" w:hint="eastAsia"/>
        </w:rPr>
        <w:t>为启动该服务，</w:t>
      </w:r>
      <w:r>
        <w:rPr>
          <w:rFonts w:eastAsia="方正宋刻本秀楷简体" w:hint="eastAsia"/>
        </w:rPr>
        <w:t>XX</w:t>
      </w:r>
      <w:r>
        <w:rPr>
          <w:rFonts w:eastAsia="方正宋刻本秀楷简体" w:hint="eastAsia"/>
        </w:rPr>
        <w:t>是数字，为启动的顺序。</w:t>
      </w:r>
    </w:p>
    <w:p w14:paraId="4008F872" w14:textId="77777777" w:rsidR="00ED6DF6" w:rsidRDefault="00ED6DF6">
      <w:pPr>
        <w:adjustRightInd w:val="0"/>
        <w:snapToGrid w:val="0"/>
        <w:ind w:left="420" w:firstLine="420"/>
        <w:jc w:val="left"/>
        <w:rPr>
          <w:rFonts w:eastAsia="方正宋刻本秀楷简体"/>
        </w:rPr>
      </w:pPr>
      <w:r>
        <w:rPr>
          <w:rFonts w:eastAsia="方正宋刻本秀楷简体" w:hint="eastAsia"/>
        </w:rPr>
        <w:t>由于有</w:t>
      </w:r>
      <w:r>
        <w:rPr>
          <w:rFonts w:eastAsia="方正宋刻本秀楷简体" w:hint="eastAsia"/>
        </w:rPr>
        <w:t>SXX</w:t>
      </w:r>
      <w:r>
        <w:rPr>
          <w:rFonts w:eastAsia="方正宋刻本秀楷简体" w:hint="eastAsia"/>
        </w:rPr>
        <w:t>的设置，因此在开机时可以“依序执行”所有需要的服务，同时也能解决相依服务的问题。这点与管理员自己手动处理不太一样就是了。</w:t>
      </w:r>
    </w:p>
    <w:p w14:paraId="332FF45F" w14:textId="77777777" w:rsidR="00ED6DF6" w:rsidRDefault="00ED6DF6">
      <w:pPr>
        <w:adjustRightInd w:val="0"/>
        <w:snapToGrid w:val="0"/>
        <w:rPr>
          <w:rFonts w:eastAsia="方正宋刻本秀楷简体"/>
        </w:rPr>
      </w:pPr>
      <w:r>
        <w:rPr>
          <w:rFonts w:eastAsia="方正宋刻本秀楷简体" w:hint="eastAsia"/>
          <w:b/>
          <w:bCs/>
        </w:rPr>
        <w:tab/>
      </w:r>
      <w:r>
        <w:rPr>
          <w:rFonts w:eastAsia="方正宋刻本秀楷简体" w:hint="eastAsia"/>
          <w:b/>
          <w:bCs/>
        </w:rPr>
        <w:t>制定执行等级默认要启动的服务：</w:t>
      </w:r>
      <w:r>
        <w:rPr>
          <w:rFonts w:eastAsia="方正宋刻本秀楷简体" w:hint="eastAsia"/>
          <w:b/>
          <w:bCs/>
        </w:rPr>
        <w:br/>
      </w:r>
      <w:r>
        <w:rPr>
          <w:rFonts w:eastAsia="方正宋刻本秀楷简体" w:hint="eastAsia"/>
        </w:rPr>
        <w:tab/>
      </w:r>
      <w:r>
        <w:rPr>
          <w:rFonts w:eastAsia="方正宋刻本秀楷简体" w:hint="eastAsia"/>
        </w:rPr>
        <w:tab/>
      </w:r>
      <w:r>
        <w:rPr>
          <w:rFonts w:eastAsia="方正宋刻本秀楷简体" w:hint="eastAsia"/>
        </w:rPr>
        <w:t>若要创建如上提到的</w:t>
      </w:r>
      <w:r>
        <w:rPr>
          <w:rFonts w:eastAsia="方正宋刻本秀楷简体" w:hint="eastAsia"/>
        </w:rPr>
        <w:t xml:space="preserve"> </w:t>
      </w:r>
      <w:proofErr w:type="spellStart"/>
      <w:r>
        <w:rPr>
          <w:rFonts w:eastAsia="方正宋刻本秀楷简体" w:hint="eastAsia"/>
        </w:rPr>
        <w:t>SXXdaemon</w:t>
      </w:r>
      <w:proofErr w:type="spellEnd"/>
      <w:r>
        <w:rPr>
          <w:rFonts w:eastAsia="方正宋刻本秀楷简体" w:hint="eastAsia"/>
        </w:rPr>
        <w:t xml:space="preserve"> </w:t>
      </w:r>
      <w:r>
        <w:rPr>
          <w:rFonts w:eastAsia="方正宋刻本秀楷简体" w:hint="eastAsia"/>
        </w:rPr>
        <w:t>的话，不需要管理员手动创建链接文件，通过如下的指令可以来处理默认启动、默认不启动、观察默认启动否的行为：</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默认要启动：</w:t>
      </w:r>
      <w:r>
        <w:rPr>
          <w:rFonts w:eastAsia="方正宋刻本秀楷简体" w:hint="eastAsia"/>
        </w:rPr>
        <w:t xml:space="preserve"> </w:t>
      </w:r>
      <w:proofErr w:type="spellStart"/>
      <w:r>
        <w:rPr>
          <w:rFonts w:eastAsia="方正宋刻本秀楷简体" w:hint="eastAsia"/>
        </w:rPr>
        <w:t>chkconfig</w:t>
      </w:r>
      <w:proofErr w:type="spellEnd"/>
      <w:r>
        <w:rPr>
          <w:rFonts w:eastAsia="方正宋刻本秀楷简体" w:hint="eastAsia"/>
        </w:rPr>
        <w:t xml:space="preserve"> daemon on</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默认不启动：</w:t>
      </w:r>
      <w:r>
        <w:rPr>
          <w:rFonts w:eastAsia="方正宋刻本秀楷简体" w:hint="eastAsia"/>
        </w:rPr>
        <w:t xml:space="preserve"> </w:t>
      </w:r>
      <w:proofErr w:type="spellStart"/>
      <w:r>
        <w:rPr>
          <w:rFonts w:eastAsia="方正宋刻本秀楷简体" w:hint="eastAsia"/>
        </w:rPr>
        <w:t>chkconfig</w:t>
      </w:r>
      <w:proofErr w:type="spellEnd"/>
      <w:r>
        <w:rPr>
          <w:rFonts w:eastAsia="方正宋刻本秀楷简体" w:hint="eastAsia"/>
        </w:rPr>
        <w:t xml:space="preserve"> daemon off</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观察默认为启动否：</w:t>
      </w:r>
      <w:r>
        <w:rPr>
          <w:rFonts w:eastAsia="方正宋刻本秀楷简体" w:hint="eastAsia"/>
        </w:rPr>
        <w:t xml:space="preserve"> </w:t>
      </w:r>
      <w:proofErr w:type="spellStart"/>
      <w:r>
        <w:rPr>
          <w:rFonts w:eastAsia="方正宋刻本秀楷简体" w:hint="eastAsia"/>
        </w:rPr>
        <w:t>chkconfig</w:t>
      </w:r>
      <w:proofErr w:type="spellEnd"/>
      <w:r>
        <w:rPr>
          <w:rFonts w:eastAsia="方正宋刻本秀楷简体" w:hint="eastAsia"/>
        </w:rPr>
        <w:t xml:space="preserve"> --list daemon</w:t>
      </w:r>
    </w:p>
    <w:p w14:paraId="51BEBAE0" w14:textId="77777777" w:rsidR="00ED6DF6" w:rsidRDefault="00ED6DF6">
      <w:pPr>
        <w:adjustRightInd w:val="0"/>
        <w:snapToGrid w:val="0"/>
        <w:ind w:firstLine="420"/>
        <w:rPr>
          <w:rFonts w:eastAsia="方正宋刻本秀楷简体"/>
        </w:rPr>
      </w:pPr>
      <w:r>
        <w:rPr>
          <w:rFonts w:eastAsia="方正宋刻本秀楷简体" w:hint="eastAsia"/>
          <w:b/>
          <w:bCs/>
        </w:rPr>
        <w:t>执行等级的切换行为：</w:t>
      </w:r>
      <w:r>
        <w:rPr>
          <w:rFonts w:eastAsia="方正宋刻本秀楷简体" w:hint="eastAsia"/>
          <w:b/>
          <w:bCs/>
        </w:rPr>
        <w:br/>
      </w:r>
      <w:r>
        <w:rPr>
          <w:rFonts w:eastAsia="方正宋刻本秀楷简体" w:hint="eastAsia"/>
        </w:rPr>
        <w:tab/>
      </w:r>
      <w:r>
        <w:rPr>
          <w:rFonts w:eastAsia="方正宋刻本秀楷简体" w:hint="eastAsia"/>
        </w:rPr>
        <w:tab/>
      </w:r>
      <w:proofErr w:type="spellStart"/>
      <w:r>
        <w:rPr>
          <w:rFonts w:eastAsia="方正宋刻本秀楷简体" w:hint="eastAsia"/>
        </w:rPr>
        <w:t>init</w:t>
      </w:r>
      <w:proofErr w:type="spellEnd"/>
      <w:r>
        <w:rPr>
          <w:rFonts w:eastAsia="方正宋刻本秀楷简体" w:hint="eastAsia"/>
        </w:rPr>
        <w:t xml:space="preserve"> 5</w:t>
      </w:r>
      <w:r>
        <w:rPr>
          <w:rFonts w:eastAsia="方正宋刻本秀楷简体" w:hint="eastAsia"/>
        </w:rPr>
        <w:tab/>
      </w:r>
      <w:proofErr w:type="spellStart"/>
      <w:r>
        <w:rPr>
          <w:rFonts w:eastAsia="方正宋刻本秀楷简体" w:hint="eastAsia"/>
        </w:rPr>
        <w:t>init</w:t>
      </w:r>
      <w:proofErr w:type="spellEnd"/>
      <w:r>
        <w:rPr>
          <w:rFonts w:eastAsia="方正宋刻本秀楷简体" w:hint="eastAsia"/>
        </w:rPr>
        <w:t>会主动去分析</w:t>
      </w:r>
      <w:r>
        <w:rPr>
          <w:rFonts w:eastAsia="方正宋刻本秀楷简体" w:hint="eastAsia"/>
        </w:rPr>
        <w:t xml:space="preserve">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rc.d</w:t>
      </w:r>
      <w:proofErr w:type="spellEnd"/>
      <w:r>
        <w:rPr>
          <w:rFonts w:eastAsia="方正宋刻本秀楷简体" w:hint="eastAsia"/>
        </w:rPr>
        <w:t>/</w:t>
      </w:r>
      <w:proofErr w:type="spellStart"/>
      <w:r>
        <w:rPr>
          <w:rFonts w:eastAsia="方正宋刻本秀楷简体" w:hint="eastAsia"/>
        </w:rPr>
        <w:t>rc</w:t>
      </w:r>
      <w:proofErr w:type="spellEnd"/>
      <w:r>
        <w:rPr>
          <w:rFonts w:eastAsia="方正宋刻本秀楷简体" w:hint="eastAsia"/>
        </w:rPr>
        <w:t>[35].d/</w:t>
      </w:r>
      <w:r>
        <w:rPr>
          <w:rFonts w:eastAsia="方正宋刻本秀楷简体" w:hint="eastAsia"/>
        </w:rPr>
        <w:t>这两个目录内的脚本，然后启动转换</w:t>
      </w:r>
      <w:r>
        <w:rPr>
          <w:rFonts w:eastAsia="方正宋刻本秀楷简体" w:hint="eastAsia"/>
        </w:rPr>
        <w:t xml:space="preserve"> </w:t>
      </w:r>
      <w:proofErr w:type="spellStart"/>
      <w:r>
        <w:rPr>
          <w:rFonts w:eastAsia="方正宋刻本秀楷简体" w:hint="eastAsia"/>
        </w:rPr>
        <w:t>runlevel</w:t>
      </w:r>
      <w:proofErr w:type="spellEnd"/>
      <w:r>
        <w:rPr>
          <w:rFonts w:eastAsia="方正宋刻本秀楷简体" w:hint="eastAsia"/>
        </w:rPr>
        <w:t xml:space="preserve"> </w:t>
      </w:r>
      <w:r>
        <w:rPr>
          <w:rFonts w:eastAsia="方正宋刻本秀楷简体" w:hint="eastAsia"/>
        </w:rPr>
        <w:t>中需要的服务。就完成整体从纯命令行（</w:t>
      </w:r>
      <w:proofErr w:type="spellStart"/>
      <w:r>
        <w:rPr>
          <w:rFonts w:eastAsia="方正宋刻本秀楷简体" w:hint="eastAsia"/>
        </w:rPr>
        <w:t>runlevel</w:t>
      </w:r>
      <w:proofErr w:type="spellEnd"/>
      <w:r>
        <w:rPr>
          <w:rFonts w:eastAsia="方正宋刻本秀楷简体" w:hint="eastAsia"/>
        </w:rPr>
        <w:t xml:space="preserve"> 3</w:t>
      </w:r>
      <w:r>
        <w:rPr>
          <w:rFonts w:eastAsia="方正宋刻本秀楷简体" w:hint="eastAsia"/>
        </w:rPr>
        <w:t>）切换到图形界面（</w:t>
      </w:r>
      <w:proofErr w:type="spellStart"/>
      <w:r>
        <w:rPr>
          <w:rFonts w:eastAsia="方正宋刻本秀楷简体" w:hint="eastAsia"/>
        </w:rPr>
        <w:t>runlevel</w:t>
      </w:r>
      <w:proofErr w:type="spellEnd"/>
      <w:r>
        <w:rPr>
          <w:rFonts w:eastAsia="方正宋刻本秀楷简体" w:hint="eastAsia"/>
        </w:rPr>
        <w:t xml:space="preserve"> 5</w:t>
      </w:r>
      <w:r>
        <w:rPr>
          <w:rFonts w:eastAsia="方正宋刻本秀楷简体" w:hint="eastAsia"/>
        </w:rPr>
        <w:t>）</w:t>
      </w:r>
    </w:p>
    <w:p w14:paraId="1D13FF77" w14:textId="77777777" w:rsidR="00ED6DF6" w:rsidRDefault="00ED6DF6">
      <w:pPr>
        <w:adjustRightInd w:val="0"/>
        <w:snapToGrid w:val="0"/>
        <w:rPr>
          <w:rFonts w:eastAsia="方正宋刻本秀楷简体"/>
          <w:b/>
          <w:bCs/>
          <w:sz w:val="36"/>
          <w:szCs w:val="44"/>
        </w:rPr>
      </w:pPr>
      <w:r>
        <w:rPr>
          <w:rFonts w:eastAsia="方正宋刻本秀楷简体" w:hint="eastAsia"/>
        </w:rPr>
        <w:br w:type="page"/>
      </w:r>
      <w:proofErr w:type="spellStart"/>
      <w:r>
        <w:rPr>
          <w:rFonts w:eastAsia="方正宋刻本秀楷简体" w:hint="eastAsia"/>
          <w:b/>
          <w:bCs/>
          <w:sz w:val="36"/>
          <w:szCs w:val="44"/>
        </w:rPr>
        <w:lastRenderedPageBreak/>
        <w:t>systemd</w:t>
      </w:r>
      <w:proofErr w:type="spellEnd"/>
    </w:p>
    <w:p w14:paraId="233C34C6" w14:textId="77777777" w:rsidR="00ED6DF6" w:rsidRDefault="00ED6DF6">
      <w:pPr>
        <w:adjustRightInd w:val="0"/>
        <w:snapToGrid w:val="0"/>
        <w:ind w:firstLine="420"/>
        <w:rPr>
          <w:rFonts w:eastAsia="方正宋刻本秀楷简体"/>
        </w:rPr>
      </w:pPr>
      <w:r>
        <w:rPr>
          <w:rFonts w:eastAsia="方正宋刻本秀楷简体" w:hint="eastAsia"/>
          <w:b/>
          <w:bCs/>
        </w:rPr>
        <w:t>平行处理所有服务，加速开机流程：</w:t>
      </w:r>
      <w:r>
        <w:rPr>
          <w:rFonts w:eastAsia="方正宋刻本秀楷简体" w:hint="eastAsia"/>
          <w:b/>
          <w:bCs/>
        </w:rPr>
        <w:br/>
      </w:r>
      <w:r>
        <w:rPr>
          <w:rFonts w:eastAsia="方正宋刻本秀楷简体" w:hint="eastAsia"/>
          <w:b/>
          <w:bCs/>
        </w:rPr>
        <w:tab/>
      </w:r>
      <w:r>
        <w:rPr>
          <w:rFonts w:eastAsia="方正宋刻本秀楷简体" w:hint="eastAsia"/>
          <w:b/>
          <w:bCs/>
        </w:rPr>
        <w:tab/>
      </w:r>
      <w:r>
        <w:rPr>
          <w:rFonts w:eastAsia="方正宋刻本秀楷简体" w:hint="eastAsia"/>
        </w:rPr>
        <w:t xml:space="preserve">init </w:t>
      </w:r>
      <w:r>
        <w:rPr>
          <w:rFonts w:eastAsia="方正宋刻本秀楷简体" w:hint="eastAsia"/>
        </w:rPr>
        <w:t>启动脚本是“一项一项依序启动”的模式，</w:t>
      </w:r>
      <w:proofErr w:type="gramStart"/>
      <w:r>
        <w:rPr>
          <w:rFonts w:eastAsia="方正宋刻本秀楷简体" w:hint="eastAsia"/>
        </w:rPr>
        <w:t>不</w:t>
      </w:r>
      <w:proofErr w:type="gramEnd"/>
      <w:r>
        <w:rPr>
          <w:rFonts w:eastAsia="方正宋刻本秀楷简体" w:hint="eastAsia"/>
        </w:rPr>
        <w:t>相依的服务也要一个一个的等待</w:t>
      </w:r>
    </w:p>
    <w:p w14:paraId="57C160C7" w14:textId="77777777" w:rsidR="00ED6DF6" w:rsidRDefault="00ED6DF6">
      <w:pPr>
        <w:adjustRightInd w:val="0"/>
        <w:snapToGrid w:val="0"/>
        <w:ind w:left="420" w:firstLine="420"/>
        <w:rPr>
          <w:rFonts w:eastAsia="方正宋刻本秀楷简体"/>
        </w:rPr>
      </w:pPr>
      <w:r>
        <w:rPr>
          <w:rFonts w:eastAsia="方正宋刻本秀楷简体" w:hint="eastAsia"/>
        </w:rPr>
        <w:t>目前我们的硬件主机系统与操作系统几乎都支持多核心架构了，支持多线程</w:t>
      </w:r>
    </w:p>
    <w:p w14:paraId="30AA8BC2"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可以让所有的服务同时启动，系统启动的速度变快</w:t>
      </w:r>
    </w:p>
    <w:p w14:paraId="19C066AC" w14:textId="77777777" w:rsidR="00ED6DF6" w:rsidRDefault="00ED6DF6">
      <w:pPr>
        <w:adjustRightInd w:val="0"/>
        <w:snapToGrid w:val="0"/>
        <w:rPr>
          <w:rFonts w:eastAsia="方正宋刻本秀楷简体"/>
        </w:rPr>
      </w:pPr>
      <w:r>
        <w:rPr>
          <w:rFonts w:eastAsia="方正宋刻本秀楷简体" w:hint="eastAsia"/>
        </w:rPr>
        <w:br/>
      </w:r>
      <w:r>
        <w:rPr>
          <w:rFonts w:eastAsia="方正宋刻本秀楷简体" w:hint="eastAsia"/>
        </w:rPr>
        <w:tab/>
      </w:r>
      <w:r>
        <w:rPr>
          <w:rFonts w:eastAsia="方正宋刻本秀楷简体" w:hint="eastAsia"/>
          <w:b/>
          <w:bCs/>
        </w:rPr>
        <w:t>一经要求就回应的</w:t>
      </w:r>
      <w:r>
        <w:rPr>
          <w:rFonts w:eastAsia="方正宋刻本秀楷简体" w:hint="eastAsia"/>
          <w:b/>
          <w:bCs/>
        </w:rPr>
        <w:t xml:space="preserve"> on-demand </w:t>
      </w:r>
      <w:r>
        <w:rPr>
          <w:rFonts w:eastAsia="方正宋刻本秀楷简体" w:hint="eastAsia"/>
          <w:b/>
          <w:bCs/>
        </w:rPr>
        <w:t>启动方式：</w:t>
      </w:r>
      <w:r>
        <w:rPr>
          <w:rFonts w:eastAsia="方正宋刻本秀楷简体" w:hint="eastAsia"/>
          <w:b/>
          <w:bCs/>
        </w:rPr>
        <w:br/>
      </w:r>
      <w:r>
        <w:rPr>
          <w:rFonts w:eastAsia="方正宋刻本秀楷简体" w:hint="eastAsia"/>
          <w:b/>
          <w:bCs/>
        </w:rPr>
        <w:tab/>
      </w:r>
      <w:r>
        <w:rPr>
          <w:rFonts w:eastAsia="方正宋刻本秀楷简体" w:hint="eastAsia"/>
          <w:b/>
          <w:bCs/>
        </w:rPr>
        <w:tab/>
      </w:r>
      <w:proofErr w:type="spellStart"/>
      <w:r>
        <w:rPr>
          <w:rFonts w:eastAsia="方正宋刻本秀楷简体" w:hint="eastAsia"/>
        </w:rPr>
        <w:t>systemd</w:t>
      </w:r>
      <w:proofErr w:type="spellEnd"/>
      <w:r>
        <w:rPr>
          <w:rFonts w:eastAsia="方正宋刻本秀楷简体" w:hint="eastAsia"/>
        </w:rPr>
        <w:t>仅有一只</w:t>
      </w:r>
      <w:proofErr w:type="spellStart"/>
      <w:r>
        <w:rPr>
          <w:rFonts w:eastAsia="方正宋刻本秀楷简体" w:hint="eastAsia"/>
        </w:rPr>
        <w:t>systemd</w:t>
      </w:r>
      <w:proofErr w:type="spellEnd"/>
      <w:r>
        <w:rPr>
          <w:rFonts w:eastAsia="方正宋刻本秀楷简体" w:hint="eastAsia"/>
        </w:rPr>
        <w:t>服务搭配</w:t>
      </w:r>
      <w:proofErr w:type="spellStart"/>
      <w:r>
        <w:rPr>
          <w:rFonts w:eastAsia="方正宋刻本秀楷简体" w:hint="eastAsia"/>
        </w:rPr>
        <w:t>systemctl</w:t>
      </w:r>
      <w:proofErr w:type="spellEnd"/>
      <w:r>
        <w:rPr>
          <w:rFonts w:eastAsia="方正宋刻本秀楷简体" w:hint="eastAsia"/>
        </w:rPr>
        <w:t>指令来处理，无须额外指令</w:t>
      </w:r>
    </w:p>
    <w:p w14:paraId="052F9C1F"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systemV</w:t>
      </w:r>
      <w:proofErr w:type="spellEnd"/>
      <w:r>
        <w:rPr>
          <w:rFonts w:eastAsia="方正宋刻本秀楷简体" w:hint="eastAsia"/>
        </w:rPr>
        <w:t xml:space="preserve"> </w:t>
      </w:r>
      <w:r>
        <w:rPr>
          <w:rFonts w:eastAsia="方正宋刻本秀楷简体" w:hint="eastAsia"/>
        </w:rPr>
        <w:t>还要</w:t>
      </w:r>
      <w:r>
        <w:rPr>
          <w:rFonts w:eastAsia="方正宋刻本秀楷简体" w:hint="eastAsia"/>
        </w:rPr>
        <w:t xml:space="preserve"> </w:t>
      </w:r>
      <w:proofErr w:type="spellStart"/>
      <w:r>
        <w:rPr>
          <w:rFonts w:eastAsia="方正宋刻本秀楷简体" w:hint="eastAsia"/>
        </w:rPr>
        <w:t>init,chkconfig</w:t>
      </w:r>
      <w:proofErr w:type="spellEnd"/>
      <w:r>
        <w:rPr>
          <w:rFonts w:eastAsia="方正宋刻本秀楷简体" w:hint="eastAsia"/>
        </w:rPr>
        <w:t xml:space="preserve">, service... </w:t>
      </w:r>
      <w:r>
        <w:rPr>
          <w:rFonts w:eastAsia="方正宋刻本秀楷简体" w:hint="eastAsia"/>
        </w:rPr>
        <w:t>等等指令</w:t>
      </w:r>
      <w:r>
        <w:rPr>
          <w:rFonts w:eastAsia="方正宋刻本秀楷简体" w:hint="eastAsia"/>
        </w:rPr>
        <w:t xml:space="preserve"> </w:t>
      </w:r>
    </w:p>
    <w:p w14:paraId="0E84F741"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systemd</w:t>
      </w:r>
      <w:proofErr w:type="spellEnd"/>
      <w:r>
        <w:rPr>
          <w:rFonts w:eastAsia="方正宋刻本秀楷简体" w:hint="eastAsia"/>
        </w:rPr>
        <w:t>常驻内存，任何要求</w:t>
      </w:r>
      <w:r>
        <w:rPr>
          <w:rFonts w:eastAsia="方正宋刻本秀楷简体" w:hint="eastAsia"/>
        </w:rPr>
        <w:t>on-demand</w:t>
      </w:r>
      <w:r>
        <w:rPr>
          <w:rFonts w:eastAsia="方正宋刻本秀楷简体" w:hint="eastAsia"/>
        </w:rPr>
        <w:t>都可以立即处理后续</w:t>
      </w:r>
      <w:r>
        <w:rPr>
          <w:rFonts w:eastAsia="方正宋刻本秀楷简体" w:hint="eastAsia"/>
        </w:rPr>
        <w:t>daemon</w:t>
      </w:r>
      <w:r>
        <w:rPr>
          <w:rFonts w:eastAsia="方正宋刻本秀楷简体" w:hint="eastAsia"/>
        </w:rPr>
        <w:t>启动的任务</w:t>
      </w:r>
    </w:p>
    <w:p w14:paraId="1E0E2F9D" w14:textId="77777777" w:rsidR="00ED6DF6" w:rsidRDefault="00ED6DF6">
      <w:pPr>
        <w:adjustRightInd w:val="0"/>
        <w:snapToGrid w:val="0"/>
        <w:rPr>
          <w:rFonts w:eastAsia="方正宋刻本秀楷简体"/>
        </w:rPr>
      </w:pPr>
      <w:r>
        <w:rPr>
          <w:rFonts w:eastAsia="方正宋刻本秀楷简体" w:hint="eastAsia"/>
        </w:rPr>
        <w:br/>
      </w:r>
      <w:r>
        <w:rPr>
          <w:rFonts w:eastAsia="方正宋刻本秀楷简体" w:hint="eastAsia"/>
        </w:rPr>
        <w:tab/>
      </w:r>
      <w:r>
        <w:rPr>
          <w:rFonts w:eastAsia="方正宋刻本秀楷简体" w:hint="eastAsia"/>
          <w:b/>
          <w:bCs/>
        </w:rPr>
        <w:t>服务相依性的自我检查：</w:t>
      </w:r>
      <w:r>
        <w:rPr>
          <w:rFonts w:eastAsia="方正宋刻本秀楷简体" w:hint="eastAsia"/>
          <w:b/>
          <w:bCs/>
        </w:rPr>
        <w:br/>
      </w:r>
      <w:r>
        <w:rPr>
          <w:rFonts w:eastAsia="方正宋刻本秀楷简体" w:hint="eastAsia"/>
          <w:b/>
          <w:bCs/>
        </w:rPr>
        <w:tab/>
      </w:r>
      <w:r>
        <w:rPr>
          <w:rFonts w:eastAsia="方正宋刻本秀楷简体" w:hint="eastAsia"/>
          <w:b/>
          <w:bCs/>
        </w:rPr>
        <w:tab/>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会自动分析处理相依性并自动启动依赖的服务</w:t>
      </w:r>
    </w:p>
    <w:p w14:paraId="214559F4" w14:textId="77777777" w:rsidR="00ED6DF6" w:rsidRDefault="00ED6DF6">
      <w:pPr>
        <w:adjustRightInd w:val="0"/>
        <w:snapToGrid w:val="0"/>
        <w:rPr>
          <w:rFonts w:eastAsia="方正宋刻本秀楷简体"/>
        </w:rPr>
      </w:pPr>
    </w:p>
    <w:p w14:paraId="7C9896CA" w14:textId="77777777" w:rsidR="00ED6DF6" w:rsidRDefault="00ED6DF6">
      <w:pPr>
        <w:adjustRightInd w:val="0"/>
        <w:snapToGrid w:val="0"/>
        <w:ind w:firstLine="420"/>
        <w:jc w:val="left"/>
        <w:rPr>
          <w:rFonts w:eastAsia="方正宋刻本秀楷简体"/>
        </w:rPr>
      </w:pPr>
      <w:r>
        <w:rPr>
          <w:rFonts w:eastAsia="方正宋刻本秀楷简体" w:hint="eastAsia"/>
          <w:b/>
          <w:bCs/>
        </w:rPr>
        <w:t>依</w:t>
      </w:r>
      <w:r>
        <w:rPr>
          <w:rFonts w:eastAsia="方正宋刻本秀楷简体" w:hint="eastAsia"/>
          <w:b/>
          <w:bCs/>
        </w:rPr>
        <w:t xml:space="preserve"> daemon </w:t>
      </w:r>
      <w:r>
        <w:rPr>
          <w:rFonts w:eastAsia="方正宋刻本秀楷简体" w:hint="eastAsia"/>
          <w:b/>
          <w:bCs/>
        </w:rPr>
        <w:t>功能分类：</w:t>
      </w:r>
      <w:r>
        <w:rPr>
          <w:rFonts w:eastAsia="方正宋刻本秀楷简体" w:hint="eastAsia"/>
          <w:b/>
          <w:bCs/>
        </w:rPr>
        <w:br/>
      </w:r>
      <w:r>
        <w:rPr>
          <w:rFonts w:eastAsia="方正宋刻本秀楷简体" w:hint="eastAsia"/>
          <w:b/>
          <w:bCs/>
        </w:rPr>
        <w:tab/>
      </w:r>
      <w:r>
        <w:rPr>
          <w:rFonts w:eastAsia="方正宋刻本秀楷简体" w:hint="eastAsia"/>
          <w:b/>
          <w:bCs/>
        </w:rPr>
        <w:tab/>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先定义所有的服务为一个服务单位</w:t>
      </w:r>
      <w:r>
        <w:rPr>
          <w:rFonts w:eastAsia="方正宋刻本秀楷简体" w:hint="eastAsia"/>
        </w:rPr>
        <w:t>unit</w:t>
      </w:r>
      <w:r>
        <w:rPr>
          <w:rFonts w:eastAsia="方正宋刻本秀楷简体" w:hint="eastAsia"/>
        </w:rPr>
        <w:t>并归类到不同的服务类型</w:t>
      </w:r>
      <w:r>
        <w:rPr>
          <w:rFonts w:eastAsia="方正宋刻本秀楷简体" w:hint="eastAsia"/>
        </w:rPr>
        <w:t>type</w:t>
      </w:r>
    </w:p>
    <w:p w14:paraId="04DDC995" w14:textId="77777777" w:rsidR="00ED6DF6" w:rsidRDefault="00ED6DF6">
      <w:pPr>
        <w:adjustRightInd w:val="0"/>
        <w:snapToGrid w:val="0"/>
        <w:ind w:left="420" w:firstLine="420"/>
        <w:jc w:val="left"/>
        <w:rPr>
          <w:rFonts w:eastAsia="方正宋刻本秀楷简体"/>
        </w:rPr>
      </w:pPr>
      <w:r>
        <w:rPr>
          <w:rFonts w:eastAsia="方正宋刻本秀楷简体" w:hint="eastAsia"/>
        </w:rPr>
        <w:t>如</w:t>
      </w:r>
      <w:r>
        <w:rPr>
          <w:rFonts w:eastAsia="方正宋刻本秀楷简体" w:hint="eastAsia"/>
        </w:rPr>
        <w:t xml:space="preserve">service, socket, target, path, snapshot, timer </w:t>
      </w:r>
    </w:p>
    <w:p w14:paraId="4B8B18E4" w14:textId="77777777" w:rsidR="00ED6DF6" w:rsidRDefault="00ED6DF6">
      <w:pPr>
        <w:adjustRightInd w:val="0"/>
        <w:snapToGrid w:val="0"/>
        <w:ind w:left="420" w:firstLine="420"/>
        <w:jc w:val="left"/>
        <w:rPr>
          <w:rFonts w:eastAsia="方正宋刻本秀楷简体"/>
        </w:rPr>
      </w:pPr>
      <w:r>
        <w:rPr>
          <w:rFonts w:eastAsia="方正宋刻本秀楷简体" w:hint="eastAsia"/>
        </w:rPr>
        <w:t>旧的</w:t>
      </w:r>
      <w:r>
        <w:rPr>
          <w:rFonts w:eastAsia="方正宋刻本秀楷简体" w:hint="eastAsia"/>
        </w:rPr>
        <w:t xml:space="preserve"> init </w:t>
      </w:r>
      <w:r>
        <w:rPr>
          <w:rFonts w:eastAsia="方正宋刻本秀楷简体" w:hint="eastAsia"/>
        </w:rPr>
        <w:t>仅分为</w:t>
      </w:r>
      <w:r>
        <w:rPr>
          <w:rFonts w:eastAsia="方正宋刻本秀楷简体" w:hint="eastAsia"/>
        </w:rPr>
        <w:t xml:space="preserve"> stand alone </w:t>
      </w:r>
      <w:r>
        <w:rPr>
          <w:rFonts w:eastAsia="方正宋刻本秀楷简体" w:hint="eastAsia"/>
        </w:rPr>
        <w:t>与</w:t>
      </w:r>
      <w:r>
        <w:rPr>
          <w:rFonts w:eastAsia="方正宋刻本秀楷简体" w:hint="eastAsia"/>
        </w:rPr>
        <w:t xml:space="preserve"> super daemon </w:t>
      </w:r>
    </w:p>
    <w:p w14:paraId="3246D2C6" w14:textId="77777777" w:rsidR="00ED6DF6" w:rsidRDefault="00ED6DF6">
      <w:pPr>
        <w:adjustRightInd w:val="0"/>
        <w:snapToGrid w:val="0"/>
        <w:jc w:val="left"/>
        <w:rPr>
          <w:rFonts w:eastAsia="方正宋刻本秀楷简体"/>
        </w:rPr>
      </w:pPr>
    </w:p>
    <w:p w14:paraId="6210B7A4" w14:textId="77777777" w:rsidR="00ED6DF6" w:rsidRDefault="00ED6DF6">
      <w:pPr>
        <w:adjustRightInd w:val="0"/>
        <w:snapToGrid w:val="0"/>
        <w:ind w:firstLine="420"/>
        <w:jc w:val="left"/>
        <w:rPr>
          <w:rFonts w:eastAsia="方正宋刻本秀楷简体"/>
        </w:rPr>
      </w:pPr>
      <w:r>
        <w:rPr>
          <w:rFonts w:eastAsia="方正宋刻本秀楷简体" w:hint="eastAsia"/>
          <w:b/>
          <w:bCs/>
        </w:rPr>
        <w:t>将多个</w:t>
      </w:r>
      <w:r>
        <w:rPr>
          <w:rFonts w:eastAsia="方正宋刻本秀楷简体" w:hint="eastAsia"/>
          <w:b/>
          <w:bCs/>
        </w:rPr>
        <w:t xml:space="preserve"> daemons </w:t>
      </w:r>
      <w:r>
        <w:rPr>
          <w:rFonts w:eastAsia="方正宋刻本秀楷简体" w:hint="eastAsia"/>
          <w:b/>
          <w:bCs/>
        </w:rPr>
        <w:t>集合成为一个群组：</w:t>
      </w:r>
      <w:r>
        <w:rPr>
          <w:rFonts w:eastAsia="方正宋刻本秀楷简体" w:hint="eastAsia"/>
          <w:b/>
          <w:bCs/>
        </w:rPr>
        <w:br/>
      </w:r>
      <w:r>
        <w:rPr>
          <w:rFonts w:eastAsia="方正宋刻本秀楷简体" w:hint="eastAsia"/>
          <w:b/>
          <w:bCs/>
        </w:rPr>
        <w:tab/>
      </w:r>
      <w:r>
        <w:rPr>
          <w:rFonts w:eastAsia="方正宋刻本秀楷简体" w:hint="eastAsia"/>
          <w:b/>
          <w:bCs/>
        </w:rPr>
        <w:tab/>
      </w:r>
      <w:r>
        <w:rPr>
          <w:rFonts w:eastAsia="方正宋刻本秀楷简体" w:hint="eastAsia"/>
        </w:rPr>
        <w:t>如同</w:t>
      </w:r>
      <w:r>
        <w:rPr>
          <w:rFonts w:eastAsia="方正宋刻本秀楷简体" w:hint="eastAsia"/>
        </w:rPr>
        <w:t xml:space="preserve"> </w:t>
      </w:r>
      <w:proofErr w:type="spellStart"/>
      <w:r>
        <w:rPr>
          <w:rFonts w:eastAsia="方正宋刻本秀楷简体" w:hint="eastAsia"/>
        </w:rPr>
        <w:t>systemV</w:t>
      </w:r>
      <w:proofErr w:type="spellEnd"/>
      <w:r>
        <w:rPr>
          <w:rFonts w:eastAsia="方正宋刻本秀楷简体" w:hint="eastAsia"/>
        </w:rPr>
        <w:t xml:space="preserve"> </w:t>
      </w:r>
      <w:r>
        <w:rPr>
          <w:rFonts w:eastAsia="方正宋刻本秀楷简体" w:hint="eastAsia"/>
        </w:rPr>
        <w:t>的</w:t>
      </w:r>
      <w:r>
        <w:rPr>
          <w:rFonts w:eastAsia="方正宋刻本秀楷简体" w:hint="eastAsia"/>
        </w:rPr>
        <w:t xml:space="preserve"> </w:t>
      </w:r>
      <w:proofErr w:type="spellStart"/>
      <w:r>
        <w:rPr>
          <w:rFonts w:eastAsia="方正宋刻本秀楷简体" w:hint="eastAsia"/>
        </w:rPr>
        <w:t>init</w:t>
      </w:r>
      <w:proofErr w:type="spellEnd"/>
      <w:r>
        <w:rPr>
          <w:rFonts w:eastAsia="方正宋刻本秀楷简体" w:hint="eastAsia"/>
        </w:rPr>
        <w:t xml:space="preserve"> </w:t>
      </w:r>
      <w:r>
        <w:rPr>
          <w:rFonts w:eastAsia="方正宋刻本秀楷简体" w:hint="eastAsia"/>
        </w:rPr>
        <w:t>里头有个</w:t>
      </w:r>
      <w:r>
        <w:rPr>
          <w:rFonts w:eastAsia="方正宋刻本秀楷简体" w:hint="eastAsia"/>
        </w:rPr>
        <w:t xml:space="preserve"> </w:t>
      </w:r>
      <w:proofErr w:type="spellStart"/>
      <w:r>
        <w:rPr>
          <w:rFonts w:eastAsia="方正宋刻本秀楷简体" w:hint="eastAsia"/>
        </w:rPr>
        <w:t>runlevel</w:t>
      </w:r>
      <w:proofErr w:type="spellEnd"/>
      <w:r>
        <w:rPr>
          <w:rFonts w:eastAsia="方正宋刻本秀楷简体" w:hint="eastAsia"/>
        </w:rPr>
        <w:t xml:space="preserve"> </w:t>
      </w:r>
      <w:r>
        <w:rPr>
          <w:rFonts w:eastAsia="方正宋刻本秀楷简体" w:hint="eastAsia"/>
        </w:rPr>
        <w:t>的特色</w:t>
      </w:r>
    </w:p>
    <w:p w14:paraId="3661F3E2" w14:textId="77777777" w:rsidR="00ED6DF6" w:rsidRDefault="00ED6DF6">
      <w:pPr>
        <w:adjustRightInd w:val="0"/>
        <w:snapToGrid w:val="0"/>
        <w:ind w:left="420" w:firstLine="420"/>
        <w:jc w:val="left"/>
        <w:rPr>
          <w:rFonts w:eastAsia="方正宋刻本秀楷简体"/>
        </w:rPr>
      </w:pP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将许多</w:t>
      </w:r>
      <w:r>
        <w:rPr>
          <w:rFonts w:eastAsia="方正宋刻本秀楷简体" w:hint="eastAsia"/>
        </w:rPr>
        <w:t>daemon</w:t>
      </w:r>
      <w:r>
        <w:rPr>
          <w:rFonts w:eastAsia="方正宋刻本秀楷简体" w:hint="eastAsia"/>
        </w:rPr>
        <w:t>功能集合成一个</w:t>
      </w:r>
      <w:r>
        <w:rPr>
          <w:rFonts w:eastAsia="方正宋刻本秀楷简体" w:hint="eastAsia"/>
        </w:rPr>
        <w:t>target</w:t>
      </w:r>
      <w:r>
        <w:rPr>
          <w:rFonts w:eastAsia="方正宋刻本秀楷简体" w:hint="eastAsia"/>
        </w:rPr>
        <w:t>，主要在设计操作环境的创建</w:t>
      </w:r>
    </w:p>
    <w:p w14:paraId="66D5EEC1" w14:textId="77777777" w:rsidR="00ED6DF6" w:rsidRDefault="00ED6DF6">
      <w:pPr>
        <w:adjustRightInd w:val="0"/>
        <w:snapToGrid w:val="0"/>
        <w:jc w:val="left"/>
        <w:rPr>
          <w:rFonts w:eastAsia="方正宋刻本秀楷简体"/>
        </w:rPr>
      </w:pPr>
    </w:p>
    <w:p w14:paraId="38355128" w14:textId="77777777" w:rsidR="00ED6DF6" w:rsidRDefault="00ED6DF6">
      <w:pPr>
        <w:adjustRightInd w:val="0"/>
        <w:snapToGrid w:val="0"/>
        <w:ind w:firstLine="420"/>
        <w:jc w:val="left"/>
        <w:rPr>
          <w:rFonts w:eastAsia="方正宋刻本秀楷简体"/>
        </w:rPr>
      </w:pPr>
      <w:r>
        <w:rPr>
          <w:rFonts w:eastAsia="方正宋刻本秀楷简体" w:hint="eastAsia"/>
          <w:b/>
          <w:bCs/>
        </w:rPr>
        <w:t>向下相容旧有的</w:t>
      </w:r>
      <w:r>
        <w:rPr>
          <w:rFonts w:eastAsia="方正宋刻本秀楷简体" w:hint="eastAsia"/>
          <w:b/>
          <w:bCs/>
        </w:rPr>
        <w:t xml:space="preserve"> </w:t>
      </w:r>
      <w:proofErr w:type="spellStart"/>
      <w:r>
        <w:rPr>
          <w:rFonts w:eastAsia="方正宋刻本秀楷简体" w:hint="eastAsia"/>
          <w:b/>
          <w:bCs/>
        </w:rPr>
        <w:t>init</w:t>
      </w:r>
      <w:proofErr w:type="spellEnd"/>
      <w:r>
        <w:rPr>
          <w:rFonts w:eastAsia="方正宋刻本秀楷简体" w:hint="eastAsia"/>
          <w:b/>
          <w:bCs/>
        </w:rPr>
        <w:t xml:space="preserve"> </w:t>
      </w:r>
      <w:r>
        <w:rPr>
          <w:rFonts w:eastAsia="方正宋刻本秀楷简体" w:hint="eastAsia"/>
          <w:b/>
          <w:bCs/>
        </w:rPr>
        <w:t>服务脚本：</w:t>
      </w:r>
      <w:r>
        <w:rPr>
          <w:rFonts w:eastAsia="方正宋刻本秀楷简体" w:hint="eastAsia"/>
          <w:b/>
          <w:bCs/>
        </w:rPr>
        <w:br/>
      </w:r>
      <w:r>
        <w:rPr>
          <w:rFonts w:eastAsia="方正宋刻本秀楷简体" w:hint="eastAsia"/>
          <w:b/>
          <w:bCs/>
        </w:rPr>
        <w:tab/>
      </w:r>
      <w:r>
        <w:rPr>
          <w:rFonts w:eastAsia="方正宋刻本秀楷简体" w:hint="eastAsia"/>
          <w:b/>
          <w:bCs/>
        </w:rPr>
        <w:tab/>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是可以相容于</w:t>
      </w:r>
      <w:r>
        <w:rPr>
          <w:rFonts w:eastAsia="方正宋刻本秀楷简体" w:hint="eastAsia"/>
        </w:rPr>
        <w:t xml:space="preserve"> </w:t>
      </w:r>
      <w:proofErr w:type="spellStart"/>
      <w:r>
        <w:rPr>
          <w:rFonts w:eastAsia="方正宋刻本秀楷简体" w:hint="eastAsia"/>
        </w:rPr>
        <w:t>init</w:t>
      </w:r>
      <w:proofErr w:type="spellEnd"/>
      <w:r>
        <w:rPr>
          <w:rFonts w:eastAsia="方正宋刻本秀楷简体" w:hint="eastAsia"/>
        </w:rPr>
        <w:t xml:space="preserve"> </w:t>
      </w:r>
      <w:r>
        <w:rPr>
          <w:rFonts w:eastAsia="方正宋刻本秀楷简体" w:hint="eastAsia"/>
        </w:rPr>
        <w:t>的启动脚本的</w:t>
      </w:r>
    </w:p>
    <w:p w14:paraId="70774CB6" w14:textId="77777777" w:rsidR="00ED6DF6" w:rsidRDefault="00ED6DF6">
      <w:pPr>
        <w:adjustRightInd w:val="0"/>
        <w:snapToGrid w:val="0"/>
        <w:ind w:left="420" w:firstLine="420"/>
        <w:jc w:val="left"/>
        <w:rPr>
          <w:rFonts w:eastAsia="方正宋刻本秀楷简体"/>
        </w:rPr>
      </w:pPr>
      <w:r>
        <w:rPr>
          <w:rFonts w:eastAsia="方正宋刻本秀楷简体" w:hint="eastAsia"/>
        </w:rPr>
        <w:t>不过</w:t>
      </w:r>
      <w:proofErr w:type="spellStart"/>
      <w:r>
        <w:rPr>
          <w:rFonts w:eastAsia="方正宋刻本秀楷简体" w:hint="eastAsia"/>
        </w:rPr>
        <w:t>systemd</w:t>
      </w:r>
      <w:proofErr w:type="spellEnd"/>
      <w:r>
        <w:rPr>
          <w:rFonts w:eastAsia="方正宋刻本秀楷简体" w:hint="eastAsia"/>
        </w:rPr>
        <w:t>也是有些地方无法完全取代</w:t>
      </w:r>
      <w:r>
        <w:rPr>
          <w:rFonts w:eastAsia="方正宋刻本秀楷简体" w:hint="eastAsia"/>
        </w:rPr>
        <w:t xml:space="preserve"> init </w:t>
      </w:r>
      <w:r>
        <w:rPr>
          <w:rFonts w:eastAsia="方正宋刻本秀楷简体" w:hint="eastAsia"/>
        </w:rPr>
        <w:t>的</w:t>
      </w:r>
    </w:p>
    <w:p w14:paraId="2BC6D283" w14:textId="77777777" w:rsidR="00ED6DF6" w:rsidRDefault="00ED6DF6">
      <w:pPr>
        <w:adjustRightInd w:val="0"/>
        <w:snapToGrid w:val="0"/>
        <w:ind w:left="420" w:firstLine="420"/>
        <w:jc w:val="left"/>
        <w:rPr>
          <w:rFonts w:eastAsia="方正宋刻本秀楷简体"/>
        </w:rPr>
      </w:pPr>
      <w:r>
        <w:rPr>
          <w:rFonts w:eastAsia="方正宋刻本秀楷简体" w:hint="eastAsia"/>
        </w:rPr>
        <w:t>仅有</w:t>
      </w:r>
      <w:r>
        <w:rPr>
          <w:rFonts w:eastAsia="方正宋刻本秀楷简体" w:hint="eastAsia"/>
        </w:rPr>
        <w:t xml:space="preserve"> </w:t>
      </w:r>
      <w:proofErr w:type="spellStart"/>
      <w:r>
        <w:rPr>
          <w:rFonts w:eastAsia="方正宋刻本秀楷简体" w:hint="eastAsia"/>
        </w:rPr>
        <w:t>runlevel</w:t>
      </w:r>
      <w:proofErr w:type="spellEnd"/>
      <w:r>
        <w:rPr>
          <w:rFonts w:eastAsia="方正宋刻本秀楷简体" w:hint="eastAsia"/>
        </w:rPr>
        <w:t xml:space="preserve"> 1, 3, 5 </w:t>
      </w:r>
      <w:r>
        <w:rPr>
          <w:rFonts w:eastAsia="方正宋刻本秀楷简体" w:hint="eastAsia"/>
        </w:rPr>
        <w:t>有对应到</w:t>
      </w:r>
      <w:r>
        <w:rPr>
          <w:rFonts w:eastAsia="方正宋刻本秀楷简体" w:hint="eastAsia"/>
        </w:rPr>
        <w:t xml:space="preserve"> </w:t>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的某些</w:t>
      </w:r>
      <w:r>
        <w:rPr>
          <w:rFonts w:eastAsia="方正宋刻本秀楷简体" w:hint="eastAsia"/>
        </w:rPr>
        <w:t xml:space="preserve"> target </w:t>
      </w:r>
      <w:r>
        <w:rPr>
          <w:rFonts w:eastAsia="方正宋刻本秀楷简体" w:hint="eastAsia"/>
        </w:rPr>
        <w:t>类型而已</w:t>
      </w:r>
    </w:p>
    <w:p w14:paraId="0586B0C1" w14:textId="5D1B79D0" w:rsidR="00ED6DF6" w:rsidRDefault="00ED6DF6" w:rsidP="003621E2">
      <w:pPr>
        <w:adjustRightInd w:val="0"/>
        <w:snapToGrid w:val="0"/>
        <w:ind w:left="840"/>
        <w:jc w:val="left"/>
        <w:rPr>
          <w:rFonts w:eastAsia="方正宋刻本秀楷简体"/>
        </w:rPr>
      </w:pPr>
      <w:r>
        <w:rPr>
          <w:rFonts w:eastAsia="方正宋刻本秀楷简体" w:hint="eastAsia"/>
        </w:rPr>
        <w:t>全部的</w:t>
      </w:r>
      <w:proofErr w:type="spellStart"/>
      <w:r>
        <w:rPr>
          <w:rFonts w:eastAsia="方正宋刻本秀楷简体" w:hint="eastAsia"/>
        </w:rPr>
        <w:t>systemd</w:t>
      </w:r>
      <w:proofErr w:type="spellEnd"/>
      <w:r>
        <w:rPr>
          <w:rFonts w:eastAsia="方正宋刻本秀楷简体" w:hint="eastAsia"/>
        </w:rPr>
        <w:t>都用</w:t>
      </w:r>
      <w:proofErr w:type="spellStart"/>
      <w:r>
        <w:rPr>
          <w:rFonts w:eastAsia="方正宋刻本秀楷简体" w:hint="eastAsia"/>
        </w:rPr>
        <w:t>systemctl</w:t>
      </w:r>
      <w:proofErr w:type="spellEnd"/>
      <w:r>
        <w:rPr>
          <w:rFonts w:eastAsia="方正宋刻本秀楷简体" w:hint="eastAsia"/>
        </w:rPr>
        <w:t>这个管理程序管理，而</w:t>
      </w:r>
      <w:proofErr w:type="spellStart"/>
      <w:r>
        <w:rPr>
          <w:rFonts w:eastAsia="方正宋刻本秀楷简体" w:hint="eastAsia"/>
        </w:rPr>
        <w:t>systemctl</w:t>
      </w:r>
      <w:proofErr w:type="spellEnd"/>
      <w:r>
        <w:rPr>
          <w:rFonts w:eastAsia="方正宋刻本秀楷简体" w:hint="eastAsia"/>
        </w:rPr>
        <w:t>支持的语法有限制，不像</w:t>
      </w:r>
      <w:r>
        <w:rPr>
          <w:rFonts w:eastAsia="方正宋刻本秀楷简体" w:hint="eastAsia"/>
        </w:rPr>
        <w:t xml:space="preserve">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init.d</w:t>
      </w:r>
      <w:proofErr w:type="spellEnd"/>
      <w:r>
        <w:rPr>
          <w:rFonts w:eastAsia="方正宋刻本秀楷简体" w:hint="eastAsia"/>
        </w:rPr>
        <w:t xml:space="preserve">/daemon </w:t>
      </w:r>
      <w:r>
        <w:rPr>
          <w:rFonts w:eastAsia="方正宋刻本秀楷简体" w:hint="eastAsia"/>
        </w:rPr>
        <w:t>就是纯脚本可以自订参数，</w:t>
      </w:r>
      <w:proofErr w:type="spellStart"/>
      <w:r>
        <w:rPr>
          <w:rFonts w:eastAsia="方正宋刻本秀楷简体" w:hint="eastAsia"/>
        </w:rPr>
        <w:t>systemctl</w:t>
      </w:r>
      <w:proofErr w:type="spellEnd"/>
      <w:r>
        <w:rPr>
          <w:rFonts w:eastAsia="方正宋刻本秀楷简体" w:hint="eastAsia"/>
        </w:rPr>
        <w:t xml:space="preserve"> </w:t>
      </w:r>
      <w:r>
        <w:rPr>
          <w:rFonts w:eastAsia="方正宋刻本秀楷简体" w:hint="eastAsia"/>
        </w:rPr>
        <w:t>不可自订参数</w:t>
      </w:r>
    </w:p>
    <w:p w14:paraId="1B378254" w14:textId="77777777" w:rsidR="00ED6DF6" w:rsidRDefault="00ED6DF6">
      <w:pPr>
        <w:adjustRightInd w:val="0"/>
        <w:snapToGrid w:val="0"/>
        <w:ind w:left="420" w:firstLine="420"/>
        <w:jc w:val="left"/>
        <w:rPr>
          <w:rFonts w:eastAsia="方正宋刻本秀楷简体"/>
        </w:rPr>
      </w:pPr>
      <w:r>
        <w:rPr>
          <w:rFonts w:eastAsia="方正宋刻本秀楷简体" w:hint="eastAsia"/>
        </w:rPr>
        <w:t>如果服务是管理员自己手动执行启动，</w:t>
      </w:r>
    </w:p>
    <w:p w14:paraId="3B8F9C6B" w14:textId="77777777" w:rsidR="00ED6DF6" w:rsidRDefault="00ED6DF6">
      <w:pPr>
        <w:adjustRightInd w:val="0"/>
        <w:snapToGrid w:val="0"/>
        <w:ind w:left="420" w:firstLine="420"/>
        <w:jc w:val="left"/>
        <w:rPr>
          <w:rFonts w:eastAsia="方正宋刻本秀楷简体"/>
        </w:rPr>
      </w:pPr>
      <w:r>
        <w:rPr>
          <w:rFonts w:eastAsia="方正宋刻本秀楷简体" w:hint="eastAsia"/>
        </w:rPr>
        <w:t>例如你自己手动输入</w:t>
      </w:r>
      <w:r>
        <w:rPr>
          <w:rFonts w:eastAsia="方正宋刻本秀楷简体" w:hint="eastAsia"/>
        </w:rPr>
        <w:t xml:space="preserve"> </w:t>
      </w:r>
      <w:proofErr w:type="spellStart"/>
      <w:r>
        <w:rPr>
          <w:rFonts w:eastAsia="方正宋刻本秀楷简体" w:hint="eastAsia"/>
        </w:rPr>
        <w:t>crond</w:t>
      </w:r>
      <w:proofErr w:type="spellEnd"/>
      <w:r>
        <w:rPr>
          <w:rFonts w:eastAsia="方正宋刻本秀楷简体" w:hint="eastAsia"/>
        </w:rPr>
        <w:t>启动</w:t>
      </w:r>
      <w:proofErr w:type="spellStart"/>
      <w:r>
        <w:rPr>
          <w:rFonts w:eastAsia="方正宋刻本秀楷简体" w:hint="eastAsia"/>
        </w:rPr>
        <w:t>crond</w:t>
      </w:r>
      <w:proofErr w:type="spellEnd"/>
      <w:r>
        <w:rPr>
          <w:rFonts w:eastAsia="方正宋刻本秀楷简体" w:hint="eastAsia"/>
        </w:rPr>
        <w:t>服务，</w:t>
      </w:r>
      <w:r>
        <w:rPr>
          <w:rFonts w:eastAsia="方正宋刻本秀楷简体" w:hint="eastAsia"/>
        </w:rPr>
        <w:t xml:space="preserve"> </w:t>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将无法侦测并管理该服务</w:t>
      </w:r>
    </w:p>
    <w:p w14:paraId="0F708ECA" w14:textId="77777777" w:rsidR="00ED6DF6" w:rsidRDefault="00ED6DF6">
      <w:pPr>
        <w:adjustRightInd w:val="0"/>
        <w:snapToGrid w:val="0"/>
        <w:ind w:left="420" w:firstLine="420"/>
        <w:jc w:val="left"/>
        <w:rPr>
          <w:rFonts w:eastAsia="方正宋刻本秀楷简体"/>
        </w:rPr>
      </w:pP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启动过程中，无法与管理员通过</w:t>
      </w:r>
      <w:r>
        <w:rPr>
          <w:rFonts w:eastAsia="方正宋刻本秀楷简体" w:hint="eastAsia"/>
        </w:rPr>
        <w:t>standard input</w:t>
      </w:r>
      <w:r>
        <w:rPr>
          <w:rFonts w:eastAsia="方正宋刻本秀楷简体" w:hint="eastAsia"/>
        </w:rPr>
        <w:t>传入</w:t>
      </w:r>
      <w:proofErr w:type="gramStart"/>
      <w:r>
        <w:rPr>
          <w:rFonts w:eastAsia="方正宋刻本秀楷简体" w:hint="eastAsia"/>
        </w:rPr>
        <w:t>讯息</w:t>
      </w:r>
      <w:proofErr w:type="gramEnd"/>
    </w:p>
    <w:p w14:paraId="6C228DA8" w14:textId="77777777" w:rsidR="00ED6DF6" w:rsidRDefault="00ED6DF6">
      <w:pPr>
        <w:adjustRightInd w:val="0"/>
        <w:snapToGrid w:val="0"/>
        <w:ind w:left="420" w:firstLine="420"/>
        <w:jc w:val="left"/>
        <w:rPr>
          <w:rFonts w:eastAsia="方正宋刻本秀楷简体"/>
        </w:rPr>
      </w:pPr>
      <w:r>
        <w:rPr>
          <w:rFonts w:eastAsia="方正宋刻本秀楷简体" w:hint="eastAsia"/>
        </w:rPr>
        <w:t>自行撰写</w:t>
      </w:r>
      <w:r>
        <w:rPr>
          <w:rFonts w:eastAsia="方正宋刻本秀楷简体" w:hint="eastAsia"/>
        </w:rPr>
        <w:t xml:space="preserve"> </w:t>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的启动设置时，务必要取消互动机制，连通过启动时传进的标</w:t>
      </w:r>
      <w:r>
        <w:rPr>
          <w:rFonts w:eastAsia="方正宋刻本秀楷简体" w:hint="eastAsia"/>
        </w:rPr>
        <w:tab/>
      </w:r>
      <w:r>
        <w:rPr>
          <w:rFonts w:eastAsia="方正宋刻本秀楷简体" w:hint="eastAsia"/>
        </w:rPr>
        <w:t>准输入</w:t>
      </w:r>
      <w:proofErr w:type="gramStart"/>
      <w:r>
        <w:rPr>
          <w:rFonts w:eastAsia="方正宋刻本秀楷简体" w:hint="eastAsia"/>
        </w:rPr>
        <w:t>讯息</w:t>
      </w:r>
      <w:proofErr w:type="gramEnd"/>
      <w:r>
        <w:rPr>
          <w:rFonts w:eastAsia="方正宋刻本秀楷简体" w:hint="eastAsia"/>
        </w:rPr>
        <w:t>也要避免</w:t>
      </w:r>
    </w:p>
    <w:p w14:paraId="04A161AB" w14:textId="77777777" w:rsidR="00ED6DF6" w:rsidRDefault="00ED6DF6">
      <w:pPr>
        <w:adjustRightInd w:val="0"/>
        <w:snapToGrid w:val="0"/>
        <w:ind w:left="420" w:firstLine="420"/>
        <w:jc w:val="left"/>
        <w:rPr>
          <w:rFonts w:eastAsia="方正宋刻本秀楷简体"/>
        </w:rPr>
      </w:pPr>
    </w:p>
    <w:p w14:paraId="3E2C8582"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与</w:t>
      </w:r>
      <w:r>
        <w:rPr>
          <w:rFonts w:eastAsia="方正宋刻本秀楷简体" w:hint="eastAsia"/>
          <w:b/>
          <w:bCs/>
          <w:sz w:val="40"/>
          <w:szCs w:val="48"/>
        </w:rPr>
        <w:t>system</w:t>
      </w:r>
      <w:r>
        <w:rPr>
          <w:rFonts w:eastAsia="方正宋刻本秀楷简体" w:hint="eastAsia"/>
          <w:b/>
          <w:bCs/>
          <w:sz w:val="40"/>
          <w:szCs w:val="48"/>
        </w:rPr>
        <w:t>运行相关的目录</w:t>
      </w:r>
    </w:p>
    <w:p w14:paraId="4D0AA265" w14:textId="77777777" w:rsidR="00ED6DF6" w:rsidRDefault="00ED6DF6">
      <w:pPr>
        <w:adjustRightInd w:val="0"/>
        <w:snapToGrid w:val="0"/>
        <w:jc w:val="left"/>
        <w:rPr>
          <w:rFonts w:eastAsia="方正宋刻本秀楷简体"/>
        </w:rPr>
      </w:pPr>
    </w:p>
    <w:p w14:paraId="2C04D230" w14:textId="77777777" w:rsidR="00ED6DF6" w:rsidRDefault="00ED6DF6">
      <w:pPr>
        <w:adjustRightInd w:val="0"/>
        <w:snapToGrid w:val="0"/>
        <w:jc w:val="left"/>
        <w:rPr>
          <w:rFonts w:eastAsia="方正宋刻本秀楷简体"/>
          <w:b/>
          <w:bCs/>
          <w:color w:val="0070C0"/>
        </w:rPr>
      </w:pPr>
      <w:r>
        <w:rPr>
          <w:rFonts w:eastAsia="方正宋刻本秀楷简体" w:hint="eastAsia"/>
        </w:rPr>
        <w:tab/>
      </w:r>
      <w:r>
        <w:rPr>
          <w:rFonts w:eastAsia="方正宋刻本秀楷简体" w:hint="eastAsia"/>
          <w:b/>
          <w:bCs/>
          <w:color w:val="00B050"/>
        </w:rPr>
        <w:t>/</w:t>
      </w:r>
      <w:proofErr w:type="spellStart"/>
      <w:r>
        <w:rPr>
          <w:rFonts w:eastAsia="方正宋刻本秀楷简体" w:hint="eastAsia"/>
          <w:b/>
          <w:bCs/>
          <w:color w:val="00B050"/>
        </w:rPr>
        <w:t>usr</w:t>
      </w:r>
      <w:proofErr w:type="spellEnd"/>
      <w:r>
        <w:rPr>
          <w:rFonts w:eastAsia="方正宋刻本秀楷简体" w:hint="eastAsia"/>
          <w:b/>
          <w:bCs/>
          <w:color w:val="00B050"/>
        </w:rPr>
        <w:t>/lib/</w:t>
      </w:r>
      <w:proofErr w:type="spellStart"/>
      <w:r>
        <w:rPr>
          <w:rFonts w:eastAsia="方正宋刻本秀楷简体" w:hint="eastAsia"/>
          <w:b/>
          <w:bCs/>
          <w:color w:val="00B050"/>
        </w:rPr>
        <w:t>systemd</w:t>
      </w:r>
      <w:proofErr w:type="spellEnd"/>
      <w:r>
        <w:rPr>
          <w:rFonts w:eastAsia="方正宋刻本秀楷简体" w:hint="eastAsia"/>
          <w:b/>
          <w:bCs/>
          <w:color w:val="00B050"/>
        </w:rPr>
        <w:t>/system/</w:t>
      </w:r>
      <w:r>
        <w:rPr>
          <w:rFonts w:eastAsia="方正宋刻本秀楷简体" w:hint="eastAsia"/>
          <w:b/>
          <w:bCs/>
        </w:rPr>
        <w:t>：</w:t>
      </w:r>
      <w:r>
        <w:rPr>
          <w:rFonts w:eastAsia="方正宋刻本秀楷简体" w:hint="eastAsia"/>
        </w:rPr>
        <w:tab/>
      </w:r>
      <w:r>
        <w:rPr>
          <w:rFonts w:eastAsia="方正宋刻本秀楷简体" w:hint="eastAsia"/>
        </w:rPr>
        <w:t>官方</w:t>
      </w:r>
      <w:proofErr w:type="gramStart"/>
      <w:r>
        <w:rPr>
          <w:rFonts w:eastAsia="方正宋刻本秀楷简体" w:hint="eastAsia"/>
        </w:rPr>
        <w:t>带每个</w:t>
      </w:r>
      <w:proofErr w:type="gramEnd"/>
      <w:r>
        <w:rPr>
          <w:rFonts w:eastAsia="方正宋刻本秀楷简体" w:hint="eastAsia"/>
        </w:rPr>
        <w:t>服务</w:t>
      </w:r>
      <w:r>
        <w:rPr>
          <w:rFonts w:eastAsia="方正宋刻本秀楷简体" w:hint="eastAsia"/>
          <w:b/>
          <w:bCs/>
        </w:rPr>
        <w:t>默认的、最主要的</w:t>
      </w:r>
      <w:r>
        <w:rPr>
          <w:rFonts w:eastAsia="方正宋刻本秀楷简体" w:hint="eastAsia"/>
        </w:rPr>
        <w:t>启动脚本配置</w:t>
      </w:r>
      <w:r>
        <w:rPr>
          <w:rFonts w:eastAsia="方正宋刻本秀楷简体" w:hint="eastAsia"/>
          <w:b/>
          <w:bCs/>
          <w:color w:val="0070C0"/>
        </w:rPr>
        <w:t>实际文件</w:t>
      </w:r>
    </w:p>
    <w:p w14:paraId="50003894"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类似</w:t>
      </w:r>
      <w:r>
        <w:rPr>
          <w:rFonts w:eastAsia="方正宋刻本秀楷简体" w:hint="eastAsia"/>
        </w:rPr>
        <w:t xml:space="preserve">/etc/init.d </w:t>
      </w:r>
      <w:r>
        <w:rPr>
          <w:rFonts w:eastAsia="方正宋刻本秀楷简体" w:hint="eastAsia"/>
        </w:rPr>
        <w:t>下面的文件，优先</w:t>
      </w:r>
      <w:r>
        <w:rPr>
          <w:rFonts w:eastAsia="方正宋刻本秀楷简体" w:hint="eastAsia"/>
          <w:color w:val="92D050"/>
        </w:rPr>
        <w:t>序最低</w:t>
      </w:r>
    </w:p>
    <w:p w14:paraId="338767FF" w14:textId="2EA6E77E"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b/>
          <w:bCs/>
        </w:rPr>
        <w:t>/run/</w:t>
      </w:r>
      <w:proofErr w:type="spellStart"/>
      <w:r>
        <w:rPr>
          <w:rFonts w:eastAsia="方正宋刻本秀楷简体" w:hint="eastAsia"/>
          <w:b/>
          <w:bCs/>
        </w:rPr>
        <w:t>systemd</w:t>
      </w:r>
      <w:proofErr w:type="spellEnd"/>
      <w:r>
        <w:rPr>
          <w:rFonts w:eastAsia="方正宋刻本秀楷简体" w:hint="eastAsia"/>
          <w:b/>
          <w:bCs/>
        </w:rPr>
        <w:t>/system/</w:t>
      </w:r>
      <w:r>
        <w:rPr>
          <w:rFonts w:eastAsia="方正宋刻本秀楷简体" w:hint="eastAsia"/>
          <w:b/>
          <w:bCs/>
        </w:rPr>
        <w:t>：</w:t>
      </w:r>
      <w:r>
        <w:rPr>
          <w:rFonts w:eastAsia="方正宋刻本秀楷简体" w:hint="eastAsia"/>
        </w:rPr>
        <w:tab/>
      </w:r>
      <w:r>
        <w:rPr>
          <w:rFonts w:eastAsia="方正宋刻本秀楷简体" w:hint="eastAsia"/>
        </w:rPr>
        <w:t>系统</w:t>
      </w:r>
      <w:r>
        <w:rPr>
          <w:rFonts w:eastAsia="方正宋刻本秀楷简体" w:hint="eastAsia"/>
          <w:b/>
          <w:bCs/>
        </w:rPr>
        <w:t>执行过程中</w:t>
      </w:r>
      <w:r>
        <w:rPr>
          <w:rFonts w:eastAsia="方正宋刻本秀楷简体" w:hint="eastAsia"/>
        </w:rPr>
        <w:t>产生的服务脚本，优先序</w:t>
      </w:r>
      <w:r>
        <w:rPr>
          <w:rFonts w:eastAsia="方正宋刻本秀楷简体" w:hint="eastAsia"/>
          <w:color w:val="FFC000"/>
        </w:rPr>
        <w:t>稍高</w:t>
      </w:r>
      <w:r>
        <w:rPr>
          <w:rFonts w:eastAsia="方正宋刻本秀楷简体" w:hint="eastAsia"/>
        </w:rPr>
        <w:br/>
      </w:r>
      <w:r>
        <w:rPr>
          <w:rFonts w:eastAsia="方正宋刻本秀楷简体" w:hint="eastAsia"/>
        </w:rPr>
        <w:tab/>
      </w:r>
      <w:r>
        <w:rPr>
          <w:rFonts w:eastAsia="方正宋刻本秀楷简体" w:hint="eastAsia"/>
          <w:b/>
          <w:bCs/>
          <w:color w:val="FF0000"/>
        </w:rPr>
        <w:t>/</w:t>
      </w:r>
      <w:proofErr w:type="spellStart"/>
      <w:r>
        <w:rPr>
          <w:rFonts w:eastAsia="方正宋刻本秀楷简体" w:hint="eastAsia"/>
          <w:b/>
          <w:bCs/>
          <w:color w:val="FF0000"/>
        </w:rPr>
        <w:t>etc</w:t>
      </w:r>
      <w:proofErr w:type="spellEnd"/>
      <w:r>
        <w:rPr>
          <w:rFonts w:eastAsia="方正宋刻本秀楷简体" w:hint="eastAsia"/>
          <w:b/>
          <w:bCs/>
          <w:color w:val="FF0000"/>
        </w:rPr>
        <w:t>/</w:t>
      </w:r>
      <w:proofErr w:type="spellStart"/>
      <w:r>
        <w:rPr>
          <w:rFonts w:eastAsia="方正宋刻本秀楷简体" w:hint="eastAsia"/>
          <w:b/>
          <w:bCs/>
          <w:color w:val="FF0000"/>
        </w:rPr>
        <w:t>systemd</w:t>
      </w:r>
      <w:proofErr w:type="spellEnd"/>
      <w:r>
        <w:rPr>
          <w:rFonts w:eastAsia="方正宋刻本秀楷简体" w:hint="eastAsia"/>
          <w:b/>
          <w:bCs/>
          <w:color w:val="FF0000"/>
        </w:rPr>
        <w:t>/system/</w:t>
      </w:r>
      <w:r>
        <w:rPr>
          <w:rFonts w:eastAsia="方正宋刻本秀楷简体" w:hint="eastAsia"/>
          <w:b/>
          <w:bCs/>
          <w:color w:val="FF0000"/>
        </w:rPr>
        <w:t>：</w:t>
      </w:r>
      <w:r>
        <w:rPr>
          <w:rFonts w:eastAsia="方正宋刻本秀楷简体" w:hint="eastAsia"/>
        </w:rPr>
        <w:tab/>
      </w:r>
      <w:r>
        <w:rPr>
          <w:rFonts w:eastAsia="方正宋刻本秀楷简体" w:hint="eastAsia"/>
        </w:rPr>
        <w:t>依据主机系统的需求</w:t>
      </w:r>
      <w:r>
        <w:rPr>
          <w:rFonts w:eastAsia="方正宋刻本秀楷简体" w:hint="eastAsia"/>
          <w:b/>
          <w:bCs/>
        </w:rPr>
        <w:t>管理员所创建</w:t>
      </w:r>
      <w:r>
        <w:rPr>
          <w:rFonts w:eastAsia="方正宋刻本秀楷简体" w:hint="eastAsia"/>
        </w:rPr>
        <w:t>的执行脚本</w:t>
      </w:r>
      <w:r w:rsidR="003621E2">
        <w:rPr>
          <w:rFonts w:eastAsia="方正宋刻本秀楷简体" w:hint="eastAsia"/>
        </w:rPr>
        <w:t>,</w:t>
      </w:r>
      <w:r>
        <w:rPr>
          <w:rFonts w:eastAsia="方正宋刻本秀楷简体" w:hint="eastAsia"/>
        </w:rPr>
        <w:t>优先序</w:t>
      </w:r>
      <w:r>
        <w:rPr>
          <w:rFonts w:eastAsia="方正宋刻本秀楷简体" w:hint="eastAsia"/>
          <w:color w:val="FF0000"/>
        </w:rPr>
        <w:t>最高</w:t>
      </w:r>
    </w:p>
    <w:p w14:paraId="6CAD807E" w14:textId="77777777" w:rsidR="00ED6DF6" w:rsidRDefault="00ED6DF6">
      <w:pPr>
        <w:adjustRightInd w:val="0"/>
        <w:snapToGrid w:val="0"/>
        <w:ind w:left="2520" w:firstLine="420"/>
        <w:jc w:val="left"/>
        <w:rPr>
          <w:rFonts w:eastAsia="方正宋刻本秀楷简体"/>
          <w:color w:val="0070C0"/>
        </w:rPr>
      </w:pPr>
      <w:r>
        <w:rPr>
          <w:rFonts w:eastAsia="方正宋刻本秀楷简体" w:hint="eastAsia"/>
        </w:rPr>
        <w:t>类似</w:t>
      </w:r>
      <w:r>
        <w:rPr>
          <w:rFonts w:eastAsia="方正宋刻本秀楷简体" w:hint="eastAsia"/>
        </w:rPr>
        <w:t xml:space="preserve">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rc.d</w:t>
      </w:r>
      <w:proofErr w:type="spellEnd"/>
      <w:r>
        <w:rPr>
          <w:rFonts w:eastAsia="方正宋刻本秀楷简体" w:hint="eastAsia"/>
        </w:rPr>
        <w:t>/rc5.d/</w:t>
      </w:r>
      <w:proofErr w:type="spellStart"/>
      <w:r>
        <w:rPr>
          <w:rFonts w:eastAsia="方正宋刻本秀楷简体" w:hint="eastAsia"/>
        </w:rPr>
        <w:t>Sxx</w:t>
      </w:r>
      <w:proofErr w:type="spellEnd"/>
      <w:r>
        <w:rPr>
          <w:rFonts w:eastAsia="方正宋刻本秀楷简体" w:hint="eastAsia"/>
        </w:rPr>
        <w:t xml:space="preserve"> </w:t>
      </w:r>
      <w:r>
        <w:rPr>
          <w:rFonts w:eastAsia="方正宋刻本秀楷简体" w:hint="eastAsia"/>
        </w:rPr>
        <w:t>之类的功能，都是</w:t>
      </w:r>
      <w:r>
        <w:rPr>
          <w:rFonts w:eastAsia="方正宋刻本秀楷简体" w:hint="eastAsia"/>
          <w:b/>
          <w:bCs/>
          <w:color w:val="0070C0"/>
        </w:rPr>
        <w:t>链接文件</w:t>
      </w:r>
    </w:p>
    <w:p w14:paraId="57276054" w14:textId="77777777" w:rsidR="00ED6DF6" w:rsidRDefault="00ED6DF6">
      <w:pPr>
        <w:adjustRightInd w:val="0"/>
        <w:snapToGrid w:val="0"/>
        <w:ind w:left="2520" w:firstLine="420"/>
        <w:jc w:val="left"/>
        <w:rPr>
          <w:rFonts w:eastAsia="方正宋刻本秀楷简体"/>
          <w:b/>
          <w:bCs/>
        </w:rPr>
      </w:pPr>
      <w:r>
        <w:rPr>
          <w:rFonts w:eastAsia="方正宋刻本秀楷简体" w:hint="eastAsia"/>
          <w:b/>
          <w:bCs/>
        </w:rPr>
        <w:t>尽量在</w:t>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systemd</w:t>
      </w:r>
      <w:proofErr w:type="spellEnd"/>
      <w:r>
        <w:rPr>
          <w:rFonts w:eastAsia="方正宋刻本秀楷简体" w:hint="eastAsia"/>
          <w:b/>
          <w:bCs/>
        </w:rPr>
        <w:t>/system</w:t>
      </w:r>
      <w:r>
        <w:rPr>
          <w:rFonts w:eastAsia="方正宋刻本秀楷简体" w:hint="eastAsia"/>
          <w:b/>
          <w:bCs/>
        </w:rPr>
        <w:t>下面修改配置</w:t>
      </w:r>
      <w:r>
        <w:rPr>
          <w:rFonts w:eastAsia="方正宋刻本秀楷简体" w:hint="eastAsia"/>
          <w:b/>
          <w:bCs/>
        </w:rPr>
        <w:br/>
      </w:r>
    </w:p>
    <w:p w14:paraId="1CA7486A" w14:textId="77777777" w:rsidR="00ED6DF6" w:rsidRDefault="00ED6DF6">
      <w:pPr>
        <w:adjustRightInd w:val="0"/>
        <w:snapToGrid w:val="0"/>
        <w:jc w:val="left"/>
        <w:rPr>
          <w:rFonts w:eastAsia="方正宋刻本秀楷简体"/>
        </w:rPr>
      </w:pPr>
      <w:r>
        <w:rPr>
          <w:rFonts w:eastAsia="方正宋刻本秀楷简体" w:hint="eastAsia"/>
        </w:rPr>
        <w:tab/>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sysconfig</w:t>
      </w:r>
      <w:proofErr w:type="spellEnd"/>
      <w:r>
        <w:rPr>
          <w:rFonts w:eastAsia="方正宋刻本秀楷简体" w:hint="eastAsia"/>
        </w:rPr>
        <w:t>/*</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几乎所有服务都会将初始化的一些</w:t>
      </w:r>
      <w:r>
        <w:rPr>
          <w:rFonts w:eastAsia="方正宋刻本秀楷简体" w:hint="eastAsia"/>
          <w:b/>
          <w:bCs/>
        </w:rPr>
        <w:t>选项设置</w:t>
      </w:r>
      <w:r>
        <w:rPr>
          <w:rFonts w:eastAsia="方正宋刻本秀楷简体" w:hint="eastAsia"/>
        </w:rPr>
        <w:t>写入到此目录</w:t>
      </w:r>
    </w:p>
    <w:p w14:paraId="5891D270" w14:textId="678C4F2D" w:rsidR="00ED6DF6" w:rsidRDefault="00ED6DF6">
      <w:pPr>
        <w:adjustRightInd w:val="0"/>
        <w:snapToGrid w:val="0"/>
        <w:jc w:val="left"/>
        <w:rPr>
          <w:rFonts w:eastAsia="方正宋刻本秀楷简体"/>
          <w:sz w:val="16"/>
          <w:szCs w:val="20"/>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sz w:val="18"/>
          <w:szCs w:val="21"/>
        </w:rPr>
        <w:t>mandb</w:t>
      </w:r>
      <w:proofErr w:type="spellEnd"/>
      <w:r>
        <w:rPr>
          <w:rFonts w:eastAsia="方正宋刻本秀楷简体" w:hint="eastAsia"/>
          <w:sz w:val="18"/>
          <w:szCs w:val="21"/>
        </w:rPr>
        <w:t>要更新的</w:t>
      </w:r>
      <w:proofErr w:type="spellStart"/>
      <w:r>
        <w:rPr>
          <w:rFonts w:eastAsia="方正宋刻本秀楷简体" w:hint="eastAsia"/>
          <w:sz w:val="18"/>
          <w:szCs w:val="21"/>
        </w:rPr>
        <w:t>manpag</w:t>
      </w:r>
      <w:r w:rsidR="003F18BA">
        <w:rPr>
          <w:rFonts w:eastAsia="方正宋刻本秀楷简体"/>
          <w:sz w:val="18"/>
          <w:szCs w:val="21"/>
        </w:rPr>
        <w:t>e</w:t>
      </w:r>
      <w:proofErr w:type="spellEnd"/>
      <w:r>
        <w:rPr>
          <w:rFonts w:eastAsia="方正宋刻本秀楷简体" w:hint="eastAsia"/>
          <w:sz w:val="18"/>
          <w:szCs w:val="21"/>
        </w:rPr>
        <w:t>索引要加的参数写入到此目录下的</w:t>
      </w:r>
      <w:r>
        <w:rPr>
          <w:rFonts w:eastAsia="方正宋刻本秀楷简体" w:hint="eastAsia"/>
          <w:sz w:val="18"/>
          <w:szCs w:val="21"/>
        </w:rPr>
        <w:t>man-db</w:t>
      </w:r>
    </w:p>
    <w:p w14:paraId="6D42FAE9"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网络设置则写在</w:t>
      </w:r>
      <w:r>
        <w:rPr>
          <w:rFonts w:eastAsia="方正宋刻本秀楷简体" w:hint="eastAsia"/>
        </w:rPr>
        <w:t xml:space="preserve">network-scripts/ </w:t>
      </w:r>
      <w:r>
        <w:rPr>
          <w:rFonts w:eastAsia="方正宋刻本秀楷简体" w:hint="eastAsia"/>
        </w:rPr>
        <w:t>这个目录内</w:t>
      </w:r>
    </w:p>
    <w:p w14:paraId="3DA0AFE2" w14:textId="77777777" w:rsidR="00ED6DF6" w:rsidRDefault="00ED6DF6">
      <w:pPr>
        <w:adjustRightInd w:val="0"/>
        <w:snapToGrid w:val="0"/>
        <w:jc w:val="left"/>
        <w:rPr>
          <w:rFonts w:eastAsia="方正宋刻本秀楷简体"/>
        </w:rPr>
      </w:pPr>
      <w:r>
        <w:rPr>
          <w:rFonts w:eastAsia="方正宋刻本秀楷简体" w:hint="eastAsia"/>
        </w:rPr>
        <w:tab/>
        <w:t>/var/lib/</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一些会产生数据的服务会将数据写入到</w:t>
      </w:r>
      <w:r>
        <w:rPr>
          <w:rFonts w:eastAsia="方正宋刻本秀楷简体" w:hint="eastAsia"/>
        </w:rPr>
        <w:t>/var/lib/</w:t>
      </w:r>
      <w:r>
        <w:rPr>
          <w:rFonts w:eastAsia="方正宋刻本秀楷简体" w:hint="eastAsia"/>
        </w:rPr>
        <w:t>目录中</w:t>
      </w:r>
    </w:p>
    <w:p w14:paraId="58885907"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w:t>
      </w:r>
      <w:proofErr w:type="spellStart"/>
      <w:r>
        <w:rPr>
          <w:rFonts w:eastAsia="方正宋刻本秀楷简体" w:hint="eastAsia"/>
        </w:rPr>
        <w:t>Mariadb</w:t>
      </w:r>
      <w:proofErr w:type="spellEnd"/>
      <w:r>
        <w:rPr>
          <w:rFonts w:eastAsia="方正宋刻本秀楷简体" w:hint="eastAsia"/>
        </w:rPr>
        <w:t>的数据库默认写入</w:t>
      </w:r>
      <w:r>
        <w:rPr>
          <w:rFonts w:eastAsia="方正宋刻本秀楷简体" w:hint="eastAsia"/>
        </w:rPr>
        <w:t xml:space="preserve">/var/lib/mysql/ </w:t>
      </w:r>
    </w:p>
    <w:p w14:paraId="01CC38EA" w14:textId="77777777" w:rsidR="00ED6DF6" w:rsidRDefault="00ED6DF6">
      <w:pPr>
        <w:adjustRightInd w:val="0"/>
        <w:snapToGrid w:val="0"/>
        <w:jc w:val="left"/>
        <w:rPr>
          <w:rFonts w:eastAsia="方正宋刻本秀楷简体"/>
        </w:rPr>
      </w:pPr>
      <w:r>
        <w:rPr>
          <w:rFonts w:eastAsia="方正宋刻本秀楷简体" w:hint="eastAsia"/>
        </w:rPr>
        <w:tab/>
        <w:t>/run/</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放置许多</w:t>
      </w:r>
      <w:r>
        <w:rPr>
          <w:rFonts w:eastAsia="方正宋刻本秀楷简体" w:hint="eastAsia"/>
        </w:rPr>
        <w:t>daemon</w:t>
      </w:r>
      <w:r>
        <w:rPr>
          <w:rFonts w:eastAsia="方正宋刻本秀楷简体" w:hint="eastAsia"/>
        </w:rPr>
        <w:t>的暂存盘，如</w:t>
      </w:r>
      <w:r>
        <w:rPr>
          <w:rFonts w:eastAsia="方正宋刻本秀楷简体" w:hint="eastAsia"/>
        </w:rPr>
        <w:t>lock file</w:t>
      </w:r>
      <w:r>
        <w:rPr>
          <w:rFonts w:eastAsia="方正宋刻本秀楷简体" w:hint="eastAsia"/>
        </w:rPr>
        <w:t>以及</w:t>
      </w:r>
      <w:r>
        <w:rPr>
          <w:rFonts w:eastAsia="方正宋刻本秀楷简体" w:hint="eastAsia"/>
        </w:rPr>
        <w:t>PID file</w:t>
      </w:r>
    </w:p>
    <w:p w14:paraId="12B0148B" w14:textId="77777777" w:rsidR="00ED6DF6" w:rsidRDefault="00ED6DF6">
      <w:pPr>
        <w:adjustRightInd w:val="0"/>
        <w:snapToGrid w:val="0"/>
        <w:jc w:val="left"/>
        <w:rPr>
          <w:rFonts w:eastAsia="方正宋刻本秀楷简体"/>
        </w:rPr>
      </w:pPr>
    </w:p>
    <w:p w14:paraId="0810E06F" w14:textId="77777777" w:rsidR="00ED6DF6" w:rsidRDefault="00ED6DF6">
      <w:pPr>
        <w:adjustRightInd w:val="0"/>
        <w:snapToGrid w:val="0"/>
        <w:ind w:left="2520" w:firstLine="420"/>
        <w:jc w:val="left"/>
        <w:rPr>
          <w:rFonts w:eastAsia="方正宋刻本秀楷简体"/>
        </w:rPr>
      </w:pPr>
    </w:p>
    <w:p w14:paraId="0A7EB4D4" w14:textId="77777777" w:rsidR="00ED6DF6" w:rsidRDefault="00ED6DF6">
      <w:pPr>
        <w:adjustRightInd w:val="0"/>
        <w:snapToGrid w:val="0"/>
        <w:jc w:val="left"/>
        <w:rPr>
          <w:rFonts w:eastAsia="方正宋刻本秀楷简体"/>
        </w:rPr>
      </w:pPr>
      <w:r>
        <w:rPr>
          <w:rFonts w:eastAsia="方正宋刻本秀楷简体" w:hint="eastAsia"/>
        </w:rPr>
        <w:t>系统开机会不会执行某些服务看</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 xml:space="preserve">/system/ </w:t>
      </w:r>
      <w:r>
        <w:rPr>
          <w:rFonts w:eastAsia="方正宋刻本秀楷简体" w:hint="eastAsia"/>
        </w:rPr>
        <w:t>下面的设置，但仅是链接到</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r>
        <w:rPr>
          <w:rFonts w:eastAsia="方正宋刻本秀楷简体" w:hint="eastAsia"/>
        </w:rPr>
        <w:t>的执行脚本配置文件。</w:t>
      </w:r>
    </w:p>
    <w:p w14:paraId="39EBECD4" w14:textId="77777777" w:rsidR="00ED6DF6" w:rsidRDefault="00ED6DF6">
      <w:pPr>
        <w:adjustRightInd w:val="0"/>
        <w:snapToGrid w:val="0"/>
        <w:jc w:val="left"/>
        <w:rPr>
          <w:rFonts w:eastAsia="方正宋刻本秀楷简体"/>
        </w:rPr>
      </w:pPr>
      <w:r>
        <w:rPr>
          <w:rFonts w:eastAsia="方正宋刻本秀楷简体" w:hint="eastAsia"/>
        </w:rPr>
        <w:t>实际执行的</w:t>
      </w:r>
      <w:proofErr w:type="spellStart"/>
      <w:r>
        <w:rPr>
          <w:rFonts w:eastAsia="方正宋刻本秀楷简体" w:hint="eastAsia"/>
        </w:rPr>
        <w:t>systemd</w:t>
      </w:r>
      <w:proofErr w:type="spellEnd"/>
      <w:r>
        <w:rPr>
          <w:rFonts w:eastAsia="方正宋刻本秀楷简体" w:hint="eastAsia"/>
        </w:rPr>
        <w:t>启动脚本配置文件放置在</w:t>
      </w:r>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 xml:space="preserve">/system/ </w:t>
      </w:r>
      <w:r>
        <w:rPr>
          <w:rFonts w:eastAsia="方正宋刻本秀楷简体" w:hint="eastAsia"/>
        </w:rPr>
        <w:t>下面，在此修改查阅配置文件。</w:t>
      </w:r>
    </w:p>
    <w:p w14:paraId="2AE94341" w14:textId="77777777" w:rsidR="00ED6DF6" w:rsidRDefault="00ED6DF6">
      <w:pPr>
        <w:adjustRightInd w:val="0"/>
        <w:snapToGrid w:val="0"/>
        <w:jc w:val="left"/>
        <w:rPr>
          <w:rFonts w:eastAsia="方正宋刻本秀楷简体"/>
        </w:rPr>
      </w:pPr>
    </w:p>
    <w:p w14:paraId="51C5DDF8" w14:textId="77777777" w:rsidR="00ED6DF6" w:rsidRDefault="00ED6DF6">
      <w:pPr>
        <w:adjustRightInd w:val="0"/>
        <w:snapToGrid w:val="0"/>
        <w:jc w:val="left"/>
        <w:rPr>
          <w:rFonts w:eastAsia="方正宋刻本秀楷简体"/>
        </w:rPr>
      </w:pPr>
    </w:p>
    <w:p w14:paraId="2EE14644"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list-sockets </w:t>
      </w:r>
      <w:r>
        <w:rPr>
          <w:rFonts w:eastAsia="方正宋刻本秀楷简体" w:hint="eastAsia"/>
        </w:rPr>
        <w:tab/>
      </w:r>
      <w:r>
        <w:rPr>
          <w:rFonts w:eastAsia="方正宋刻本秀楷简体" w:hint="eastAsia"/>
        </w:rPr>
        <w:t>查看</w:t>
      </w:r>
      <w:r>
        <w:rPr>
          <w:rFonts w:eastAsia="方正宋刻本秀楷简体" w:hint="eastAsia"/>
        </w:rPr>
        <w:t xml:space="preserve">socket </w:t>
      </w:r>
      <w:r>
        <w:rPr>
          <w:rFonts w:eastAsia="方正宋刻本秀楷简体" w:hint="eastAsia"/>
        </w:rPr>
        <w:t>服务，知道正在监听本机服务需求的</w:t>
      </w:r>
      <w:r>
        <w:rPr>
          <w:rFonts w:eastAsia="方正宋刻本秀楷简体" w:hint="eastAsia"/>
        </w:rPr>
        <w:t>socket file</w:t>
      </w:r>
      <w:r>
        <w:rPr>
          <w:rFonts w:eastAsia="方正宋刻本秀楷简体" w:hint="eastAsia"/>
        </w:rPr>
        <w:t>位置</w:t>
      </w:r>
      <w:r>
        <w:rPr>
          <w:rFonts w:eastAsia="方正宋刻本秀楷简体" w:hint="eastAsia"/>
        </w:rPr>
        <w:t xml:space="preserve"> </w:t>
      </w:r>
    </w:p>
    <w:p w14:paraId="13516A02" w14:textId="77777777" w:rsidR="00ED6DF6" w:rsidRDefault="00ED6DF6">
      <w:pPr>
        <w:adjustRightInd w:val="0"/>
        <w:snapToGrid w:val="0"/>
        <w:jc w:val="left"/>
        <w:rPr>
          <w:rFonts w:eastAsia="方正宋刻本秀楷简体"/>
          <w:b/>
          <w:bCs/>
          <w:sz w:val="36"/>
          <w:szCs w:val="44"/>
        </w:rPr>
      </w:pPr>
      <w:r>
        <w:rPr>
          <w:rFonts w:eastAsia="方正宋刻本秀楷简体" w:hint="eastAsia"/>
        </w:rPr>
        <w:br w:type="page"/>
      </w:r>
      <w:proofErr w:type="spellStart"/>
      <w:r>
        <w:rPr>
          <w:rFonts w:eastAsia="方正宋刻本秀楷简体" w:hint="eastAsia"/>
          <w:b/>
          <w:bCs/>
          <w:sz w:val="36"/>
          <w:szCs w:val="44"/>
        </w:rPr>
        <w:lastRenderedPageBreak/>
        <w:t>systemd</w:t>
      </w:r>
      <w:proofErr w:type="spellEnd"/>
      <w:r>
        <w:rPr>
          <w:rFonts w:eastAsia="方正宋刻本秀楷简体" w:hint="eastAsia"/>
          <w:b/>
          <w:bCs/>
          <w:sz w:val="36"/>
          <w:szCs w:val="44"/>
        </w:rPr>
        <w:t>的</w:t>
      </w:r>
      <w:r>
        <w:rPr>
          <w:rFonts w:eastAsia="方正宋刻本秀楷简体" w:hint="eastAsia"/>
          <w:b/>
          <w:bCs/>
          <w:sz w:val="36"/>
          <w:szCs w:val="44"/>
        </w:rPr>
        <w:t>unit</w:t>
      </w:r>
      <w:r>
        <w:rPr>
          <w:rFonts w:eastAsia="方正宋刻本秀楷简体" w:hint="eastAsia"/>
          <w:b/>
          <w:bCs/>
          <w:sz w:val="36"/>
          <w:szCs w:val="44"/>
        </w:rPr>
        <w:t>类型说明</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8"/>
        <w:gridCol w:w="7154"/>
      </w:tblGrid>
      <w:tr w:rsidR="00ED6DF6" w14:paraId="3BAD66FB" w14:textId="77777777">
        <w:trPr>
          <w:trHeight w:val="309"/>
        </w:trPr>
        <w:tc>
          <w:tcPr>
            <w:tcW w:w="1268" w:type="dxa"/>
            <w:tcBorders>
              <w:top w:val="single" w:sz="4" w:space="0" w:color="auto"/>
              <w:left w:val="single" w:sz="4" w:space="0" w:color="auto"/>
              <w:bottom w:val="single" w:sz="4" w:space="0" w:color="auto"/>
              <w:right w:val="single" w:sz="4" w:space="0" w:color="auto"/>
            </w:tcBorders>
            <w:vAlign w:val="center"/>
          </w:tcPr>
          <w:p w14:paraId="355C9742" w14:textId="77777777" w:rsidR="00ED6DF6" w:rsidRDefault="00ED6DF6">
            <w:pPr>
              <w:adjustRightInd w:val="0"/>
              <w:snapToGrid w:val="0"/>
              <w:jc w:val="left"/>
              <w:rPr>
                <w:rFonts w:eastAsia="方正宋刻本秀楷简体"/>
              </w:rPr>
            </w:pPr>
            <w:r>
              <w:rPr>
                <w:rFonts w:eastAsia="方正宋刻本秀楷简体" w:hint="eastAsia"/>
              </w:rPr>
              <w:t>扩展名</w:t>
            </w:r>
            <w:r>
              <w:rPr>
                <w:rFonts w:eastAsia="方正宋刻本秀楷简体" w:hint="eastAsia"/>
              </w:rPr>
              <w:t xml:space="preserve"> </w:t>
            </w:r>
          </w:p>
        </w:tc>
        <w:tc>
          <w:tcPr>
            <w:tcW w:w="7154" w:type="dxa"/>
            <w:tcBorders>
              <w:top w:val="single" w:sz="4" w:space="0" w:color="auto"/>
              <w:left w:val="single" w:sz="4" w:space="0" w:color="auto"/>
              <w:bottom w:val="single" w:sz="4" w:space="0" w:color="auto"/>
              <w:right w:val="single" w:sz="4" w:space="0" w:color="auto"/>
            </w:tcBorders>
            <w:vAlign w:val="center"/>
          </w:tcPr>
          <w:p w14:paraId="3C239239" w14:textId="77777777" w:rsidR="00ED6DF6" w:rsidRDefault="00ED6DF6">
            <w:pPr>
              <w:adjustRightInd w:val="0"/>
              <w:snapToGrid w:val="0"/>
              <w:jc w:val="left"/>
              <w:rPr>
                <w:rFonts w:eastAsia="方正宋刻本秀楷简体"/>
              </w:rPr>
            </w:pPr>
            <w:r>
              <w:rPr>
                <w:rFonts w:eastAsia="方正宋刻本秀楷简体" w:hint="eastAsia"/>
              </w:rPr>
              <w:t>主要服务功能</w:t>
            </w:r>
          </w:p>
        </w:tc>
      </w:tr>
      <w:tr w:rsidR="00ED6DF6" w14:paraId="18EC96F0" w14:textId="77777777">
        <w:tc>
          <w:tcPr>
            <w:tcW w:w="1268" w:type="dxa"/>
            <w:tcBorders>
              <w:top w:val="single" w:sz="4" w:space="0" w:color="auto"/>
              <w:left w:val="single" w:sz="4" w:space="0" w:color="auto"/>
              <w:bottom w:val="single" w:sz="4" w:space="0" w:color="auto"/>
              <w:right w:val="single" w:sz="4" w:space="0" w:color="auto"/>
            </w:tcBorders>
            <w:vAlign w:val="center"/>
          </w:tcPr>
          <w:p w14:paraId="06546F99" w14:textId="77777777" w:rsidR="00ED6DF6" w:rsidRDefault="00ED6DF6">
            <w:pPr>
              <w:adjustRightInd w:val="0"/>
              <w:snapToGrid w:val="0"/>
              <w:jc w:val="left"/>
              <w:rPr>
                <w:rFonts w:eastAsia="方正宋刻本秀楷简体"/>
              </w:rPr>
            </w:pPr>
            <w:proofErr w:type="gramStart"/>
            <w:r>
              <w:rPr>
                <w:rFonts w:eastAsia="方正宋刻本秀楷简体" w:hint="eastAsia"/>
              </w:rPr>
              <w:t>.service</w:t>
            </w:r>
            <w:proofErr w:type="gramEnd"/>
            <w:r>
              <w:rPr>
                <w:rFonts w:eastAsia="方正宋刻本秀楷简体" w:hint="eastAsia"/>
              </w:rPr>
              <w:t xml:space="preserve"> </w:t>
            </w:r>
          </w:p>
        </w:tc>
        <w:tc>
          <w:tcPr>
            <w:tcW w:w="7154" w:type="dxa"/>
            <w:tcBorders>
              <w:top w:val="single" w:sz="4" w:space="0" w:color="auto"/>
              <w:left w:val="single" w:sz="4" w:space="0" w:color="auto"/>
              <w:bottom w:val="single" w:sz="4" w:space="0" w:color="auto"/>
              <w:right w:val="single" w:sz="4" w:space="0" w:color="auto"/>
            </w:tcBorders>
            <w:vAlign w:val="center"/>
          </w:tcPr>
          <w:p w14:paraId="7049EDD6" w14:textId="77777777" w:rsidR="00ED6DF6" w:rsidRDefault="00ED6DF6">
            <w:pPr>
              <w:adjustRightInd w:val="0"/>
              <w:snapToGrid w:val="0"/>
              <w:jc w:val="left"/>
              <w:rPr>
                <w:rFonts w:eastAsia="方正宋刻本秀楷简体"/>
              </w:rPr>
            </w:pPr>
            <w:r>
              <w:rPr>
                <w:rFonts w:eastAsia="方正宋刻本秀楷简体" w:hint="eastAsia"/>
                <w:b/>
                <w:bCs/>
              </w:rPr>
              <w:t>一般服务类型</w:t>
            </w:r>
            <w:r>
              <w:rPr>
                <w:rFonts w:eastAsia="方正宋刻本秀楷简体" w:hint="eastAsia"/>
                <w:b/>
                <w:bCs/>
              </w:rPr>
              <w:t>service unit</w:t>
            </w:r>
            <w:r>
              <w:rPr>
                <w:rFonts w:eastAsia="方正宋刻本秀楷简体" w:hint="eastAsia"/>
              </w:rPr>
              <w:t>：</w:t>
            </w:r>
          </w:p>
          <w:p w14:paraId="5F361FDB" w14:textId="77777777" w:rsidR="00ED6DF6" w:rsidRDefault="00ED6DF6">
            <w:pPr>
              <w:adjustRightInd w:val="0"/>
              <w:snapToGrid w:val="0"/>
              <w:jc w:val="left"/>
              <w:rPr>
                <w:rFonts w:eastAsia="方正宋刻本秀楷简体"/>
              </w:rPr>
            </w:pPr>
            <w:r>
              <w:rPr>
                <w:rFonts w:eastAsia="方正宋刻本秀楷简体" w:hint="eastAsia"/>
              </w:rPr>
              <w:t>主要是系统服务，包括服务器本身所需要的本机服务以及网络服务</w:t>
            </w:r>
          </w:p>
          <w:p w14:paraId="3A70EACD" w14:textId="77777777" w:rsidR="00ED6DF6" w:rsidRDefault="00ED6DF6">
            <w:pPr>
              <w:adjustRightInd w:val="0"/>
              <w:snapToGrid w:val="0"/>
              <w:jc w:val="left"/>
              <w:rPr>
                <w:rFonts w:eastAsia="方正宋刻本秀楷简体"/>
              </w:rPr>
            </w:pPr>
            <w:r>
              <w:rPr>
                <w:rFonts w:eastAsia="方正宋刻本秀楷简体" w:hint="eastAsia"/>
                <w:b/>
                <w:bCs/>
                <w:color w:val="FF0000"/>
              </w:rPr>
              <w:t>最常见</w:t>
            </w:r>
          </w:p>
        </w:tc>
      </w:tr>
      <w:tr w:rsidR="00ED6DF6" w14:paraId="303FA4C2" w14:textId="77777777">
        <w:tc>
          <w:tcPr>
            <w:tcW w:w="1268" w:type="dxa"/>
            <w:tcBorders>
              <w:top w:val="single" w:sz="4" w:space="0" w:color="auto"/>
              <w:left w:val="single" w:sz="4" w:space="0" w:color="auto"/>
              <w:bottom w:val="single" w:sz="4" w:space="0" w:color="auto"/>
              <w:right w:val="single" w:sz="4" w:space="0" w:color="auto"/>
            </w:tcBorders>
            <w:vAlign w:val="center"/>
          </w:tcPr>
          <w:p w14:paraId="47672E35" w14:textId="77777777" w:rsidR="00ED6DF6" w:rsidRDefault="00ED6DF6">
            <w:pPr>
              <w:adjustRightInd w:val="0"/>
              <w:snapToGrid w:val="0"/>
              <w:jc w:val="left"/>
              <w:rPr>
                <w:rFonts w:eastAsia="方正宋刻本秀楷简体"/>
              </w:rPr>
            </w:pPr>
            <w:proofErr w:type="gramStart"/>
            <w:r>
              <w:rPr>
                <w:rFonts w:eastAsia="方正宋刻本秀楷简体" w:hint="eastAsia"/>
              </w:rPr>
              <w:t>.socket</w:t>
            </w:r>
            <w:proofErr w:type="gramEnd"/>
          </w:p>
        </w:tc>
        <w:tc>
          <w:tcPr>
            <w:tcW w:w="7154" w:type="dxa"/>
            <w:tcBorders>
              <w:top w:val="single" w:sz="4" w:space="0" w:color="auto"/>
              <w:left w:val="single" w:sz="4" w:space="0" w:color="auto"/>
              <w:bottom w:val="single" w:sz="4" w:space="0" w:color="auto"/>
              <w:right w:val="single" w:sz="4" w:space="0" w:color="auto"/>
            </w:tcBorders>
            <w:vAlign w:val="center"/>
          </w:tcPr>
          <w:p w14:paraId="5C6489DC" w14:textId="77777777" w:rsidR="00ED6DF6" w:rsidRDefault="00ED6DF6">
            <w:pPr>
              <w:adjustRightInd w:val="0"/>
              <w:snapToGrid w:val="0"/>
              <w:jc w:val="left"/>
              <w:rPr>
                <w:rFonts w:eastAsia="方正宋刻本秀楷简体"/>
                <w:b/>
                <w:bCs/>
                <w:color w:val="FF0000"/>
              </w:rPr>
            </w:pPr>
            <w:r>
              <w:rPr>
                <w:rFonts w:eastAsia="方正宋刻本秀楷简体" w:hint="eastAsia"/>
                <w:b/>
                <w:bCs/>
              </w:rPr>
              <w:t>内部程序数据交换的插槽服务</w:t>
            </w:r>
            <w:r>
              <w:rPr>
                <w:rFonts w:eastAsia="方正宋刻本秀楷简体" w:hint="eastAsia"/>
                <w:b/>
                <w:bCs/>
              </w:rPr>
              <w:t>socket unit</w:t>
            </w:r>
            <w:r>
              <w:rPr>
                <w:rFonts w:eastAsia="方正宋刻本秀楷简体" w:hint="eastAsia"/>
              </w:rPr>
              <w:t>：</w:t>
            </w:r>
            <w:r>
              <w:rPr>
                <w:rFonts w:eastAsia="方正宋刻本秀楷简体" w:hint="eastAsia"/>
                <w:b/>
                <w:bCs/>
                <w:color w:val="FF0000"/>
              </w:rPr>
              <w:t>随用随启动</w:t>
            </w:r>
          </w:p>
          <w:p w14:paraId="18099843" w14:textId="77777777" w:rsidR="00ED6DF6" w:rsidRDefault="00ED6DF6">
            <w:pPr>
              <w:adjustRightInd w:val="0"/>
              <w:snapToGrid w:val="0"/>
              <w:jc w:val="left"/>
              <w:rPr>
                <w:rFonts w:eastAsia="方正宋刻本秀楷简体"/>
              </w:rPr>
            </w:pPr>
            <w:r>
              <w:rPr>
                <w:rFonts w:eastAsia="方正宋刻本秀楷简体" w:hint="eastAsia"/>
              </w:rPr>
              <w:t>主要是</w:t>
            </w:r>
            <w:r>
              <w:rPr>
                <w:rFonts w:eastAsia="方正宋刻本秀楷简体" w:hint="eastAsia"/>
              </w:rPr>
              <w:t>IPC</w:t>
            </w:r>
            <w:r>
              <w:rPr>
                <w:rFonts w:eastAsia="方正宋刻本秀楷简体" w:hint="eastAsia"/>
              </w:rPr>
              <w:t>（</w:t>
            </w:r>
            <w:r>
              <w:rPr>
                <w:rFonts w:eastAsia="方正宋刻本秀楷简体" w:hint="eastAsia"/>
              </w:rPr>
              <w:t>Inter-process communication</w:t>
            </w:r>
            <w:r>
              <w:rPr>
                <w:rFonts w:eastAsia="方正宋刻本秀楷简体" w:hint="eastAsia"/>
              </w:rPr>
              <w:t>）传输</w:t>
            </w:r>
            <w:proofErr w:type="gramStart"/>
            <w:r>
              <w:rPr>
                <w:rFonts w:eastAsia="方正宋刻本秀楷简体" w:hint="eastAsia"/>
              </w:rPr>
              <w:t>讯息</w:t>
            </w:r>
            <w:proofErr w:type="gramEnd"/>
            <w:r>
              <w:rPr>
                <w:rFonts w:eastAsia="方正宋刻本秀楷简体" w:hint="eastAsia"/>
              </w:rPr>
              <w:t>插槽档（</w:t>
            </w:r>
            <w:r>
              <w:rPr>
                <w:rFonts w:eastAsia="方正宋刻本秀楷简体" w:hint="eastAsia"/>
              </w:rPr>
              <w:t>socket file</w:t>
            </w:r>
            <w:r>
              <w:rPr>
                <w:rFonts w:eastAsia="方正宋刻本秀楷简体" w:hint="eastAsia"/>
              </w:rPr>
              <w:t>）功能</w:t>
            </w:r>
          </w:p>
          <w:p w14:paraId="432305ED" w14:textId="77777777" w:rsidR="00ED6DF6" w:rsidRDefault="00ED6DF6">
            <w:pPr>
              <w:adjustRightInd w:val="0"/>
              <w:snapToGrid w:val="0"/>
              <w:jc w:val="left"/>
              <w:rPr>
                <w:rFonts w:eastAsia="方正宋刻本秀楷简体"/>
              </w:rPr>
            </w:pPr>
          </w:p>
          <w:p w14:paraId="31A728CB"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通常在监控</w:t>
            </w:r>
            <w:proofErr w:type="gramStart"/>
            <w:r>
              <w:rPr>
                <w:rFonts w:eastAsia="方正宋刻本秀楷简体" w:hint="eastAsia"/>
                <w:sz w:val="20"/>
                <w:szCs w:val="22"/>
              </w:rPr>
              <w:t>讯息</w:t>
            </w:r>
            <w:proofErr w:type="gramEnd"/>
            <w:r>
              <w:rPr>
                <w:rFonts w:eastAsia="方正宋刻本秀楷简体" w:hint="eastAsia"/>
                <w:sz w:val="20"/>
                <w:szCs w:val="22"/>
              </w:rPr>
              <w:t>传递的插槽档，当有通过此插槽</w:t>
            </w:r>
            <w:proofErr w:type="gramStart"/>
            <w:r>
              <w:rPr>
                <w:rFonts w:eastAsia="方正宋刻本秀楷简体" w:hint="eastAsia"/>
                <w:sz w:val="20"/>
                <w:szCs w:val="22"/>
              </w:rPr>
              <w:t>档</w:t>
            </w:r>
            <w:proofErr w:type="gramEnd"/>
            <w:r>
              <w:rPr>
                <w:rFonts w:eastAsia="方正宋刻本秀楷简体" w:hint="eastAsia"/>
                <w:sz w:val="20"/>
                <w:szCs w:val="22"/>
              </w:rPr>
              <w:t>传递</w:t>
            </w:r>
            <w:proofErr w:type="gramStart"/>
            <w:r>
              <w:rPr>
                <w:rFonts w:eastAsia="方正宋刻本秀楷简体" w:hint="eastAsia"/>
                <w:sz w:val="20"/>
                <w:szCs w:val="22"/>
              </w:rPr>
              <w:t>讯息</w:t>
            </w:r>
            <w:proofErr w:type="gramEnd"/>
            <w:r>
              <w:rPr>
                <w:rFonts w:eastAsia="方正宋刻本秀楷简体" w:hint="eastAsia"/>
                <w:sz w:val="20"/>
                <w:szCs w:val="22"/>
              </w:rPr>
              <w:t>来说要链接服务时，就依据当时的状态将该用户的要求传送到对应的</w:t>
            </w:r>
            <w:r>
              <w:rPr>
                <w:rFonts w:eastAsia="方正宋刻本秀楷简体" w:hint="eastAsia"/>
                <w:sz w:val="20"/>
                <w:szCs w:val="22"/>
              </w:rPr>
              <w:t>daemon</w:t>
            </w:r>
            <w:r>
              <w:rPr>
                <w:rFonts w:eastAsia="方正宋刻本秀楷简体" w:hint="eastAsia"/>
                <w:sz w:val="20"/>
                <w:szCs w:val="22"/>
              </w:rPr>
              <w:t>，若</w:t>
            </w:r>
            <w:r>
              <w:rPr>
                <w:rFonts w:eastAsia="方正宋刻本秀楷简体" w:hint="eastAsia"/>
                <w:sz w:val="20"/>
                <w:szCs w:val="22"/>
              </w:rPr>
              <w:t xml:space="preserve"> daemon </w:t>
            </w:r>
            <w:r>
              <w:rPr>
                <w:rFonts w:eastAsia="方正宋刻本秀楷简体" w:hint="eastAsia"/>
                <w:sz w:val="20"/>
                <w:szCs w:val="22"/>
              </w:rPr>
              <w:t>尚未启动，则启动该</w:t>
            </w:r>
            <w:r>
              <w:rPr>
                <w:rFonts w:eastAsia="方正宋刻本秀楷简体" w:hint="eastAsia"/>
                <w:sz w:val="20"/>
                <w:szCs w:val="22"/>
              </w:rPr>
              <w:t xml:space="preserve">daemon </w:t>
            </w:r>
            <w:r>
              <w:rPr>
                <w:rFonts w:eastAsia="方正宋刻本秀楷简体" w:hint="eastAsia"/>
                <w:sz w:val="20"/>
                <w:szCs w:val="22"/>
              </w:rPr>
              <w:t>后再传送用户的要求。</w:t>
            </w:r>
          </w:p>
          <w:p w14:paraId="74D4C976" w14:textId="77777777" w:rsidR="00ED6DF6" w:rsidRDefault="00ED6DF6">
            <w:pPr>
              <w:adjustRightInd w:val="0"/>
              <w:snapToGrid w:val="0"/>
              <w:jc w:val="left"/>
              <w:rPr>
                <w:rFonts w:eastAsia="方正宋刻本秀楷简体"/>
              </w:rPr>
            </w:pPr>
          </w:p>
          <w:p w14:paraId="2241AC47" w14:textId="77777777" w:rsidR="00ED6DF6" w:rsidRDefault="00ED6DF6">
            <w:pPr>
              <w:adjustRightInd w:val="0"/>
              <w:snapToGrid w:val="0"/>
              <w:jc w:val="left"/>
              <w:rPr>
                <w:rFonts w:eastAsia="方正宋刻本秀楷简体"/>
              </w:rPr>
            </w:pPr>
            <w:r>
              <w:rPr>
                <w:rFonts w:eastAsia="方正宋刻本秀楷简体" w:hint="eastAsia"/>
              </w:rPr>
              <w:t>一般是不常用到的服务，因此在开机时通常会稍微延迟启动的时间。</w:t>
            </w:r>
          </w:p>
          <w:p w14:paraId="4C7AF5BC" w14:textId="77777777" w:rsidR="00ED6DF6" w:rsidRDefault="00ED6DF6">
            <w:pPr>
              <w:adjustRightInd w:val="0"/>
              <w:snapToGrid w:val="0"/>
              <w:jc w:val="left"/>
              <w:rPr>
                <w:rFonts w:eastAsia="方正宋刻本秀楷简体"/>
              </w:rPr>
            </w:pPr>
            <w:r>
              <w:rPr>
                <w:rFonts w:eastAsia="方正宋刻本秀楷简体" w:hint="eastAsia"/>
                <w:b/>
                <w:bCs/>
              </w:rPr>
              <w:t>一般用于本机服务比较多</w:t>
            </w:r>
            <w:r>
              <w:rPr>
                <w:rFonts w:eastAsia="方正宋刻本秀楷简体" w:hint="eastAsia"/>
              </w:rPr>
              <w:t>，例如我们的图形界面很多的软件都是通过</w:t>
            </w:r>
            <w:r>
              <w:rPr>
                <w:rFonts w:eastAsia="方正宋刻本秀楷简体" w:hint="eastAsia"/>
              </w:rPr>
              <w:t xml:space="preserve"> socket </w:t>
            </w:r>
            <w:r>
              <w:rPr>
                <w:rFonts w:eastAsia="方正宋刻本秀楷简体" w:hint="eastAsia"/>
              </w:rPr>
              <w:t>来进行本机程序数据交换的行为。</w:t>
            </w:r>
          </w:p>
          <w:p w14:paraId="24321440" w14:textId="77777777" w:rsidR="00ED6DF6" w:rsidRDefault="00ED6DF6">
            <w:pPr>
              <w:adjustRightInd w:val="0"/>
              <w:snapToGrid w:val="0"/>
              <w:jc w:val="left"/>
              <w:rPr>
                <w:rFonts w:eastAsia="方正宋刻本秀楷简体"/>
              </w:rPr>
            </w:pPr>
            <w:r>
              <w:rPr>
                <w:rFonts w:eastAsia="方正宋刻本秀楷简体" w:hint="eastAsia"/>
              </w:rPr>
              <w:t>与早期的</w:t>
            </w:r>
            <w:proofErr w:type="spellStart"/>
            <w:r>
              <w:rPr>
                <w:rFonts w:eastAsia="方正宋刻本秀楷简体" w:hint="eastAsia"/>
              </w:rPr>
              <w:t>xinetd</w:t>
            </w:r>
            <w:proofErr w:type="spellEnd"/>
            <w:r>
              <w:rPr>
                <w:rFonts w:eastAsia="方正宋刻本秀楷简体" w:hint="eastAsia"/>
              </w:rPr>
              <w:t>这个</w:t>
            </w:r>
            <w:r>
              <w:rPr>
                <w:rFonts w:eastAsia="方正宋刻本秀楷简体" w:hint="eastAsia"/>
              </w:rPr>
              <w:t>super daemon</w:t>
            </w:r>
            <w:r>
              <w:rPr>
                <w:rFonts w:eastAsia="方正宋刻本秀楷简体" w:hint="eastAsia"/>
              </w:rPr>
              <w:t>相似</w:t>
            </w:r>
          </w:p>
        </w:tc>
      </w:tr>
      <w:tr w:rsidR="00ED6DF6" w14:paraId="3E75C5D2" w14:textId="77777777">
        <w:tc>
          <w:tcPr>
            <w:tcW w:w="1268" w:type="dxa"/>
            <w:tcBorders>
              <w:top w:val="single" w:sz="4" w:space="0" w:color="auto"/>
              <w:left w:val="single" w:sz="4" w:space="0" w:color="auto"/>
              <w:bottom w:val="single" w:sz="4" w:space="0" w:color="auto"/>
              <w:right w:val="single" w:sz="4" w:space="0" w:color="auto"/>
            </w:tcBorders>
            <w:vAlign w:val="center"/>
          </w:tcPr>
          <w:p w14:paraId="14A06139" w14:textId="77777777" w:rsidR="00ED6DF6" w:rsidRDefault="00ED6DF6">
            <w:pPr>
              <w:adjustRightInd w:val="0"/>
              <w:snapToGrid w:val="0"/>
              <w:jc w:val="left"/>
              <w:rPr>
                <w:rFonts w:eastAsia="方正宋刻本秀楷简体"/>
              </w:rPr>
            </w:pPr>
            <w:proofErr w:type="gramStart"/>
            <w:r>
              <w:rPr>
                <w:rFonts w:eastAsia="方正宋刻本秀楷简体" w:hint="eastAsia"/>
              </w:rPr>
              <w:t>.target</w:t>
            </w:r>
            <w:proofErr w:type="gramEnd"/>
          </w:p>
        </w:tc>
        <w:tc>
          <w:tcPr>
            <w:tcW w:w="7154" w:type="dxa"/>
            <w:tcBorders>
              <w:top w:val="single" w:sz="4" w:space="0" w:color="auto"/>
              <w:left w:val="single" w:sz="4" w:space="0" w:color="auto"/>
              <w:bottom w:val="single" w:sz="4" w:space="0" w:color="auto"/>
              <w:right w:val="single" w:sz="4" w:space="0" w:color="auto"/>
            </w:tcBorders>
            <w:vAlign w:val="center"/>
          </w:tcPr>
          <w:p w14:paraId="67BE8AC4" w14:textId="77777777" w:rsidR="00ED6DF6" w:rsidRDefault="00ED6DF6">
            <w:pPr>
              <w:adjustRightInd w:val="0"/>
              <w:snapToGrid w:val="0"/>
              <w:jc w:val="left"/>
              <w:rPr>
                <w:rFonts w:eastAsia="方正宋刻本秀楷简体"/>
                <w:b/>
                <w:bCs/>
              </w:rPr>
            </w:pPr>
            <w:r>
              <w:rPr>
                <w:rFonts w:eastAsia="方正宋刻本秀楷简体" w:hint="eastAsia"/>
                <w:b/>
                <w:bCs/>
                <w:color w:val="FF0000"/>
              </w:rPr>
              <w:t>执行环境类型</w:t>
            </w:r>
            <w:r>
              <w:rPr>
                <w:rFonts w:eastAsia="方正宋刻本秀楷简体" w:hint="eastAsia"/>
                <w:b/>
                <w:bCs/>
              </w:rPr>
              <w:t>target unit</w:t>
            </w:r>
            <w:r>
              <w:rPr>
                <w:rFonts w:eastAsia="方正宋刻本秀楷简体" w:hint="eastAsia"/>
                <w:b/>
                <w:bCs/>
              </w:rPr>
              <w:t>：是一群</w:t>
            </w:r>
            <w:r>
              <w:rPr>
                <w:rFonts w:eastAsia="方正宋刻本秀楷简体" w:hint="eastAsia"/>
                <w:b/>
                <w:bCs/>
              </w:rPr>
              <w:t xml:space="preserve"> unit </w:t>
            </w:r>
            <w:r>
              <w:rPr>
                <w:rFonts w:eastAsia="方正宋刻本秀楷简体" w:hint="eastAsia"/>
                <w:b/>
                <w:bCs/>
              </w:rPr>
              <w:t>的集合</w:t>
            </w:r>
          </w:p>
          <w:p w14:paraId="13DE70D9" w14:textId="77777777" w:rsidR="00ED6DF6" w:rsidRDefault="00ED6DF6">
            <w:pPr>
              <w:adjustRightInd w:val="0"/>
              <w:snapToGrid w:val="0"/>
              <w:jc w:val="left"/>
              <w:rPr>
                <w:rFonts w:eastAsia="方正宋刻本秀楷简体"/>
                <w:b/>
                <w:bCs/>
              </w:rPr>
            </w:pPr>
          </w:p>
          <w:p w14:paraId="579C0108" w14:textId="77777777" w:rsidR="00ED6DF6" w:rsidRDefault="00ED6DF6">
            <w:pPr>
              <w:adjustRightInd w:val="0"/>
              <w:snapToGrid w:val="0"/>
              <w:jc w:val="left"/>
              <w:rPr>
                <w:rFonts w:eastAsia="方正宋刻本秀楷简体"/>
              </w:rPr>
            </w:pPr>
            <w:r>
              <w:rPr>
                <w:rFonts w:eastAsia="方正宋刻本秀楷简体" w:hint="eastAsia"/>
              </w:rPr>
              <w:t>如</w:t>
            </w:r>
            <w:r>
              <w:rPr>
                <w:rFonts w:eastAsia="方正宋刻本秀楷简体" w:hint="eastAsia"/>
              </w:rPr>
              <w:t xml:space="preserve">multi-user.target </w:t>
            </w:r>
            <w:r>
              <w:rPr>
                <w:rFonts w:eastAsia="方正宋刻本秀楷简体" w:hint="eastAsia"/>
              </w:rPr>
              <w:t>其实就是一堆服务的集合</w:t>
            </w:r>
          </w:p>
          <w:p w14:paraId="16E085B2" w14:textId="77777777" w:rsidR="00ED6DF6" w:rsidRDefault="00ED6DF6">
            <w:pPr>
              <w:adjustRightInd w:val="0"/>
              <w:snapToGrid w:val="0"/>
              <w:jc w:val="left"/>
              <w:rPr>
                <w:rFonts w:eastAsia="方正宋刻本秀楷简体"/>
              </w:rPr>
            </w:pPr>
            <w:r>
              <w:rPr>
                <w:rFonts w:eastAsia="方正宋刻本秀楷简体" w:hint="eastAsia"/>
              </w:rPr>
              <w:t>选择执行</w:t>
            </w:r>
            <w:r>
              <w:rPr>
                <w:rFonts w:eastAsia="方正宋刻本秀楷简体" w:hint="eastAsia"/>
              </w:rPr>
              <w:t>multi-user.target</w:t>
            </w:r>
            <w:r>
              <w:rPr>
                <w:rFonts w:eastAsia="方正宋刻本秀楷简体" w:hint="eastAsia"/>
              </w:rPr>
              <w:t>就是执行一堆其他</w:t>
            </w:r>
            <w:r>
              <w:rPr>
                <w:rFonts w:eastAsia="方正宋刻本秀楷简体" w:hint="eastAsia"/>
              </w:rPr>
              <w:t>.service</w:t>
            </w:r>
            <w:r>
              <w:rPr>
                <w:rFonts w:eastAsia="方正宋刻本秀楷简体" w:hint="eastAsia"/>
              </w:rPr>
              <w:t>或</w:t>
            </w:r>
            <w:r>
              <w:rPr>
                <w:rFonts w:eastAsia="方正宋刻本秀楷简体" w:hint="eastAsia"/>
              </w:rPr>
              <w:t>/</w:t>
            </w:r>
            <w:r>
              <w:rPr>
                <w:rFonts w:eastAsia="方正宋刻本秀楷简体" w:hint="eastAsia"/>
              </w:rPr>
              <w:t>及</w:t>
            </w:r>
            <w:r>
              <w:rPr>
                <w:rFonts w:eastAsia="方正宋刻本秀楷简体" w:hint="eastAsia"/>
              </w:rPr>
              <w:t xml:space="preserve">.socket </w:t>
            </w:r>
            <w:proofErr w:type="gramStart"/>
            <w:r>
              <w:rPr>
                <w:rFonts w:eastAsia="方正宋刻本秀楷简体" w:hint="eastAsia"/>
              </w:rPr>
              <w:t>之类服务</w:t>
            </w:r>
            <w:proofErr w:type="gramEnd"/>
          </w:p>
        </w:tc>
      </w:tr>
      <w:tr w:rsidR="00ED6DF6" w14:paraId="371F8583" w14:textId="77777777">
        <w:tc>
          <w:tcPr>
            <w:tcW w:w="1268" w:type="dxa"/>
            <w:tcBorders>
              <w:top w:val="single" w:sz="4" w:space="0" w:color="auto"/>
              <w:left w:val="single" w:sz="4" w:space="0" w:color="auto"/>
              <w:bottom w:val="single" w:sz="4" w:space="0" w:color="auto"/>
              <w:right w:val="single" w:sz="4" w:space="0" w:color="auto"/>
            </w:tcBorders>
            <w:vAlign w:val="center"/>
          </w:tcPr>
          <w:p w14:paraId="4732E00E" w14:textId="77777777" w:rsidR="00ED6DF6" w:rsidRDefault="00ED6DF6">
            <w:pPr>
              <w:adjustRightInd w:val="0"/>
              <w:snapToGrid w:val="0"/>
              <w:jc w:val="left"/>
              <w:rPr>
                <w:rFonts w:eastAsia="方正宋刻本秀楷简体"/>
              </w:rPr>
            </w:pPr>
            <w:proofErr w:type="gramStart"/>
            <w:r>
              <w:rPr>
                <w:rFonts w:eastAsia="方正宋刻本秀楷简体" w:hint="eastAsia"/>
              </w:rPr>
              <w:t>.mount</w:t>
            </w:r>
            <w:proofErr w:type="gramEnd"/>
            <w:r>
              <w:rPr>
                <w:rFonts w:eastAsia="方正宋刻本秀楷简体" w:hint="eastAsia"/>
              </w:rPr>
              <w:br/>
              <w:t>.automount</w:t>
            </w:r>
          </w:p>
        </w:tc>
        <w:tc>
          <w:tcPr>
            <w:tcW w:w="7154" w:type="dxa"/>
            <w:tcBorders>
              <w:top w:val="single" w:sz="4" w:space="0" w:color="auto"/>
              <w:left w:val="single" w:sz="4" w:space="0" w:color="auto"/>
              <w:bottom w:val="single" w:sz="4" w:space="0" w:color="auto"/>
              <w:right w:val="single" w:sz="4" w:space="0" w:color="auto"/>
            </w:tcBorders>
            <w:vAlign w:val="center"/>
          </w:tcPr>
          <w:p w14:paraId="05CA5FF7" w14:textId="77777777" w:rsidR="00ED6DF6" w:rsidRDefault="00ED6DF6">
            <w:pPr>
              <w:adjustRightInd w:val="0"/>
              <w:snapToGrid w:val="0"/>
              <w:jc w:val="left"/>
              <w:rPr>
                <w:rFonts w:eastAsia="方正宋刻本秀楷简体"/>
                <w:b/>
                <w:bCs/>
              </w:rPr>
            </w:pPr>
            <w:r>
              <w:rPr>
                <w:rFonts w:eastAsia="方正宋刻本秀楷简体" w:hint="eastAsia"/>
                <w:b/>
                <w:bCs/>
              </w:rPr>
              <w:t>文件系统挂载相关的服务</w:t>
            </w:r>
            <w:r>
              <w:rPr>
                <w:rFonts w:eastAsia="方正宋刻本秀楷简体" w:hint="eastAsia"/>
                <w:b/>
                <w:bCs/>
              </w:rPr>
              <w:t>automount unit / mount unit</w:t>
            </w:r>
            <w:r>
              <w:rPr>
                <w:rFonts w:eastAsia="方正宋刻本秀楷简体" w:hint="eastAsia"/>
                <w:b/>
                <w:bCs/>
              </w:rPr>
              <w:t>：</w:t>
            </w:r>
          </w:p>
          <w:p w14:paraId="3FD04944" w14:textId="77777777" w:rsidR="00ED6DF6" w:rsidRDefault="00ED6DF6">
            <w:pPr>
              <w:adjustRightInd w:val="0"/>
              <w:snapToGrid w:val="0"/>
              <w:jc w:val="left"/>
              <w:rPr>
                <w:rFonts w:eastAsia="方正宋刻本秀楷简体"/>
                <w:b/>
                <w:bCs/>
              </w:rPr>
            </w:pPr>
          </w:p>
          <w:p w14:paraId="34979AEF" w14:textId="77777777" w:rsidR="00ED6DF6" w:rsidRDefault="00ED6DF6">
            <w:pPr>
              <w:adjustRightInd w:val="0"/>
              <w:snapToGrid w:val="0"/>
              <w:jc w:val="left"/>
              <w:rPr>
                <w:rFonts w:eastAsia="方正宋刻本秀楷简体"/>
              </w:rPr>
            </w:pPr>
            <w:r>
              <w:rPr>
                <w:rFonts w:eastAsia="方正宋刻本秀楷简体" w:hint="eastAsia"/>
                <w:sz w:val="20"/>
                <w:szCs w:val="22"/>
              </w:rPr>
              <w:t>来自网络的自动挂载、</w:t>
            </w:r>
            <w:r>
              <w:rPr>
                <w:rFonts w:eastAsia="方正宋刻本秀楷简体" w:hint="eastAsia"/>
                <w:sz w:val="20"/>
                <w:szCs w:val="22"/>
              </w:rPr>
              <w:t>NFS</w:t>
            </w:r>
            <w:r>
              <w:rPr>
                <w:rFonts w:eastAsia="方正宋刻本秀楷简体" w:hint="eastAsia"/>
                <w:sz w:val="20"/>
                <w:szCs w:val="22"/>
              </w:rPr>
              <w:t>文件系统挂载等与文件系统相关性较高的程序管理</w:t>
            </w:r>
          </w:p>
        </w:tc>
      </w:tr>
      <w:tr w:rsidR="00ED6DF6" w14:paraId="5ECA144C" w14:textId="77777777">
        <w:tc>
          <w:tcPr>
            <w:tcW w:w="1268" w:type="dxa"/>
            <w:tcBorders>
              <w:top w:val="single" w:sz="4" w:space="0" w:color="auto"/>
              <w:left w:val="single" w:sz="4" w:space="0" w:color="auto"/>
              <w:bottom w:val="single" w:sz="4" w:space="0" w:color="auto"/>
              <w:right w:val="single" w:sz="4" w:space="0" w:color="auto"/>
            </w:tcBorders>
            <w:vAlign w:val="center"/>
          </w:tcPr>
          <w:p w14:paraId="4F51BF64" w14:textId="77777777" w:rsidR="00ED6DF6" w:rsidRDefault="00ED6DF6">
            <w:pPr>
              <w:adjustRightInd w:val="0"/>
              <w:snapToGrid w:val="0"/>
              <w:jc w:val="left"/>
              <w:rPr>
                <w:rFonts w:eastAsia="方正宋刻本秀楷简体"/>
              </w:rPr>
            </w:pPr>
            <w:proofErr w:type="gramStart"/>
            <w:r>
              <w:rPr>
                <w:rFonts w:eastAsia="方正宋刻本秀楷简体" w:hint="eastAsia"/>
              </w:rPr>
              <w:t>.path</w:t>
            </w:r>
            <w:proofErr w:type="gramEnd"/>
            <w:r>
              <w:rPr>
                <w:rFonts w:eastAsia="方正宋刻本秀楷简体" w:hint="eastAsia"/>
              </w:rPr>
              <w:t xml:space="preserve"> </w:t>
            </w:r>
          </w:p>
        </w:tc>
        <w:tc>
          <w:tcPr>
            <w:tcW w:w="7154" w:type="dxa"/>
            <w:tcBorders>
              <w:top w:val="single" w:sz="4" w:space="0" w:color="auto"/>
              <w:left w:val="single" w:sz="4" w:space="0" w:color="auto"/>
              <w:bottom w:val="single" w:sz="4" w:space="0" w:color="auto"/>
              <w:right w:val="single" w:sz="4" w:space="0" w:color="auto"/>
            </w:tcBorders>
            <w:vAlign w:val="center"/>
          </w:tcPr>
          <w:p w14:paraId="0E284024" w14:textId="77777777" w:rsidR="00ED6DF6" w:rsidRDefault="00ED6DF6">
            <w:pPr>
              <w:adjustRightInd w:val="0"/>
              <w:snapToGrid w:val="0"/>
              <w:jc w:val="left"/>
              <w:rPr>
                <w:rFonts w:eastAsia="方正宋刻本秀楷简体"/>
              </w:rPr>
            </w:pPr>
            <w:r>
              <w:rPr>
                <w:rFonts w:eastAsia="方正宋刻本秀楷简体" w:hint="eastAsia"/>
                <w:b/>
                <w:bCs/>
              </w:rPr>
              <w:t>侦测特定文件或目录类型</w:t>
            </w:r>
            <w:r>
              <w:rPr>
                <w:rFonts w:eastAsia="方正宋刻本秀楷简体" w:hint="eastAsia"/>
                <w:b/>
                <w:bCs/>
              </w:rPr>
              <w:t>path unit</w:t>
            </w:r>
            <w:r>
              <w:rPr>
                <w:rFonts w:eastAsia="方正宋刻本秀楷简体" w:hint="eastAsia"/>
              </w:rPr>
              <w:t>：需要侦测特定的目录来提供</w:t>
            </w:r>
            <w:proofErr w:type="gramStart"/>
            <w:r>
              <w:rPr>
                <w:rFonts w:eastAsia="方正宋刻本秀楷简体" w:hint="eastAsia"/>
              </w:rPr>
              <w:t>伫</w:t>
            </w:r>
            <w:proofErr w:type="gramEnd"/>
            <w:r>
              <w:rPr>
                <w:rFonts w:eastAsia="方正宋刻本秀楷简体" w:hint="eastAsia"/>
              </w:rPr>
              <w:t>列服务</w:t>
            </w:r>
          </w:p>
          <w:p w14:paraId="39314C44" w14:textId="77777777" w:rsidR="00ED6DF6" w:rsidRDefault="00ED6DF6">
            <w:pPr>
              <w:adjustRightInd w:val="0"/>
              <w:snapToGrid w:val="0"/>
              <w:jc w:val="left"/>
              <w:rPr>
                <w:rFonts w:eastAsia="方正宋刻本秀楷简体"/>
              </w:rPr>
            </w:pPr>
          </w:p>
          <w:p w14:paraId="3347A678" w14:textId="77777777" w:rsidR="00ED6DF6" w:rsidRDefault="00ED6DF6">
            <w:pPr>
              <w:adjustRightInd w:val="0"/>
              <w:snapToGrid w:val="0"/>
              <w:jc w:val="left"/>
              <w:rPr>
                <w:rFonts w:eastAsia="方正宋刻本秀楷简体"/>
              </w:rPr>
            </w:pPr>
            <w:r>
              <w:rPr>
                <w:rFonts w:eastAsia="方正宋刻本秀楷简体" w:hint="eastAsia"/>
                <w:sz w:val="20"/>
                <w:szCs w:val="22"/>
              </w:rPr>
              <w:t>最常见的打印服务通过侦测打印</w:t>
            </w:r>
            <w:proofErr w:type="gramStart"/>
            <w:r>
              <w:rPr>
                <w:rFonts w:eastAsia="方正宋刻本秀楷简体" w:hint="eastAsia"/>
                <w:sz w:val="20"/>
                <w:szCs w:val="22"/>
              </w:rPr>
              <w:t>伫</w:t>
            </w:r>
            <w:proofErr w:type="gramEnd"/>
            <w:r>
              <w:rPr>
                <w:rFonts w:eastAsia="方正宋刻本秀楷简体" w:hint="eastAsia"/>
                <w:sz w:val="20"/>
                <w:szCs w:val="22"/>
              </w:rPr>
              <w:t>列目录来启动打印功能，需要</w:t>
            </w:r>
            <w:r>
              <w:rPr>
                <w:rFonts w:eastAsia="方正宋刻本秀楷简体" w:hint="eastAsia"/>
                <w:sz w:val="20"/>
                <w:szCs w:val="22"/>
              </w:rPr>
              <w:t xml:space="preserve">.path </w:t>
            </w:r>
            <w:r>
              <w:rPr>
                <w:rFonts w:eastAsia="方正宋刻本秀楷简体" w:hint="eastAsia"/>
                <w:sz w:val="20"/>
                <w:szCs w:val="22"/>
              </w:rPr>
              <w:t>的</w:t>
            </w:r>
            <w:proofErr w:type="gramStart"/>
            <w:r>
              <w:rPr>
                <w:rFonts w:eastAsia="方正宋刻本秀楷简体" w:hint="eastAsia"/>
                <w:sz w:val="20"/>
                <w:szCs w:val="22"/>
              </w:rPr>
              <w:t>服支持</w:t>
            </w:r>
            <w:proofErr w:type="gramEnd"/>
          </w:p>
        </w:tc>
      </w:tr>
      <w:tr w:rsidR="00ED6DF6" w14:paraId="34457BAB" w14:textId="77777777">
        <w:tc>
          <w:tcPr>
            <w:tcW w:w="1268" w:type="dxa"/>
            <w:tcBorders>
              <w:top w:val="single" w:sz="4" w:space="0" w:color="auto"/>
              <w:left w:val="single" w:sz="4" w:space="0" w:color="auto"/>
              <w:bottom w:val="single" w:sz="4" w:space="0" w:color="auto"/>
              <w:right w:val="single" w:sz="4" w:space="0" w:color="auto"/>
            </w:tcBorders>
            <w:vAlign w:val="center"/>
          </w:tcPr>
          <w:p w14:paraId="09798520" w14:textId="77777777" w:rsidR="00ED6DF6" w:rsidRDefault="00ED6DF6">
            <w:pPr>
              <w:adjustRightInd w:val="0"/>
              <w:snapToGrid w:val="0"/>
              <w:jc w:val="left"/>
              <w:rPr>
                <w:rFonts w:eastAsia="方正宋刻本秀楷简体"/>
              </w:rPr>
            </w:pPr>
            <w:proofErr w:type="gramStart"/>
            <w:r>
              <w:rPr>
                <w:rFonts w:eastAsia="方正宋刻本秀楷简体" w:hint="eastAsia"/>
              </w:rPr>
              <w:t>.timer</w:t>
            </w:r>
            <w:proofErr w:type="gramEnd"/>
            <w:r>
              <w:rPr>
                <w:rFonts w:eastAsia="方正宋刻本秀楷简体" w:hint="eastAsia"/>
              </w:rPr>
              <w:t xml:space="preserve"> </w:t>
            </w:r>
          </w:p>
        </w:tc>
        <w:tc>
          <w:tcPr>
            <w:tcW w:w="7154" w:type="dxa"/>
            <w:tcBorders>
              <w:top w:val="single" w:sz="4" w:space="0" w:color="auto"/>
              <w:left w:val="single" w:sz="4" w:space="0" w:color="auto"/>
              <w:bottom w:val="single" w:sz="4" w:space="0" w:color="auto"/>
              <w:right w:val="single" w:sz="4" w:space="0" w:color="auto"/>
            </w:tcBorders>
            <w:vAlign w:val="center"/>
          </w:tcPr>
          <w:p w14:paraId="15F4C41D" w14:textId="77777777" w:rsidR="00ED6DF6" w:rsidRDefault="00ED6DF6">
            <w:pPr>
              <w:adjustRightInd w:val="0"/>
              <w:snapToGrid w:val="0"/>
              <w:jc w:val="left"/>
              <w:rPr>
                <w:rFonts w:eastAsia="方正宋刻本秀楷简体"/>
                <w:b/>
                <w:bCs/>
              </w:rPr>
            </w:pPr>
            <w:r>
              <w:rPr>
                <w:rFonts w:eastAsia="方正宋刻本秀楷简体" w:hint="eastAsia"/>
                <w:b/>
                <w:bCs/>
              </w:rPr>
              <w:t>循环执行的服务</w:t>
            </w:r>
            <w:r>
              <w:rPr>
                <w:rFonts w:eastAsia="方正宋刻本秀楷简体" w:hint="eastAsia"/>
                <w:b/>
                <w:bCs/>
              </w:rPr>
              <w:t>timer unit</w:t>
            </w:r>
            <w:r>
              <w:rPr>
                <w:rFonts w:eastAsia="方正宋刻本秀楷简体" w:hint="eastAsia"/>
                <w:b/>
                <w:bCs/>
              </w:rPr>
              <w:t>：类似</w:t>
            </w:r>
            <w:proofErr w:type="spellStart"/>
            <w:r>
              <w:rPr>
                <w:rFonts w:eastAsia="方正宋刻本秀楷简体" w:hint="eastAsia"/>
                <w:b/>
                <w:bCs/>
              </w:rPr>
              <w:t>anacrontab</w:t>
            </w:r>
            <w:proofErr w:type="spellEnd"/>
          </w:p>
          <w:p w14:paraId="6A145BCF" w14:textId="77777777" w:rsidR="00ED6DF6" w:rsidRDefault="00ED6DF6">
            <w:pPr>
              <w:adjustRightInd w:val="0"/>
              <w:snapToGrid w:val="0"/>
              <w:jc w:val="left"/>
              <w:rPr>
                <w:rFonts w:eastAsia="方正宋刻本秀楷简体"/>
              </w:rPr>
            </w:pPr>
          </w:p>
          <w:p w14:paraId="2A12F4C9" w14:textId="77777777" w:rsidR="00ED6DF6" w:rsidRDefault="00ED6DF6">
            <w:pPr>
              <w:adjustRightInd w:val="0"/>
              <w:snapToGrid w:val="0"/>
              <w:jc w:val="left"/>
              <w:rPr>
                <w:rFonts w:eastAsia="方正宋刻本秀楷简体"/>
              </w:rPr>
            </w:pPr>
            <w:r>
              <w:rPr>
                <w:rFonts w:eastAsia="方正宋刻本秀楷简体" w:hint="eastAsia"/>
              </w:rPr>
              <w:t>由</w:t>
            </w:r>
            <w:proofErr w:type="spellStart"/>
            <w:r>
              <w:rPr>
                <w:rFonts w:eastAsia="方正宋刻本秀楷简体" w:hint="eastAsia"/>
              </w:rPr>
              <w:t>systemd</w:t>
            </w:r>
            <w:proofErr w:type="spellEnd"/>
            <w:r>
              <w:rPr>
                <w:rFonts w:eastAsia="方正宋刻本秀楷简体" w:hint="eastAsia"/>
              </w:rPr>
              <w:t>主动提供的，比</w:t>
            </w:r>
            <w:proofErr w:type="spellStart"/>
            <w:r>
              <w:rPr>
                <w:rFonts w:eastAsia="方正宋刻本秀楷简体" w:hint="eastAsia"/>
              </w:rPr>
              <w:t>anacrontab</w:t>
            </w:r>
            <w:proofErr w:type="spellEnd"/>
            <w:r>
              <w:rPr>
                <w:rFonts w:eastAsia="方正宋刻本秀楷简体" w:hint="eastAsia"/>
              </w:rPr>
              <w:t xml:space="preserve"> </w:t>
            </w:r>
            <w:r>
              <w:rPr>
                <w:rFonts w:eastAsia="方正宋刻本秀楷简体" w:hint="eastAsia"/>
              </w:rPr>
              <w:t>更加有弹性</w:t>
            </w:r>
          </w:p>
        </w:tc>
      </w:tr>
    </w:tbl>
    <w:p w14:paraId="68A60EE2" w14:textId="77777777" w:rsidR="00ED6DF6" w:rsidRDefault="00ED6DF6">
      <w:pPr>
        <w:adjustRightInd w:val="0"/>
        <w:snapToGrid w:val="0"/>
        <w:jc w:val="left"/>
        <w:rPr>
          <w:rFonts w:eastAsia="方正宋刻本秀楷简体"/>
        </w:rPr>
      </w:pPr>
    </w:p>
    <w:p w14:paraId="4595E40B"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通过</w:t>
      </w:r>
      <w:proofErr w:type="spellStart"/>
      <w:r>
        <w:rPr>
          <w:rFonts w:eastAsia="方正宋刻本秀楷简体" w:hint="eastAsia"/>
          <w:b/>
          <w:bCs/>
          <w:sz w:val="40"/>
          <w:szCs w:val="48"/>
        </w:rPr>
        <w:t>systemctl</w:t>
      </w:r>
      <w:proofErr w:type="spellEnd"/>
      <w:r>
        <w:rPr>
          <w:rFonts w:eastAsia="方正宋刻本秀楷简体" w:hint="eastAsia"/>
          <w:b/>
          <w:bCs/>
          <w:sz w:val="40"/>
          <w:szCs w:val="48"/>
        </w:rPr>
        <w:t>管理服务</w:t>
      </w:r>
      <w:r>
        <w:rPr>
          <w:rFonts w:eastAsia="方正宋刻本秀楷简体" w:hint="eastAsia"/>
          <w:b/>
          <w:bCs/>
          <w:sz w:val="40"/>
          <w:szCs w:val="48"/>
        </w:rPr>
        <w:tab/>
      </w:r>
    </w:p>
    <w:p w14:paraId="225A6213" w14:textId="77777777" w:rsidR="00ED6DF6" w:rsidRDefault="00ED6DF6">
      <w:pPr>
        <w:adjustRightInd w:val="0"/>
        <w:snapToGrid w:val="0"/>
        <w:ind w:firstLine="420"/>
        <w:jc w:val="left"/>
        <w:rPr>
          <w:rFonts w:eastAsia="方正宋刻本秀楷简体"/>
        </w:rPr>
      </w:pPr>
      <w:proofErr w:type="spellStart"/>
      <w:r>
        <w:rPr>
          <w:rFonts w:eastAsia="方正宋刻本秀楷简体" w:hint="eastAsia"/>
        </w:rPr>
        <w:t>systemd</w:t>
      </w:r>
      <w:proofErr w:type="spellEnd"/>
      <w:r>
        <w:rPr>
          <w:rFonts w:eastAsia="方正宋刻本秀楷简体" w:hint="eastAsia"/>
        </w:rPr>
        <w:t>这个启动服务的机制，通过仅有的</w:t>
      </w:r>
      <w:proofErr w:type="spellStart"/>
      <w:r>
        <w:rPr>
          <w:rFonts w:eastAsia="方正宋刻本秀楷简体" w:hint="eastAsia"/>
        </w:rPr>
        <w:t>systemctl</w:t>
      </w:r>
      <w:proofErr w:type="spellEnd"/>
      <w:r>
        <w:rPr>
          <w:rFonts w:eastAsia="方正宋刻本秀楷简体" w:hint="eastAsia"/>
        </w:rPr>
        <w:t>指令来处理</w:t>
      </w:r>
    </w:p>
    <w:p w14:paraId="007131D9" w14:textId="77777777" w:rsidR="00ED6DF6" w:rsidRDefault="00ED6DF6">
      <w:pPr>
        <w:adjustRightInd w:val="0"/>
        <w:snapToGrid w:val="0"/>
        <w:ind w:firstLine="420"/>
        <w:jc w:val="left"/>
        <w:rPr>
          <w:rFonts w:eastAsia="方正宋刻本秀楷简体"/>
        </w:rPr>
      </w:pPr>
    </w:p>
    <w:p w14:paraId="1191F520" w14:textId="77777777" w:rsidR="00ED6DF6" w:rsidRDefault="00ED6DF6">
      <w:pPr>
        <w:adjustRightInd w:val="0"/>
        <w:snapToGrid w:val="0"/>
        <w:jc w:val="left"/>
        <w:rPr>
          <w:rFonts w:eastAsia="方正宋刻本秀楷简体"/>
          <w:b/>
          <w:bCs/>
          <w:sz w:val="28"/>
          <w:szCs w:val="36"/>
        </w:rPr>
      </w:pPr>
      <w:r>
        <w:rPr>
          <w:rFonts w:eastAsia="方正宋刻本秀楷简体" w:hint="eastAsia"/>
          <w:b/>
          <w:bCs/>
          <w:sz w:val="28"/>
          <w:szCs w:val="36"/>
        </w:rPr>
        <w:t>管理单一服务的启停、开机运行、状态观察</w:t>
      </w:r>
    </w:p>
    <w:p w14:paraId="2775954F" w14:textId="77777777" w:rsidR="00ED6DF6" w:rsidRDefault="00ED6DF6">
      <w:pPr>
        <w:adjustRightInd w:val="0"/>
        <w:snapToGrid w:val="0"/>
        <w:ind w:left="420" w:firstLine="420"/>
        <w:jc w:val="left"/>
        <w:rPr>
          <w:rFonts w:eastAsia="方正宋刻本秀楷简体"/>
        </w:rPr>
      </w:pPr>
    </w:p>
    <w:p w14:paraId="64EDBE04" w14:textId="77777777" w:rsidR="00ED6DF6" w:rsidRPr="003F18BA" w:rsidRDefault="00ED6DF6">
      <w:pPr>
        <w:adjustRightInd w:val="0"/>
        <w:snapToGrid w:val="0"/>
        <w:ind w:left="420" w:firstLine="420"/>
        <w:jc w:val="left"/>
        <w:rPr>
          <w:rFonts w:eastAsia="方正宋刻本秀楷简体"/>
          <w:b/>
          <w:bCs/>
        </w:rPr>
      </w:pPr>
      <w:r w:rsidRPr="003F18BA">
        <w:rPr>
          <w:rFonts w:eastAsia="方正宋刻本秀楷简体" w:hint="eastAsia"/>
          <w:b/>
          <w:bCs/>
        </w:rPr>
        <w:t xml:space="preserve">start </w:t>
      </w:r>
      <w:r w:rsidRPr="003F18BA">
        <w:rPr>
          <w:rFonts w:eastAsia="方正宋刻本秀楷简体" w:hint="eastAsia"/>
          <w:b/>
          <w:bCs/>
        </w:rPr>
        <w:t>：立刻启动后面接的</w:t>
      </w:r>
      <w:r w:rsidRPr="003F18BA">
        <w:rPr>
          <w:rFonts w:eastAsia="方正宋刻本秀楷简体" w:hint="eastAsia"/>
          <w:b/>
          <w:bCs/>
        </w:rPr>
        <w:t xml:space="preserve"> unit</w:t>
      </w:r>
    </w:p>
    <w:p w14:paraId="0F9F9E7F"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stop </w:t>
      </w:r>
      <w:r>
        <w:rPr>
          <w:rFonts w:eastAsia="方正宋刻本秀楷简体" w:hint="eastAsia"/>
        </w:rPr>
        <w:t>：立刻关闭后面接的</w:t>
      </w:r>
      <w:r>
        <w:rPr>
          <w:rFonts w:eastAsia="方正宋刻本秀楷简体" w:hint="eastAsia"/>
        </w:rPr>
        <w:t xml:space="preserve"> unit</w:t>
      </w:r>
    </w:p>
    <w:p w14:paraId="799033AB"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restart </w:t>
      </w:r>
      <w:r>
        <w:rPr>
          <w:rFonts w:eastAsia="方正宋刻本秀楷简体" w:hint="eastAsia"/>
        </w:rPr>
        <w:t>：立刻关闭后启动后面接的</w:t>
      </w:r>
      <w:r>
        <w:rPr>
          <w:rFonts w:eastAsia="方正宋刻本秀楷简体" w:hint="eastAsia"/>
        </w:rPr>
        <w:t xml:space="preserve"> unit</w:t>
      </w:r>
      <w:r>
        <w:rPr>
          <w:rFonts w:eastAsia="方正宋刻本秀楷简体" w:hint="eastAsia"/>
        </w:rPr>
        <w:t>，亦即执行</w:t>
      </w:r>
      <w:r>
        <w:rPr>
          <w:rFonts w:eastAsia="方正宋刻本秀楷简体" w:hint="eastAsia"/>
        </w:rPr>
        <w:t xml:space="preserve"> stop </w:t>
      </w:r>
      <w:r>
        <w:rPr>
          <w:rFonts w:eastAsia="方正宋刻本秀楷简体" w:hint="eastAsia"/>
        </w:rPr>
        <w:t>再</w:t>
      </w:r>
      <w:r>
        <w:rPr>
          <w:rFonts w:eastAsia="方正宋刻本秀楷简体" w:hint="eastAsia"/>
        </w:rPr>
        <w:t xml:space="preserve"> start </w:t>
      </w:r>
      <w:r>
        <w:rPr>
          <w:rFonts w:eastAsia="方正宋刻本秀楷简体" w:hint="eastAsia"/>
        </w:rPr>
        <w:t>的意思</w:t>
      </w:r>
    </w:p>
    <w:p w14:paraId="2C1B168A"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reload </w:t>
      </w:r>
      <w:r>
        <w:rPr>
          <w:rFonts w:eastAsia="方正宋刻本秀楷简体" w:hint="eastAsia"/>
        </w:rPr>
        <w:t>：不关闭</w:t>
      </w:r>
      <w:r w:rsidRPr="00E17072">
        <w:rPr>
          <w:rFonts w:eastAsia="方正宋刻本秀楷简体" w:hint="eastAsia"/>
          <w:b/>
          <w:bCs/>
        </w:rPr>
        <w:t>后面接的</w:t>
      </w:r>
      <w:r w:rsidRPr="00E17072">
        <w:rPr>
          <w:rFonts w:eastAsia="方正宋刻本秀楷简体" w:hint="eastAsia"/>
          <w:b/>
          <w:bCs/>
        </w:rPr>
        <w:t>unit</w:t>
      </w:r>
      <w:r>
        <w:rPr>
          <w:rFonts w:eastAsia="方正宋刻本秀楷简体" w:hint="eastAsia"/>
        </w:rPr>
        <w:t>的情况下，重新载入配置文件，</w:t>
      </w:r>
      <w:proofErr w:type="gramStart"/>
      <w:r>
        <w:rPr>
          <w:rFonts w:eastAsia="方正宋刻本秀楷简体" w:hint="eastAsia"/>
        </w:rPr>
        <w:t>让设置</w:t>
      </w:r>
      <w:proofErr w:type="gramEnd"/>
      <w:r>
        <w:rPr>
          <w:rFonts w:eastAsia="方正宋刻本秀楷简体" w:hint="eastAsia"/>
        </w:rPr>
        <w:t>生效</w:t>
      </w:r>
    </w:p>
    <w:p w14:paraId="263C89DF" w14:textId="77777777" w:rsidR="00300B38" w:rsidRDefault="00300B38">
      <w:pPr>
        <w:adjustRightInd w:val="0"/>
        <w:snapToGrid w:val="0"/>
        <w:ind w:left="420" w:firstLine="420"/>
        <w:jc w:val="left"/>
        <w:rPr>
          <w:rFonts w:eastAsia="方正宋刻本秀楷简体"/>
        </w:rPr>
      </w:pPr>
      <w:r w:rsidRPr="00E17072">
        <w:rPr>
          <w:rFonts w:eastAsia="方正宋刻本秀楷简体"/>
        </w:rPr>
        <w:t>daemon-reload</w:t>
      </w:r>
      <w:r w:rsidRPr="00E17072">
        <w:rPr>
          <w:rFonts w:eastAsia="方正宋刻本秀楷简体" w:hint="eastAsia"/>
        </w:rPr>
        <w:t>：后面不</w:t>
      </w:r>
      <w:r w:rsidR="00E17072">
        <w:rPr>
          <w:rFonts w:eastAsia="方正宋刻本秀楷简体" w:hint="eastAsia"/>
        </w:rPr>
        <w:t>接</w:t>
      </w:r>
      <w:r w:rsidRPr="00E17072">
        <w:rPr>
          <w:rFonts w:eastAsia="方正宋刻本秀楷简体" w:hint="eastAsia"/>
        </w:rPr>
        <w:t>参数，重新</w:t>
      </w:r>
      <w:r w:rsidR="00E17072" w:rsidRPr="00E17072">
        <w:rPr>
          <w:rFonts w:eastAsia="方正宋刻本秀楷简体" w:hint="eastAsia"/>
        </w:rPr>
        <w:t>产生、</w:t>
      </w:r>
      <w:r w:rsidRPr="00E17072">
        <w:rPr>
          <w:rFonts w:eastAsia="方正宋刻本秀楷简体" w:hint="eastAsia"/>
        </w:rPr>
        <w:t>加载所有</w:t>
      </w:r>
      <w:r w:rsidR="00E17072" w:rsidRPr="00E17072">
        <w:rPr>
          <w:rFonts w:eastAsia="方正宋刻本秀楷简体" w:hint="eastAsia"/>
        </w:rPr>
        <w:t>系统</w:t>
      </w:r>
      <w:r w:rsidRPr="00E17072">
        <w:rPr>
          <w:rFonts w:eastAsia="方正宋刻本秀楷简体" w:hint="eastAsia"/>
        </w:rPr>
        <w:t>服务配置</w:t>
      </w:r>
    </w:p>
    <w:p w14:paraId="7B81EC67" w14:textId="77777777" w:rsidR="00ED6DF6" w:rsidRPr="003F18BA" w:rsidRDefault="00ED6DF6">
      <w:pPr>
        <w:adjustRightInd w:val="0"/>
        <w:snapToGrid w:val="0"/>
        <w:ind w:left="420" w:firstLine="420"/>
        <w:jc w:val="left"/>
        <w:rPr>
          <w:rFonts w:eastAsia="方正宋刻本秀楷简体"/>
          <w:b/>
          <w:bCs/>
        </w:rPr>
      </w:pPr>
      <w:r w:rsidRPr="003F18BA">
        <w:rPr>
          <w:rFonts w:eastAsia="方正宋刻本秀楷简体" w:hint="eastAsia"/>
          <w:b/>
          <w:bCs/>
        </w:rPr>
        <w:t xml:space="preserve">enable </w:t>
      </w:r>
      <w:r w:rsidRPr="003F18BA">
        <w:rPr>
          <w:rFonts w:eastAsia="方正宋刻本秀楷简体" w:hint="eastAsia"/>
          <w:b/>
          <w:bCs/>
        </w:rPr>
        <w:t>：设置下次开机时，后面接的</w:t>
      </w:r>
      <w:r w:rsidRPr="003F18BA">
        <w:rPr>
          <w:rFonts w:eastAsia="方正宋刻本秀楷简体" w:hint="eastAsia"/>
          <w:b/>
          <w:bCs/>
        </w:rPr>
        <w:t xml:space="preserve"> unit </w:t>
      </w:r>
      <w:r w:rsidRPr="003F18BA">
        <w:rPr>
          <w:rFonts w:eastAsia="方正宋刻本秀楷简体" w:hint="eastAsia"/>
          <w:b/>
          <w:bCs/>
        </w:rPr>
        <w:t>会被启动</w:t>
      </w:r>
    </w:p>
    <w:p w14:paraId="425714B1"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disable </w:t>
      </w:r>
      <w:r>
        <w:rPr>
          <w:rFonts w:eastAsia="方正宋刻本秀楷简体" w:hint="eastAsia"/>
        </w:rPr>
        <w:t>：设置下次开机时，后面接的</w:t>
      </w:r>
      <w:r>
        <w:rPr>
          <w:rFonts w:eastAsia="方正宋刻本秀楷简体" w:hint="eastAsia"/>
        </w:rPr>
        <w:t xml:space="preserve"> unit </w:t>
      </w:r>
      <w:r>
        <w:rPr>
          <w:rFonts w:eastAsia="方正宋刻本秀楷简体" w:hint="eastAsia"/>
        </w:rPr>
        <w:t>不会被启动</w:t>
      </w:r>
    </w:p>
    <w:p w14:paraId="21C1AC16" w14:textId="318F3BF6" w:rsidR="00ED6DF6" w:rsidRPr="003F18BA" w:rsidRDefault="00ED6DF6">
      <w:pPr>
        <w:adjustRightInd w:val="0"/>
        <w:snapToGrid w:val="0"/>
        <w:ind w:left="420" w:firstLine="420"/>
        <w:jc w:val="left"/>
        <w:rPr>
          <w:rFonts w:eastAsia="方正宋刻本秀楷简体"/>
          <w:b/>
          <w:bCs/>
        </w:rPr>
      </w:pPr>
      <w:r w:rsidRPr="003F18BA">
        <w:rPr>
          <w:rFonts w:eastAsia="方正宋刻本秀楷简体" w:hint="eastAsia"/>
          <w:b/>
          <w:bCs/>
        </w:rPr>
        <w:t xml:space="preserve">status </w:t>
      </w:r>
      <w:r w:rsidRPr="003F18BA">
        <w:rPr>
          <w:rFonts w:eastAsia="方正宋刻本秀楷简体" w:hint="eastAsia"/>
          <w:b/>
          <w:bCs/>
        </w:rPr>
        <w:t>：后面接的这个</w:t>
      </w:r>
      <w:r w:rsidRPr="003F18BA">
        <w:rPr>
          <w:rFonts w:eastAsia="方正宋刻本秀楷简体" w:hint="eastAsia"/>
          <w:b/>
          <w:bCs/>
        </w:rPr>
        <w:t>unit</w:t>
      </w:r>
      <w:r w:rsidRPr="003F18BA">
        <w:rPr>
          <w:rFonts w:eastAsia="方正宋刻本秀楷简体" w:hint="eastAsia"/>
          <w:b/>
          <w:bCs/>
        </w:rPr>
        <w:t>的详细状态，是否正在执行、开机默认执行、登录</w:t>
      </w:r>
    </w:p>
    <w:p w14:paraId="1DF37D0B" w14:textId="77D02EBC" w:rsidR="00ED6DF6" w:rsidRPr="003F18BA" w:rsidRDefault="00ED6DF6">
      <w:pPr>
        <w:adjustRightInd w:val="0"/>
        <w:snapToGrid w:val="0"/>
        <w:ind w:left="420" w:firstLine="420"/>
        <w:jc w:val="left"/>
        <w:rPr>
          <w:rFonts w:eastAsia="方正宋刻本秀楷简体"/>
          <w:b/>
          <w:bCs/>
        </w:rPr>
      </w:pPr>
      <w:r w:rsidRPr="003F18BA">
        <w:rPr>
          <w:rFonts w:eastAsia="方正宋刻本秀楷简体" w:hint="eastAsia"/>
          <w:b/>
          <w:bCs/>
        </w:rPr>
        <w:t>show  :</w:t>
      </w:r>
      <w:r w:rsidR="003F18BA">
        <w:rPr>
          <w:rFonts w:eastAsia="方正宋刻本秀楷简体"/>
          <w:b/>
          <w:bCs/>
        </w:rPr>
        <w:t xml:space="preserve"> </w:t>
      </w:r>
      <w:r w:rsidRPr="003F18BA">
        <w:rPr>
          <w:rFonts w:eastAsia="方正宋刻本秀楷简体" w:hint="eastAsia"/>
          <w:b/>
          <w:bCs/>
        </w:rPr>
        <w:t>显示默认设置</w:t>
      </w:r>
    </w:p>
    <w:p w14:paraId="2110D98D"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is-active </w:t>
      </w:r>
      <w:r>
        <w:rPr>
          <w:rFonts w:eastAsia="方正宋刻本秀楷简体" w:hint="eastAsia"/>
        </w:rPr>
        <w:t>：目前有没有正在运行中</w:t>
      </w:r>
    </w:p>
    <w:p w14:paraId="1E76C5CD"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is-enable </w:t>
      </w:r>
      <w:r>
        <w:rPr>
          <w:rFonts w:eastAsia="方正宋刻本秀楷简体" w:hint="eastAsia"/>
        </w:rPr>
        <w:t>：开机时有没有默认要启用这个</w:t>
      </w:r>
      <w:r>
        <w:rPr>
          <w:rFonts w:eastAsia="方正宋刻本秀楷简体" w:hint="eastAsia"/>
        </w:rPr>
        <w:t xml:space="preserve"> unit</w:t>
      </w:r>
    </w:p>
    <w:p w14:paraId="4D8EF934" w14:textId="77777777" w:rsidR="00ED6DF6" w:rsidRDefault="00ED6DF6">
      <w:pPr>
        <w:adjustRightInd w:val="0"/>
        <w:snapToGrid w:val="0"/>
        <w:ind w:left="420" w:firstLine="420"/>
        <w:jc w:val="left"/>
        <w:rPr>
          <w:rFonts w:eastAsia="方正宋刻本秀楷简体"/>
        </w:rPr>
      </w:pPr>
    </w:p>
    <w:p w14:paraId="00FB0E6B" w14:textId="77777777" w:rsidR="00ED6DF6" w:rsidRDefault="00ED6DF6">
      <w:pPr>
        <w:adjustRightInd w:val="0"/>
        <w:snapToGrid w:val="0"/>
        <w:jc w:val="left"/>
        <w:rPr>
          <w:rFonts w:eastAsia="方正宋刻本秀楷简体"/>
          <w:b/>
          <w:bCs/>
        </w:rPr>
      </w:pP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atd.service</w:t>
      </w:r>
      <w:proofErr w:type="spellEnd"/>
      <w:r>
        <w:rPr>
          <w:rFonts w:eastAsia="方正宋刻本秀楷简体" w:hint="eastAsia"/>
        </w:rPr>
        <w:br/>
      </w:r>
      <w:proofErr w:type="spellStart"/>
      <w:r>
        <w:rPr>
          <w:rFonts w:eastAsia="方正宋刻本秀楷简体" w:hint="eastAsia"/>
        </w:rPr>
        <w:t>atd.service</w:t>
      </w:r>
      <w:proofErr w:type="spellEnd"/>
      <w:r>
        <w:rPr>
          <w:rFonts w:eastAsia="方正宋刻本秀楷简体" w:hint="eastAsia"/>
        </w:rPr>
        <w:t xml:space="preserve"> - Job spooling tools</w:t>
      </w:r>
      <w:r>
        <w:rPr>
          <w:rFonts w:eastAsia="方正宋刻本秀楷简体" w:hint="eastAsia"/>
        </w:rPr>
        <w:br/>
      </w:r>
      <w:r>
        <w:rPr>
          <w:rFonts w:eastAsia="方正宋刻本秀楷简体" w:hint="eastAsia"/>
          <w:b/>
          <w:bCs/>
        </w:rPr>
        <w:t xml:space="preserve">Loaded: loaded </w:t>
      </w:r>
      <w:r>
        <w:rPr>
          <w:rFonts w:eastAsia="方正宋刻本秀楷简体" w:hint="eastAsia"/>
          <w:b/>
          <w:bCs/>
        </w:rPr>
        <w:t>（</w:t>
      </w:r>
      <w:r>
        <w:rPr>
          <w:rFonts w:eastAsia="方正宋刻本秀楷简体" w:hint="eastAsia"/>
          <w:b/>
          <w:bCs/>
        </w:rPr>
        <w:t>/</w:t>
      </w:r>
      <w:proofErr w:type="spellStart"/>
      <w:r>
        <w:rPr>
          <w:rFonts w:eastAsia="方正宋刻本秀楷简体" w:hint="eastAsia"/>
          <w:b/>
          <w:bCs/>
        </w:rPr>
        <w:t>usr</w:t>
      </w:r>
      <w:proofErr w:type="spellEnd"/>
      <w:r>
        <w:rPr>
          <w:rFonts w:eastAsia="方正宋刻本秀楷简体" w:hint="eastAsia"/>
          <w:b/>
          <w:bCs/>
        </w:rPr>
        <w:t>/lib/</w:t>
      </w:r>
      <w:proofErr w:type="spellStart"/>
      <w:r>
        <w:rPr>
          <w:rFonts w:eastAsia="方正宋刻本秀楷简体" w:hint="eastAsia"/>
          <w:b/>
          <w:bCs/>
        </w:rPr>
        <w:t>systemd</w:t>
      </w:r>
      <w:proofErr w:type="spellEnd"/>
      <w:r>
        <w:rPr>
          <w:rFonts w:eastAsia="方正宋刻本秀楷简体" w:hint="eastAsia"/>
          <w:b/>
          <w:bCs/>
        </w:rPr>
        <w:t>/system/</w:t>
      </w:r>
      <w:proofErr w:type="spellStart"/>
      <w:r>
        <w:rPr>
          <w:rFonts w:eastAsia="方正宋刻本秀楷简体" w:hint="eastAsia"/>
          <w:b/>
          <w:bCs/>
        </w:rPr>
        <w:t>atd.service</w:t>
      </w:r>
      <w:proofErr w:type="spellEnd"/>
      <w:r>
        <w:rPr>
          <w:rFonts w:eastAsia="方正宋刻本秀楷简体" w:hint="eastAsia"/>
          <w:b/>
          <w:bCs/>
        </w:rPr>
        <w:t>; enabled</w:t>
      </w:r>
      <w:r>
        <w:rPr>
          <w:rFonts w:eastAsia="方正宋刻本秀楷简体" w:hint="eastAsia"/>
          <w:b/>
          <w:bCs/>
        </w:rPr>
        <w:t>）</w:t>
      </w:r>
      <w:r>
        <w:rPr>
          <w:rFonts w:eastAsia="方正宋刻本秀楷简体" w:hint="eastAsia"/>
          <w:b/>
          <w:bCs/>
        </w:rPr>
        <w:br/>
        <w:t xml:space="preserve">Active: active </w:t>
      </w:r>
      <w:r>
        <w:rPr>
          <w:rFonts w:eastAsia="方正宋刻本秀楷简体" w:hint="eastAsia"/>
          <w:b/>
          <w:bCs/>
        </w:rPr>
        <w:t>（</w:t>
      </w:r>
      <w:r>
        <w:rPr>
          <w:rFonts w:eastAsia="方正宋刻本秀楷简体" w:hint="eastAsia"/>
          <w:b/>
          <w:bCs/>
        </w:rPr>
        <w:t>running</w:t>
      </w:r>
      <w:r>
        <w:rPr>
          <w:rFonts w:eastAsia="方正宋刻本秀楷简体" w:hint="eastAsia"/>
          <w:b/>
          <w:bCs/>
        </w:rPr>
        <w:t>）</w:t>
      </w:r>
      <w:r>
        <w:rPr>
          <w:rFonts w:eastAsia="方正宋刻本秀楷简体" w:hint="eastAsia"/>
          <w:b/>
          <w:bCs/>
        </w:rPr>
        <w:t xml:space="preserve"> since Mon 2015-08-10 19:17:09 CST; 5h 42min ago</w:t>
      </w:r>
      <w:r>
        <w:rPr>
          <w:rFonts w:eastAsia="方正宋刻本秀楷简体" w:hint="eastAsia"/>
          <w:b/>
          <w:bCs/>
        </w:rPr>
        <w:br/>
      </w:r>
      <w:r>
        <w:rPr>
          <w:rFonts w:eastAsia="方正宋刻本秀楷简体" w:hint="eastAsia"/>
        </w:rPr>
        <w:t xml:space="preserve">Main PID: 1350 </w:t>
      </w:r>
      <w:r>
        <w:rPr>
          <w:rFonts w:eastAsia="方正宋刻本秀楷简体" w:hint="eastAsia"/>
        </w:rPr>
        <w:t>（</w:t>
      </w:r>
      <w:proofErr w:type="spellStart"/>
      <w:r>
        <w:rPr>
          <w:rFonts w:eastAsia="方正宋刻本秀楷简体" w:hint="eastAsia"/>
        </w:rPr>
        <w:t>atd</w:t>
      </w:r>
      <w:proofErr w:type="spellEnd"/>
      <w:r>
        <w:rPr>
          <w:rFonts w:eastAsia="方正宋刻本秀楷简体" w:hint="eastAsia"/>
        </w:rPr>
        <w:t>）</w:t>
      </w:r>
      <w:r>
        <w:rPr>
          <w:rFonts w:eastAsia="方正宋刻本秀楷简体" w:hint="eastAsia"/>
        </w:rPr>
        <w:br/>
      </w:r>
      <w:proofErr w:type="spellStart"/>
      <w:r>
        <w:rPr>
          <w:rFonts w:eastAsia="方正宋刻本秀楷简体" w:hint="eastAsia"/>
        </w:rPr>
        <w:t>CGroup</w:t>
      </w:r>
      <w:proofErr w:type="spellEnd"/>
      <w:r>
        <w:rPr>
          <w:rFonts w:eastAsia="方正宋刻本秀楷简体" w:hint="eastAsia"/>
        </w:rPr>
        <w:t>: /</w:t>
      </w:r>
      <w:proofErr w:type="spellStart"/>
      <w:r>
        <w:rPr>
          <w:rFonts w:eastAsia="方正宋刻本秀楷简体" w:hint="eastAsia"/>
        </w:rPr>
        <w:t>system.slice</w:t>
      </w:r>
      <w:proofErr w:type="spellEnd"/>
      <w:r>
        <w:rPr>
          <w:rFonts w:eastAsia="方正宋刻本秀楷简体" w:hint="eastAsia"/>
        </w:rPr>
        <w:t>/</w:t>
      </w:r>
      <w:proofErr w:type="spellStart"/>
      <w:r>
        <w:rPr>
          <w:rFonts w:eastAsia="方正宋刻本秀楷简体" w:hint="eastAsia"/>
        </w:rPr>
        <w:t>atd.service</w:t>
      </w:r>
      <w:proofErr w:type="spellEnd"/>
      <w:r>
        <w:rPr>
          <w:rFonts w:eastAsia="方正宋刻本秀楷简体" w:hint="eastAsia"/>
        </w:rPr>
        <w:br/>
      </w:r>
      <w:r>
        <w:rPr>
          <w:rFonts w:eastAsia="方正宋刻本秀楷简体" w:hint="eastAsia"/>
        </w:rPr>
        <w:t>└─</w:t>
      </w:r>
      <w:r>
        <w:rPr>
          <w:rFonts w:eastAsia="方正宋刻本秀楷简体" w:hint="eastAsia"/>
        </w:rPr>
        <w:br/>
        <w:t>1350 /</w:t>
      </w:r>
      <w:proofErr w:type="spellStart"/>
      <w:r>
        <w:rPr>
          <w:rFonts w:eastAsia="方正宋刻本秀楷简体" w:hint="eastAsia"/>
        </w:rPr>
        <w:t>usr</w:t>
      </w:r>
      <w:proofErr w:type="spellEnd"/>
      <w:r>
        <w:rPr>
          <w:rFonts w:eastAsia="方正宋刻本秀楷简体" w:hint="eastAsia"/>
        </w:rPr>
        <w:t>/</w:t>
      </w:r>
      <w:proofErr w:type="spellStart"/>
      <w:r>
        <w:rPr>
          <w:rFonts w:eastAsia="方正宋刻本秀楷简体" w:hint="eastAsia"/>
        </w:rPr>
        <w:t>sbin</w:t>
      </w:r>
      <w:proofErr w:type="spellEnd"/>
      <w:r>
        <w:rPr>
          <w:rFonts w:eastAsia="方正宋刻本秀楷简体" w:hint="eastAsia"/>
        </w:rPr>
        <w:t>/</w:t>
      </w:r>
      <w:proofErr w:type="spellStart"/>
      <w:r>
        <w:rPr>
          <w:rFonts w:eastAsia="方正宋刻本秀楷简体" w:hint="eastAsia"/>
        </w:rPr>
        <w:t>atd</w:t>
      </w:r>
      <w:proofErr w:type="spellEnd"/>
      <w:r>
        <w:rPr>
          <w:rFonts w:eastAsia="方正宋刻本秀楷简体" w:hint="eastAsia"/>
        </w:rPr>
        <w:t xml:space="preserve"> -f</w:t>
      </w:r>
      <w:r>
        <w:rPr>
          <w:rFonts w:eastAsia="方正宋刻本秀楷简体" w:hint="eastAsia"/>
        </w:rPr>
        <w:br/>
        <w:t xml:space="preserve">Aug 10 19:17:09 </w:t>
      </w:r>
      <w:proofErr w:type="spellStart"/>
      <w:proofErr w:type="gramStart"/>
      <w:r>
        <w:rPr>
          <w:rFonts w:eastAsia="方正宋刻本秀楷简体" w:hint="eastAsia"/>
        </w:rPr>
        <w:t>study.centos</w:t>
      </w:r>
      <w:proofErr w:type="gramEnd"/>
      <w:r>
        <w:rPr>
          <w:rFonts w:eastAsia="方正宋刻本秀楷简体" w:hint="eastAsia"/>
        </w:rPr>
        <w:t>.vbird</w:t>
      </w:r>
      <w:proofErr w:type="spellEnd"/>
      <w:r>
        <w:rPr>
          <w:rFonts w:eastAsia="方正宋刻本秀楷简体" w:hint="eastAsia"/>
        </w:rPr>
        <w:t xml:space="preserve"> </w:t>
      </w:r>
      <w:proofErr w:type="spellStart"/>
      <w:r>
        <w:rPr>
          <w:rFonts w:eastAsia="方正宋刻本秀楷简体" w:hint="eastAsia"/>
        </w:rPr>
        <w:t>systemd</w:t>
      </w:r>
      <w:proofErr w:type="spellEnd"/>
      <w:r>
        <w:rPr>
          <w:rFonts w:eastAsia="方正宋刻本秀楷简体" w:hint="eastAsia"/>
        </w:rPr>
        <w:t>[1]: Started Job spooling tools.</w:t>
      </w:r>
      <w:r>
        <w:rPr>
          <w:rFonts w:eastAsia="方正宋刻本秀楷简体" w:hint="eastAsia"/>
        </w:rPr>
        <w:br/>
      </w:r>
      <w:r>
        <w:rPr>
          <w:rFonts w:eastAsia="方正宋刻本秀楷简体" w:hint="eastAsia"/>
        </w:rPr>
        <w:br/>
      </w:r>
      <w:r>
        <w:rPr>
          <w:rFonts w:eastAsia="方正宋刻本秀楷简体" w:hint="eastAsia"/>
          <w:b/>
          <w:bCs/>
        </w:rPr>
        <w:t>Loaded</w:t>
      </w:r>
      <w:r>
        <w:rPr>
          <w:rFonts w:eastAsia="方正宋刻本秀楷简体" w:hint="eastAsia"/>
          <w:b/>
          <w:bCs/>
        </w:rPr>
        <w:t>：这行在说明开机是否自启动</w:t>
      </w:r>
    </w:p>
    <w:p w14:paraId="3A64E022" w14:textId="77777777" w:rsidR="00ED6DF6" w:rsidRDefault="00ED6DF6">
      <w:pPr>
        <w:adjustRightInd w:val="0"/>
        <w:snapToGrid w:val="0"/>
        <w:ind w:firstLine="420"/>
        <w:jc w:val="left"/>
        <w:rPr>
          <w:rFonts w:eastAsia="方正宋刻本秀楷简体"/>
        </w:rPr>
      </w:pPr>
      <w:r>
        <w:rPr>
          <w:rFonts w:eastAsia="方正宋刻本秀楷简体" w:hint="eastAsia"/>
        </w:rPr>
        <w:t>enabled</w:t>
      </w:r>
      <w:r>
        <w:rPr>
          <w:rFonts w:eastAsia="方正宋刻本秀楷简体" w:hint="eastAsia"/>
        </w:rPr>
        <w:tab/>
      </w:r>
      <w:r>
        <w:rPr>
          <w:rFonts w:eastAsia="方正宋刻本秀楷简体" w:hint="eastAsia"/>
        </w:rPr>
        <w:tab/>
      </w:r>
      <w:r>
        <w:rPr>
          <w:rFonts w:eastAsia="方正宋刻本秀楷简体" w:hint="eastAsia"/>
        </w:rPr>
        <w:t>这个</w:t>
      </w:r>
      <w:r>
        <w:rPr>
          <w:rFonts w:eastAsia="方正宋刻本秀楷简体" w:hint="eastAsia"/>
        </w:rPr>
        <w:t xml:space="preserve"> daemon </w:t>
      </w:r>
      <w:r>
        <w:rPr>
          <w:rFonts w:eastAsia="方正宋刻本秀楷简体" w:hint="eastAsia"/>
        </w:rPr>
        <w:t>将在开机时被执行</w:t>
      </w:r>
      <w:r>
        <w:rPr>
          <w:rFonts w:eastAsia="方正宋刻本秀楷简体" w:hint="eastAsia"/>
        </w:rPr>
        <w:br/>
      </w:r>
      <w:r>
        <w:rPr>
          <w:rFonts w:eastAsia="方正宋刻本秀楷简体" w:hint="eastAsia"/>
        </w:rPr>
        <w:tab/>
        <w:t>disabled</w:t>
      </w:r>
      <w:r>
        <w:rPr>
          <w:rFonts w:eastAsia="方正宋刻本秀楷简体" w:hint="eastAsia"/>
        </w:rPr>
        <w:tab/>
      </w:r>
      <w:r>
        <w:rPr>
          <w:rFonts w:eastAsia="方正宋刻本秀楷简体" w:hint="eastAsia"/>
        </w:rPr>
        <w:tab/>
      </w:r>
      <w:r>
        <w:rPr>
          <w:rFonts w:eastAsia="方正宋刻本秀楷简体" w:hint="eastAsia"/>
        </w:rPr>
        <w:t>这个</w:t>
      </w:r>
      <w:r>
        <w:rPr>
          <w:rFonts w:eastAsia="方正宋刻本秀楷简体" w:hint="eastAsia"/>
        </w:rPr>
        <w:t xml:space="preserve"> daemon </w:t>
      </w:r>
      <w:r>
        <w:rPr>
          <w:rFonts w:eastAsia="方正宋刻本秀楷简体" w:hint="eastAsia"/>
        </w:rPr>
        <w:t>在开机时不会被执行</w:t>
      </w:r>
      <w:r>
        <w:rPr>
          <w:rFonts w:eastAsia="方正宋刻本秀楷简体" w:hint="eastAsia"/>
        </w:rPr>
        <w:br/>
      </w:r>
      <w:r>
        <w:rPr>
          <w:rFonts w:eastAsia="方正宋刻本秀楷简体" w:hint="eastAsia"/>
        </w:rPr>
        <w:tab/>
        <w:t>static</w:t>
      </w:r>
      <w:r>
        <w:rPr>
          <w:rFonts w:eastAsia="方正宋刻本秀楷简体" w:hint="eastAsia"/>
        </w:rPr>
        <w:tab/>
      </w:r>
      <w:r>
        <w:rPr>
          <w:rFonts w:eastAsia="方正宋刻本秀楷简体" w:hint="eastAsia"/>
        </w:rPr>
        <w:tab/>
      </w:r>
      <w:r>
        <w:rPr>
          <w:rFonts w:eastAsia="方正宋刻本秀楷简体" w:hint="eastAsia"/>
        </w:rPr>
        <w:t>这个</w:t>
      </w:r>
      <w:r>
        <w:rPr>
          <w:rFonts w:eastAsia="方正宋刻本秀楷简体" w:hint="eastAsia"/>
        </w:rPr>
        <w:t>daemon</w:t>
      </w:r>
      <w:r>
        <w:rPr>
          <w:rFonts w:eastAsia="方正宋刻本秀楷简体" w:hint="eastAsia"/>
        </w:rPr>
        <w:t>不可自启动</w:t>
      </w:r>
      <w:r>
        <w:rPr>
          <w:rFonts w:eastAsia="方正宋刻本秀楷简体" w:hint="eastAsia"/>
        </w:rPr>
        <w:t>(enable</w:t>
      </w:r>
      <w:r>
        <w:rPr>
          <w:rFonts w:eastAsia="方正宋刻本秀楷简体" w:hint="eastAsia"/>
        </w:rPr>
        <w:t>不可</w:t>
      </w:r>
      <w:r>
        <w:rPr>
          <w:rFonts w:eastAsia="方正宋刻本秀楷简体" w:hint="eastAsia"/>
        </w:rPr>
        <w:t>)</w:t>
      </w:r>
    </w:p>
    <w:p w14:paraId="4AF75A35" w14:textId="77777777" w:rsidR="00ED6DF6" w:rsidRDefault="00ED6DF6">
      <w:pPr>
        <w:adjustRightInd w:val="0"/>
        <w:snapToGrid w:val="0"/>
        <w:ind w:left="1260" w:firstLine="420"/>
        <w:jc w:val="left"/>
        <w:rPr>
          <w:rFonts w:eastAsia="方正宋刻本秀楷简体"/>
        </w:rPr>
      </w:pPr>
      <w:r>
        <w:rPr>
          <w:rFonts w:eastAsia="方正宋刻本秀楷简体" w:hint="eastAsia"/>
        </w:rPr>
        <w:t>不过可能会被其他</w:t>
      </w:r>
      <w:r>
        <w:rPr>
          <w:rFonts w:eastAsia="方正宋刻本秀楷简体" w:hint="eastAsia"/>
        </w:rPr>
        <w:t>enabled</w:t>
      </w:r>
      <w:r>
        <w:rPr>
          <w:rFonts w:eastAsia="方正宋刻本秀楷简体" w:hint="eastAsia"/>
        </w:rPr>
        <w:t>的服务来唤醒（相依属性的服务</w:t>
      </w:r>
      <w:r>
        <w:rPr>
          <w:rFonts w:eastAsia="方正宋刻本秀楷简体" w:hint="eastAsia"/>
        </w:rPr>
        <w:t>)</w:t>
      </w:r>
    </w:p>
    <w:p w14:paraId="5E7B4C87" w14:textId="77777777" w:rsidR="003F18BA" w:rsidRDefault="00ED6DF6" w:rsidP="003F18BA">
      <w:pPr>
        <w:adjustRightInd w:val="0"/>
        <w:snapToGrid w:val="0"/>
        <w:ind w:firstLine="420"/>
        <w:jc w:val="left"/>
        <w:rPr>
          <w:rFonts w:eastAsia="方正宋刻本秀楷简体"/>
        </w:rPr>
      </w:pPr>
      <w:r>
        <w:rPr>
          <w:rFonts w:eastAsia="方正宋刻本秀楷简体" w:hint="eastAsia"/>
        </w:rPr>
        <w:t>mask</w:t>
      </w:r>
      <w:r>
        <w:rPr>
          <w:rFonts w:eastAsia="方正宋刻本秀楷简体" w:hint="eastAsia"/>
        </w:rPr>
        <w:tab/>
      </w:r>
      <w:r>
        <w:rPr>
          <w:rFonts w:eastAsia="方正宋刻本秀楷简体" w:hint="eastAsia"/>
        </w:rPr>
        <w:tab/>
      </w:r>
      <w:r>
        <w:rPr>
          <w:rFonts w:eastAsia="方正宋刻本秀楷简体" w:hint="eastAsia"/>
        </w:rPr>
        <w:t>这个</w:t>
      </w:r>
      <w:r>
        <w:rPr>
          <w:rFonts w:eastAsia="方正宋刻本秀楷简体" w:hint="eastAsia"/>
        </w:rPr>
        <w:t>daemon</w:t>
      </w:r>
      <w:r>
        <w:rPr>
          <w:rFonts w:eastAsia="方正宋刻本秀楷简体" w:hint="eastAsia"/>
        </w:rPr>
        <w:t>无论如何都无法被启动</w:t>
      </w:r>
      <w:r>
        <w:rPr>
          <w:rFonts w:eastAsia="方正宋刻本秀楷简体" w:hint="eastAsia"/>
        </w:rPr>
        <w:t>,</w:t>
      </w:r>
      <w:r>
        <w:rPr>
          <w:rFonts w:eastAsia="方正宋刻本秀楷简体" w:hint="eastAsia"/>
        </w:rPr>
        <w:t>已被强制注销</w:t>
      </w:r>
      <w:r>
        <w:rPr>
          <w:rFonts w:eastAsia="方正宋刻本秀楷简体" w:hint="eastAsia"/>
        </w:rPr>
        <w:t>(</w:t>
      </w:r>
      <w:r>
        <w:rPr>
          <w:rFonts w:eastAsia="方正宋刻本秀楷简体" w:hint="eastAsia"/>
        </w:rPr>
        <w:t>非删除</w:t>
      </w:r>
      <w:r>
        <w:rPr>
          <w:rFonts w:eastAsia="方正宋刻本秀楷简体" w:hint="eastAsia"/>
        </w:rPr>
        <w:t>)</w:t>
      </w:r>
      <w:r w:rsidR="00E17072">
        <w:rPr>
          <w:rFonts w:eastAsia="方正宋刻本秀楷简体" w:hint="eastAsia"/>
        </w:rPr>
        <w:t>，</w:t>
      </w:r>
    </w:p>
    <w:p w14:paraId="2A6750DD" w14:textId="2D20CD93" w:rsidR="00ED6DF6" w:rsidRDefault="00E17072" w:rsidP="003F18BA">
      <w:pPr>
        <w:adjustRightInd w:val="0"/>
        <w:snapToGrid w:val="0"/>
        <w:ind w:left="1260" w:firstLine="420"/>
        <w:jc w:val="left"/>
        <w:rPr>
          <w:rFonts w:eastAsia="方正宋刻本秀楷简体"/>
        </w:rPr>
      </w:pPr>
      <w:r w:rsidRPr="00E17072">
        <w:rPr>
          <w:rFonts w:eastAsia="方正宋刻本秀楷简体" w:hint="eastAsia"/>
          <w:b/>
          <w:bCs/>
        </w:rPr>
        <w:t>强力</w:t>
      </w:r>
      <w:r w:rsidRPr="00E17072">
        <w:rPr>
          <w:rFonts w:eastAsia="方正宋刻本秀楷简体" w:hint="eastAsia"/>
          <w:b/>
          <w:bCs/>
        </w:rPr>
        <w:t>disable</w:t>
      </w:r>
      <w:r w:rsidR="00ED6DF6">
        <w:rPr>
          <w:rFonts w:eastAsia="方正宋刻本秀楷简体" w:hint="eastAsia"/>
        </w:rPr>
        <w:t>可通过</w:t>
      </w:r>
      <w:r w:rsidR="00ED6DF6">
        <w:rPr>
          <w:rFonts w:eastAsia="方正宋刻本秀楷简体" w:hint="eastAsia"/>
        </w:rPr>
        <w:t xml:space="preserve"> </w:t>
      </w:r>
      <w:proofErr w:type="spellStart"/>
      <w:r w:rsidR="00ED6DF6">
        <w:rPr>
          <w:rFonts w:eastAsia="方正宋刻本秀楷简体" w:hint="eastAsia"/>
        </w:rPr>
        <w:t>systemctl</w:t>
      </w:r>
      <w:proofErr w:type="spellEnd"/>
      <w:r w:rsidR="00ED6DF6">
        <w:rPr>
          <w:rFonts w:eastAsia="方正宋刻本秀楷简体" w:hint="eastAsia"/>
        </w:rPr>
        <w:t xml:space="preserve"> unmask </w:t>
      </w:r>
      <w:r w:rsidR="00ED6DF6">
        <w:rPr>
          <w:rFonts w:eastAsia="方正宋刻本秀楷简体" w:hint="eastAsia"/>
        </w:rPr>
        <w:t>方式改回原本状态</w:t>
      </w:r>
    </w:p>
    <w:p w14:paraId="5895ED86" w14:textId="77777777" w:rsidR="00ED6DF6" w:rsidRDefault="00ED6DF6">
      <w:pPr>
        <w:adjustRightInd w:val="0"/>
        <w:snapToGrid w:val="0"/>
        <w:jc w:val="left"/>
        <w:rPr>
          <w:rFonts w:eastAsia="方正宋刻本秀楷简体"/>
          <w:b/>
          <w:bCs/>
        </w:rPr>
      </w:pPr>
      <w:r>
        <w:rPr>
          <w:rFonts w:eastAsia="方正宋刻本秀楷简体" w:hint="eastAsia"/>
        </w:rPr>
        <w:br/>
      </w:r>
      <w:r>
        <w:rPr>
          <w:rFonts w:eastAsia="方正宋刻本秀楷简体" w:hint="eastAsia"/>
          <w:b/>
          <w:bCs/>
        </w:rPr>
        <w:t>Active</w:t>
      </w:r>
      <w:r>
        <w:rPr>
          <w:rFonts w:eastAsia="方正宋刻本秀楷简体" w:hint="eastAsia"/>
          <w:b/>
          <w:bCs/>
        </w:rPr>
        <w:t>：现在</w:t>
      </w:r>
      <w:r>
        <w:rPr>
          <w:rFonts w:eastAsia="方正宋刻本秀楷简体" w:hint="eastAsia"/>
          <w:b/>
          <w:bCs/>
        </w:rPr>
        <w:t>daemon</w:t>
      </w:r>
      <w:r>
        <w:rPr>
          <w:rFonts w:eastAsia="方正宋刻本秀楷简体" w:hint="eastAsia"/>
          <w:b/>
          <w:bCs/>
        </w:rPr>
        <w:t>的状态</w:t>
      </w:r>
    </w:p>
    <w:p w14:paraId="0AC61336" w14:textId="77777777" w:rsidR="00ED6DF6" w:rsidRDefault="00ED6DF6">
      <w:pPr>
        <w:adjustRightInd w:val="0"/>
        <w:snapToGrid w:val="0"/>
        <w:ind w:firstLine="420"/>
        <w:jc w:val="left"/>
        <w:rPr>
          <w:rFonts w:eastAsia="方正宋刻本秀楷简体"/>
        </w:rPr>
      </w:pPr>
      <w:r>
        <w:rPr>
          <w:rFonts w:eastAsia="方正宋刻本秀楷简体" w:hint="eastAsia"/>
        </w:rPr>
        <w:t>active(running)</w:t>
      </w:r>
      <w:r>
        <w:rPr>
          <w:rFonts w:eastAsia="方正宋刻本秀楷简体" w:hint="eastAsia"/>
        </w:rPr>
        <w:tab/>
      </w:r>
      <w:r>
        <w:rPr>
          <w:rFonts w:eastAsia="方正宋刻本秀楷简体" w:hint="eastAsia"/>
        </w:rPr>
        <w:t>正有一只或多</w:t>
      </w:r>
      <w:proofErr w:type="gramStart"/>
      <w:r>
        <w:rPr>
          <w:rFonts w:eastAsia="方正宋刻本秀楷简体" w:hint="eastAsia"/>
        </w:rPr>
        <w:t>只程序</w:t>
      </w:r>
      <w:proofErr w:type="gramEnd"/>
      <w:r>
        <w:rPr>
          <w:rFonts w:eastAsia="方正宋刻本秀楷简体" w:hint="eastAsia"/>
        </w:rPr>
        <w:t>正在系统中执行的意思</w:t>
      </w:r>
    </w:p>
    <w:p w14:paraId="6BDBB6D0" w14:textId="6D91DC08" w:rsidR="00ED6DF6" w:rsidRDefault="00ED6DF6">
      <w:pPr>
        <w:adjustRightInd w:val="0"/>
        <w:snapToGrid w:val="0"/>
        <w:ind w:firstLine="420"/>
        <w:jc w:val="left"/>
        <w:rPr>
          <w:rFonts w:eastAsia="方正宋刻本秀楷简体"/>
        </w:rPr>
      </w:pPr>
      <w:r>
        <w:rPr>
          <w:rFonts w:eastAsia="方正宋刻本秀楷简体" w:hint="eastAsia"/>
        </w:rPr>
        <w:t>active(exited)</w:t>
      </w:r>
      <w:r>
        <w:rPr>
          <w:rFonts w:eastAsia="方正宋刻本秀楷简体" w:hint="eastAsia"/>
        </w:rPr>
        <w:tab/>
      </w:r>
      <w:r>
        <w:rPr>
          <w:rFonts w:eastAsia="方正宋刻本秀楷简体" w:hint="eastAsia"/>
        </w:rPr>
        <w:tab/>
      </w:r>
      <w:r>
        <w:rPr>
          <w:rFonts w:eastAsia="方正宋刻本秀楷简体" w:hint="eastAsia"/>
        </w:rPr>
        <w:t>仅执行一次就</w:t>
      </w:r>
      <w:proofErr w:type="gramStart"/>
      <w:r>
        <w:rPr>
          <w:rFonts w:eastAsia="方正宋刻本秀楷简体" w:hint="eastAsia"/>
        </w:rPr>
        <w:t>正常结束</w:t>
      </w:r>
      <w:proofErr w:type="gramEnd"/>
      <w:r>
        <w:rPr>
          <w:rFonts w:eastAsia="方正宋刻本秀楷简体" w:hint="eastAsia"/>
        </w:rPr>
        <w:t>的服务</w:t>
      </w:r>
      <w:r w:rsidR="003F18BA">
        <w:rPr>
          <w:rFonts w:eastAsia="方正宋刻本秀楷简体" w:hint="eastAsia"/>
        </w:rPr>
        <w:t>,</w:t>
      </w:r>
      <w:r>
        <w:rPr>
          <w:rFonts w:eastAsia="方正宋刻本秀楷简体" w:hint="eastAsia"/>
        </w:rPr>
        <w:t>目前并没有任何程序在系统中执行。</w:t>
      </w:r>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sidR="003F18BA">
        <w:rPr>
          <w:rFonts w:eastAsia="方正宋刻本秀楷简体"/>
        </w:rPr>
        <w:tab/>
      </w:r>
      <w:r>
        <w:rPr>
          <w:rFonts w:eastAsia="方正宋刻本秀楷简体" w:hint="eastAsia"/>
          <w:sz w:val="16"/>
          <w:szCs w:val="20"/>
        </w:rPr>
        <w:t>如开机或者是挂载时才会进行一次的</w:t>
      </w:r>
      <w:r>
        <w:rPr>
          <w:rFonts w:eastAsia="方正宋刻本秀楷简体" w:hint="eastAsia"/>
          <w:sz w:val="16"/>
          <w:szCs w:val="20"/>
        </w:rPr>
        <w:t xml:space="preserve"> </w:t>
      </w:r>
      <w:proofErr w:type="spellStart"/>
      <w:r>
        <w:rPr>
          <w:rFonts w:eastAsia="方正宋刻本秀楷简体" w:hint="eastAsia"/>
          <w:sz w:val="16"/>
          <w:szCs w:val="20"/>
        </w:rPr>
        <w:t>quotaon</w:t>
      </w:r>
      <w:proofErr w:type="spellEnd"/>
      <w:r>
        <w:rPr>
          <w:rFonts w:eastAsia="方正宋刻本秀楷简体" w:hint="eastAsia"/>
          <w:sz w:val="16"/>
          <w:szCs w:val="20"/>
        </w:rPr>
        <w:t xml:space="preserve"> </w:t>
      </w:r>
      <w:r>
        <w:rPr>
          <w:rFonts w:eastAsia="方正宋刻本秀楷简体" w:hint="eastAsia"/>
          <w:sz w:val="16"/>
          <w:szCs w:val="20"/>
        </w:rPr>
        <w:t>功能，只须执行</w:t>
      </w:r>
      <w:proofErr w:type="gramStart"/>
      <w:r>
        <w:rPr>
          <w:rFonts w:eastAsia="方正宋刻本秀楷简体" w:hint="eastAsia"/>
          <w:sz w:val="16"/>
          <w:szCs w:val="20"/>
        </w:rPr>
        <w:t>一</w:t>
      </w:r>
      <w:proofErr w:type="gramEnd"/>
      <w:r>
        <w:rPr>
          <w:rFonts w:eastAsia="方正宋刻本秀楷简体" w:hint="eastAsia"/>
          <w:sz w:val="16"/>
          <w:szCs w:val="20"/>
        </w:rPr>
        <w:t>次之后，就交给文件系</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proofErr w:type="gramStart"/>
      <w:r>
        <w:rPr>
          <w:rFonts w:eastAsia="方正宋刻本秀楷简体" w:hint="eastAsia"/>
          <w:sz w:val="16"/>
          <w:szCs w:val="20"/>
        </w:rPr>
        <w:t>统去自行处理</w:t>
      </w:r>
      <w:proofErr w:type="gramEnd"/>
      <w:r>
        <w:rPr>
          <w:rFonts w:eastAsia="方正宋刻本秀楷简体" w:hint="eastAsia"/>
          <w:sz w:val="16"/>
          <w:szCs w:val="20"/>
        </w:rPr>
        <w:t>，通畅</w:t>
      </w:r>
      <w:r>
        <w:rPr>
          <w:rFonts w:eastAsia="方正宋刻本秀楷简体" w:hint="eastAsia"/>
          <w:sz w:val="16"/>
          <w:szCs w:val="20"/>
        </w:rPr>
        <w:t>shell</w:t>
      </w:r>
      <w:r>
        <w:rPr>
          <w:rFonts w:eastAsia="方正宋刻本秀楷简体" w:hint="eastAsia"/>
          <w:sz w:val="16"/>
          <w:szCs w:val="20"/>
        </w:rPr>
        <w:t>写的小型服务，大多是属于这种类型（无须常驻内存）。</w:t>
      </w:r>
      <w:r>
        <w:rPr>
          <w:rFonts w:eastAsia="方正宋刻本秀楷简体" w:hint="eastAsia"/>
        </w:rPr>
        <w:br/>
      </w:r>
      <w:r>
        <w:rPr>
          <w:rFonts w:eastAsia="方正宋刻本秀楷简体" w:hint="eastAsia"/>
        </w:rPr>
        <w:tab/>
        <w:t>active(waiting)</w:t>
      </w:r>
      <w:r>
        <w:rPr>
          <w:rFonts w:eastAsia="方正宋刻本秀楷简体" w:hint="eastAsia"/>
        </w:rPr>
        <w:tab/>
      </w:r>
      <w:r>
        <w:rPr>
          <w:rFonts w:eastAsia="方正宋刻本秀楷简体" w:hint="eastAsia"/>
        </w:rPr>
        <w:tab/>
      </w:r>
      <w:r>
        <w:rPr>
          <w:rFonts w:eastAsia="方正宋刻本秀楷简体" w:hint="eastAsia"/>
        </w:rPr>
        <w:t>正在执行当中，等待其他的事件才能继续处理</w:t>
      </w:r>
      <w:r w:rsidR="003F18BA">
        <w:rPr>
          <w:rFonts w:eastAsia="方正宋刻本秀楷简体" w:hint="eastAsia"/>
        </w:rPr>
        <w:t>,</w:t>
      </w:r>
      <w:r>
        <w:rPr>
          <w:rFonts w:eastAsia="方正宋刻本秀楷简体" w:hint="eastAsia"/>
        </w:rPr>
        <w:t>如打印</w:t>
      </w:r>
      <w:proofErr w:type="gramStart"/>
      <w:r>
        <w:rPr>
          <w:rFonts w:eastAsia="方正宋刻本秀楷简体" w:hint="eastAsia"/>
        </w:rPr>
        <w:t>伫列相关</w:t>
      </w:r>
      <w:proofErr w:type="gramEnd"/>
      <w:r>
        <w:rPr>
          <w:rFonts w:eastAsia="方正宋刻本秀楷简体" w:hint="eastAsia"/>
        </w:rPr>
        <w:t>服务</w:t>
      </w:r>
      <w:r>
        <w:rPr>
          <w:rFonts w:eastAsia="方正宋刻本秀楷简体" w:hint="eastAsia"/>
        </w:rPr>
        <w:br/>
      </w:r>
      <w:r>
        <w:rPr>
          <w:rFonts w:eastAsia="方正宋刻本秀楷简体" w:hint="eastAsia"/>
        </w:rPr>
        <w:tab/>
        <w:t>inactive(dead)</w:t>
      </w:r>
      <w:r>
        <w:rPr>
          <w:rFonts w:eastAsia="方正宋刻本秀楷简体" w:hint="eastAsia"/>
        </w:rPr>
        <w:tab/>
      </w:r>
      <w:r>
        <w:rPr>
          <w:rFonts w:eastAsia="方正宋刻本秀楷简体" w:hint="eastAsia"/>
        </w:rPr>
        <w:tab/>
      </w:r>
      <w:r>
        <w:rPr>
          <w:rFonts w:eastAsia="方正宋刻本秀楷简体" w:hint="eastAsia"/>
        </w:rPr>
        <w:t>这个服务目前没有运行</w:t>
      </w:r>
    </w:p>
    <w:p w14:paraId="67012C3E" w14:textId="77777777" w:rsidR="00ED6DF6" w:rsidRDefault="00ED6DF6">
      <w:pPr>
        <w:adjustRightInd w:val="0"/>
        <w:snapToGrid w:val="0"/>
        <w:ind w:firstLine="420"/>
        <w:jc w:val="left"/>
        <w:rPr>
          <w:rFonts w:eastAsia="方正宋刻本秀楷简体"/>
        </w:rPr>
      </w:pPr>
    </w:p>
    <w:p w14:paraId="330B28E8" w14:textId="77777777" w:rsidR="00ED6DF6" w:rsidRDefault="00ED6DF6">
      <w:pPr>
        <w:adjustRightInd w:val="0"/>
        <w:snapToGrid w:val="0"/>
        <w:jc w:val="left"/>
        <w:rPr>
          <w:rFonts w:eastAsia="方正宋刻本秀楷简体"/>
        </w:rPr>
      </w:pPr>
      <w:r>
        <w:rPr>
          <w:rFonts w:eastAsia="方正宋刻本秀楷简体" w:hint="eastAsia"/>
        </w:rPr>
        <w:t>后面几行说明这个程序的</w:t>
      </w:r>
      <w:r>
        <w:rPr>
          <w:rFonts w:eastAsia="方正宋刻本秀楷简体" w:hint="eastAsia"/>
        </w:rPr>
        <w:t xml:space="preserve">PID </w:t>
      </w:r>
      <w:r>
        <w:rPr>
          <w:rFonts w:eastAsia="方正宋刻本秀楷简体" w:hint="eastAsia"/>
        </w:rPr>
        <w:t>状态以及最后一行显示这个服务的</w:t>
      </w:r>
      <w:r>
        <w:rPr>
          <w:rFonts w:eastAsia="方正宋刻本秀楷简体" w:hint="eastAsia"/>
          <w:b/>
          <w:bCs/>
        </w:rPr>
        <w:t>登录文件信息</w:t>
      </w:r>
      <w:r>
        <w:rPr>
          <w:rFonts w:eastAsia="方正宋刻本秀楷简体" w:hint="eastAsia"/>
        </w:rPr>
        <w:br/>
      </w:r>
      <w:r>
        <w:rPr>
          <w:rFonts w:eastAsia="方正宋刻本秀楷简体" w:hint="eastAsia"/>
        </w:rPr>
        <w:t>登录文件信息格式为：时间、</w:t>
      </w:r>
      <w:proofErr w:type="gramStart"/>
      <w:r>
        <w:rPr>
          <w:rFonts w:eastAsia="方正宋刻本秀楷简体" w:hint="eastAsia"/>
        </w:rPr>
        <w:t>讯息</w:t>
      </w:r>
      <w:proofErr w:type="gramEnd"/>
      <w:r>
        <w:rPr>
          <w:rFonts w:eastAsia="方正宋刻本秀楷简体" w:hint="eastAsia"/>
        </w:rPr>
        <w:t>发送主机、哪一个服务的</w:t>
      </w:r>
      <w:proofErr w:type="gramStart"/>
      <w:r>
        <w:rPr>
          <w:rFonts w:eastAsia="方正宋刻本秀楷简体" w:hint="eastAsia"/>
        </w:rPr>
        <w:t>讯息</w:t>
      </w:r>
      <w:proofErr w:type="gramEnd"/>
      <w:r>
        <w:rPr>
          <w:rFonts w:eastAsia="方正宋刻本秀楷简体" w:hint="eastAsia"/>
        </w:rPr>
        <w:t>、实际</w:t>
      </w:r>
      <w:proofErr w:type="gramStart"/>
      <w:r>
        <w:rPr>
          <w:rFonts w:eastAsia="方正宋刻本秀楷简体" w:hint="eastAsia"/>
        </w:rPr>
        <w:t>讯息</w:t>
      </w:r>
      <w:proofErr w:type="gramEnd"/>
      <w:r>
        <w:rPr>
          <w:rFonts w:eastAsia="方正宋刻本秀楷简体" w:hint="eastAsia"/>
        </w:rPr>
        <w:t>内容</w:t>
      </w:r>
      <w:r>
        <w:rPr>
          <w:rFonts w:eastAsia="方正宋刻本秀楷简体" w:hint="eastAsia"/>
        </w:rPr>
        <w:br/>
      </w:r>
    </w:p>
    <w:p w14:paraId="4E2D12B7" w14:textId="77777777" w:rsidR="00ED6DF6" w:rsidRPr="003F18BA" w:rsidRDefault="00ED6DF6">
      <w:pPr>
        <w:adjustRightInd w:val="0"/>
        <w:snapToGrid w:val="0"/>
        <w:jc w:val="left"/>
        <w:rPr>
          <w:rFonts w:eastAsia="方正宋刻本秀楷简体"/>
          <w:b/>
          <w:bCs/>
        </w:rPr>
      </w:pPr>
      <w:r w:rsidRPr="003F18BA">
        <w:rPr>
          <w:rFonts w:eastAsia="方正宋刻本秀楷简体" w:hint="eastAsia"/>
          <w:b/>
          <w:bCs/>
        </w:rPr>
        <w:t>不应该用</w:t>
      </w:r>
      <w:r w:rsidRPr="003F18BA">
        <w:rPr>
          <w:rFonts w:eastAsia="方正宋刻本秀楷简体" w:hint="eastAsia"/>
          <w:b/>
          <w:bCs/>
        </w:rPr>
        <w:t>kill</w:t>
      </w:r>
      <w:r w:rsidRPr="003F18BA">
        <w:rPr>
          <w:rFonts w:eastAsia="方正宋刻本秀楷简体" w:hint="eastAsia"/>
          <w:b/>
          <w:bCs/>
        </w:rPr>
        <w:t>的方式来关掉一个正常的服务，</w:t>
      </w:r>
      <w:proofErr w:type="spellStart"/>
      <w:r w:rsidRPr="003F18BA">
        <w:rPr>
          <w:rFonts w:eastAsia="方正宋刻本秀楷简体" w:hint="eastAsia"/>
          <w:b/>
          <w:bCs/>
        </w:rPr>
        <w:t>systemctl</w:t>
      </w:r>
      <w:proofErr w:type="spellEnd"/>
      <w:r w:rsidRPr="003F18BA">
        <w:rPr>
          <w:rFonts w:eastAsia="方正宋刻本秀楷简体" w:hint="eastAsia"/>
          <w:b/>
          <w:bCs/>
        </w:rPr>
        <w:t>无法继续监控该服务</w:t>
      </w:r>
    </w:p>
    <w:p w14:paraId="3233C66E" w14:textId="77777777" w:rsidR="00ED6DF6" w:rsidRDefault="00ED6DF6">
      <w:pPr>
        <w:adjustRightInd w:val="0"/>
        <w:snapToGrid w:val="0"/>
        <w:jc w:val="left"/>
        <w:rPr>
          <w:rFonts w:eastAsia="方正宋刻本秀楷简体"/>
          <w:b/>
          <w:bCs/>
          <w:sz w:val="36"/>
          <w:szCs w:val="44"/>
        </w:rPr>
      </w:pPr>
      <w:r>
        <w:rPr>
          <w:rFonts w:eastAsia="方正宋刻本秀楷简体" w:hint="eastAsia"/>
        </w:rPr>
        <w:br w:type="page"/>
      </w:r>
      <w:r>
        <w:rPr>
          <w:rFonts w:eastAsia="方正宋刻本秀楷简体" w:hint="eastAsia"/>
          <w:b/>
          <w:bCs/>
          <w:sz w:val="36"/>
          <w:szCs w:val="44"/>
        </w:rPr>
        <w:lastRenderedPageBreak/>
        <w:t>关闭服务实践</w:t>
      </w:r>
    </w:p>
    <w:p w14:paraId="07503C89" w14:textId="77777777" w:rsidR="00ED6DF6" w:rsidRDefault="00ED6DF6">
      <w:pPr>
        <w:adjustRightInd w:val="0"/>
        <w:snapToGrid w:val="0"/>
        <w:jc w:val="left"/>
        <w:rPr>
          <w:rFonts w:eastAsia="方正宋刻本秀楷简体"/>
        </w:rPr>
      </w:pPr>
      <w:r>
        <w:rPr>
          <w:rFonts w:eastAsia="方正宋刻本秀楷简体" w:hint="eastAsia"/>
        </w:rPr>
        <w:t>1.</w:t>
      </w:r>
      <w:r>
        <w:rPr>
          <w:rFonts w:eastAsia="方正宋刻本秀楷简体" w:hint="eastAsia"/>
        </w:rPr>
        <w:t>先看看</w:t>
      </w:r>
      <w:r>
        <w:rPr>
          <w:rFonts w:eastAsia="方正宋刻本秀楷简体" w:hint="eastAsia"/>
        </w:rPr>
        <w:t xml:space="preserve"> cups </w:t>
      </w:r>
      <w:r>
        <w:rPr>
          <w:rFonts w:eastAsia="方正宋刻本秀楷简体" w:hint="eastAsia"/>
        </w:rPr>
        <w:t>的服务是开还是关？</w:t>
      </w: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cups.service</w:t>
      </w:r>
      <w:proofErr w:type="spellEnd"/>
      <w:r>
        <w:rPr>
          <w:rFonts w:eastAsia="方正宋刻本秀楷简体" w:hint="eastAsia"/>
        </w:rPr>
        <w:t xml:space="preserve"> - CUPS Printing Service</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 enabled</w:t>
      </w:r>
      <w:r>
        <w:rPr>
          <w:rFonts w:eastAsia="方正宋刻本秀楷简体" w:hint="eastAsia"/>
        </w:rPr>
        <w:t>）</w:t>
      </w:r>
      <w:r>
        <w:rPr>
          <w:rFonts w:eastAsia="方正宋刻本秀楷简体" w:hint="eastAsia"/>
        </w:rPr>
        <w:br/>
        <w:t xml:space="preserve">Active: inactive </w:t>
      </w:r>
      <w:r>
        <w:rPr>
          <w:rFonts w:eastAsia="方正宋刻本秀楷简体" w:hint="eastAsia"/>
        </w:rPr>
        <w:t>（</w:t>
      </w:r>
      <w:r>
        <w:rPr>
          <w:rFonts w:eastAsia="方正宋刻本秀楷简体" w:hint="eastAsia"/>
        </w:rPr>
        <w:t>dead</w:t>
      </w:r>
      <w:r>
        <w:rPr>
          <w:rFonts w:eastAsia="方正宋刻本秀楷简体" w:hint="eastAsia"/>
        </w:rPr>
        <w:t>）</w:t>
      </w:r>
      <w:r>
        <w:rPr>
          <w:rFonts w:eastAsia="方正宋刻本秀楷简体" w:hint="eastAsia"/>
        </w:rPr>
        <w:t xml:space="preserve"> since Tue 2015-08-11 19:19:20 CST; 3h 29min ago</w:t>
      </w:r>
      <w:r>
        <w:rPr>
          <w:rFonts w:eastAsia="方正宋刻本秀楷简体" w:hint="eastAsia"/>
        </w:rPr>
        <w:br/>
        <w:t>#</w:t>
      </w:r>
      <w:r>
        <w:rPr>
          <w:rFonts w:eastAsia="方正宋刻本秀楷简体" w:hint="eastAsia"/>
        </w:rPr>
        <w:t>有趣得很！竟然是</w:t>
      </w:r>
      <w:r>
        <w:rPr>
          <w:rFonts w:eastAsia="方正宋刻本秀楷简体" w:hint="eastAsia"/>
        </w:rPr>
        <w:t xml:space="preserve"> enable </w:t>
      </w:r>
      <w:r>
        <w:rPr>
          <w:rFonts w:eastAsia="方正宋刻本秀楷简体" w:hint="eastAsia"/>
        </w:rPr>
        <w:t>但是却是</w:t>
      </w:r>
      <w:r>
        <w:rPr>
          <w:rFonts w:eastAsia="方正宋刻本秀楷简体" w:hint="eastAsia"/>
        </w:rPr>
        <w:t xml:space="preserve"> inactive </w:t>
      </w:r>
    </w:p>
    <w:p w14:paraId="2C2F0DB1" w14:textId="77777777" w:rsidR="00ED6DF6" w:rsidRDefault="00ED6DF6">
      <w:pPr>
        <w:adjustRightInd w:val="0"/>
        <w:snapToGrid w:val="0"/>
        <w:jc w:val="left"/>
        <w:rPr>
          <w:rFonts w:eastAsia="方正宋刻本秀楷简体"/>
        </w:rPr>
      </w:pPr>
      <w:r>
        <w:rPr>
          <w:rFonts w:eastAsia="方正宋刻本秀楷简体" w:hint="eastAsia"/>
        </w:rPr>
        <w:br/>
        <w:t xml:space="preserve">2. </w:t>
      </w:r>
      <w:r>
        <w:rPr>
          <w:rFonts w:eastAsia="方正宋刻本秀楷简体" w:hint="eastAsia"/>
        </w:rPr>
        <w:t>那就直接关闭，同时确认没有启动</w:t>
      </w: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stop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disable cups.service</w:t>
      </w:r>
      <w:r>
        <w:rPr>
          <w:rFonts w:eastAsia="方正宋刻本秀楷简体" w:hint="eastAsia"/>
        </w:rPr>
        <w:br/>
        <w:t>rm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/system/multi-</w:t>
      </w:r>
      <w:proofErr w:type="spellStart"/>
      <w:r>
        <w:rPr>
          <w:rFonts w:eastAsia="方正宋刻本秀楷简体" w:hint="eastAsia"/>
        </w:rPr>
        <w:t>user.target.wants</w:t>
      </w:r>
      <w:proofErr w:type="spellEnd"/>
      <w:r>
        <w:rPr>
          <w:rFonts w:eastAsia="方正宋刻本秀楷简体" w:hint="eastAsia"/>
        </w:rPr>
        <w:t>/</w:t>
      </w:r>
      <w:proofErr w:type="spellStart"/>
      <w:r>
        <w:rPr>
          <w:rFonts w:eastAsia="方正宋刻本秀楷简体" w:hint="eastAsia"/>
        </w:rPr>
        <w:t>cups.path</w:t>
      </w:r>
      <w:proofErr w:type="spellEnd"/>
      <w:r>
        <w:rPr>
          <w:rFonts w:eastAsia="方正宋刻本秀楷简体" w:hint="eastAsia"/>
        </w:rPr>
        <w:t>'</w:t>
      </w:r>
      <w:r>
        <w:rPr>
          <w:rFonts w:eastAsia="方正宋刻本秀楷简体" w:hint="eastAsia"/>
        </w:rPr>
        <w:br/>
        <w:t>rm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sockets.target.wants</w:t>
      </w:r>
      <w:proofErr w:type="spellEnd"/>
      <w:r>
        <w:rPr>
          <w:rFonts w:eastAsia="方正宋刻本秀楷简体" w:hint="eastAsia"/>
        </w:rPr>
        <w:t>/</w:t>
      </w:r>
      <w:proofErr w:type="spellStart"/>
      <w:r>
        <w:rPr>
          <w:rFonts w:eastAsia="方正宋刻本秀楷简体" w:hint="eastAsia"/>
        </w:rPr>
        <w:t>cups.socket</w:t>
      </w:r>
      <w:proofErr w:type="spellEnd"/>
      <w:r>
        <w:rPr>
          <w:rFonts w:eastAsia="方正宋刻本秀楷简体" w:hint="eastAsia"/>
        </w:rPr>
        <w:t>'</w:t>
      </w:r>
      <w:r>
        <w:rPr>
          <w:rFonts w:eastAsia="方正宋刻本秀楷简体" w:hint="eastAsia"/>
        </w:rPr>
        <w:br/>
        <w:t>rm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printer.target.wants</w:t>
      </w:r>
      <w:proofErr w:type="spellEnd"/>
      <w:r>
        <w:rPr>
          <w:rFonts w:eastAsia="方正宋刻本秀楷简体" w:hint="eastAsia"/>
        </w:rPr>
        <w:t>/</w:t>
      </w:r>
      <w:proofErr w:type="spellStart"/>
      <w:r>
        <w:rPr>
          <w:rFonts w:eastAsia="方正宋刻本秀楷简体" w:hint="eastAsia"/>
        </w:rPr>
        <w:t>cups.service</w:t>
      </w:r>
      <w:proofErr w:type="spellEnd"/>
      <w:r>
        <w:rPr>
          <w:rFonts w:eastAsia="方正宋刻本秀楷简体" w:hint="eastAsia"/>
        </w:rPr>
        <w:t>'</w:t>
      </w:r>
      <w:r>
        <w:rPr>
          <w:rFonts w:eastAsia="方正宋刻本秀楷简体" w:hint="eastAsia"/>
        </w:rPr>
        <w:br/>
        <w:t xml:space="preserve"># </w:t>
      </w:r>
      <w:r>
        <w:rPr>
          <w:rFonts w:eastAsia="方正宋刻本秀楷简体" w:hint="eastAsia"/>
        </w:rPr>
        <w:t>消掉三个链接文件！也就是说，这三个文件可能是有相依性的问题</w:t>
      </w:r>
    </w:p>
    <w:p w14:paraId="242D0270" w14:textId="77777777" w:rsidR="00ED6DF6" w:rsidRDefault="00ED6DF6">
      <w:pPr>
        <w:adjustRightInd w:val="0"/>
        <w:snapToGrid w:val="0"/>
        <w:jc w:val="left"/>
        <w:rPr>
          <w:rFonts w:eastAsia="方正宋刻本秀楷简体"/>
        </w:rPr>
      </w:pPr>
      <w:r>
        <w:rPr>
          <w:rFonts w:eastAsia="方正宋刻本秀楷简体" w:hint="eastAsia"/>
        </w:rPr>
        <w:br/>
        <w:t>netstat -</w:t>
      </w:r>
      <w:proofErr w:type="spellStart"/>
      <w:r>
        <w:rPr>
          <w:rFonts w:eastAsia="方正宋刻本秀楷简体" w:hint="eastAsia"/>
        </w:rPr>
        <w:t>tlunp</w:t>
      </w:r>
      <w:proofErr w:type="spellEnd"/>
      <w:r>
        <w:rPr>
          <w:rFonts w:eastAsia="方正宋刻本秀楷简体" w:hint="eastAsia"/>
        </w:rPr>
        <w:t xml:space="preserve"> | grep cups</w:t>
      </w:r>
      <w:r>
        <w:rPr>
          <w:rFonts w:eastAsia="方正宋刻本秀楷简体" w:hint="eastAsia"/>
        </w:rPr>
        <w:br/>
        <w:t xml:space="preserve"># </w:t>
      </w:r>
      <w:r>
        <w:rPr>
          <w:rFonts w:eastAsia="方正宋刻本秀楷简体" w:hint="eastAsia"/>
        </w:rPr>
        <w:t>现在应该不会出现任何数据！没有</w:t>
      </w:r>
      <w:r>
        <w:rPr>
          <w:rFonts w:eastAsia="方正宋刻本秀楷简体" w:hint="eastAsia"/>
        </w:rPr>
        <w:t>cups</w:t>
      </w:r>
      <w:r>
        <w:rPr>
          <w:rFonts w:eastAsia="方正宋刻本秀楷简体" w:hint="eastAsia"/>
        </w:rPr>
        <w:t>的任务在执行当</w:t>
      </w:r>
      <w:r>
        <w:rPr>
          <w:rFonts w:eastAsia="方正宋刻本秀楷简体" w:hint="eastAsia"/>
        </w:rPr>
        <w:t>,</w:t>
      </w:r>
      <w:r>
        <w:rPr>
          <w:rFonts w:eastAsia="方正宋刻本秀楷简体" w:hint="eastAsia"/>
        </w:rPr>
        <w:t>所以不会有</w:t>
      </w:r>
      <w:r>
        <w:rPr>
          <w:rFonts w:eastAsia="方正宋刻本秀楷简体" w:hint="eastAsia"/>
        </w:rPr>
        <w:t>port</w:t>
      </w:r>
      <w:r>
        <w:rPr>
          <w:rFonts w:eastAsia="方正宋刻本秀楷简体" w:hint="eastAsia"/>
        </w:rPr>
        <w:t>产生</w:t>
      </w:r>
    </w:p>
    <w:p w14:paraId="6DC352EF" w14:textId="77777777" w:rsidR="00ED6DF6" w:rsidRDefault="00ED6DF6">
      <w:pPr>
        <w:adjustRightInd w:val="0"/>
        <w:snapToGrid w:val="0"/>
        <w:jc w:val="left"/>
        <w:rPr>
          <w:rFonts w:eastAsia="方正宋刻本秀楷简体"/>
        </w:rPr>
      </w:pPr>
    </w:p>
    <w:p w14:paraId="79518944" w14:textId="77777777" w:rsidR="00ED6DF6" w:rsidRDefault="00ED6DF6">
      <w:pPr>
        <w:adjustRightInd w:val="0"/>
        <w:snapToGrid w:val="0"/>
        <w:jc w:val="left"/>
        <w:rPr>
          <w:rFonts w:eastAsia="方正宋刻本秀楷简体"/>
        </w:rPr>
      </w:pPr>
      <w:r>
        <w:rPr>
          <w:rFonts w:eastAsia="方正宋刻本秀楷简体" w:hint="eastAsia"/>
        </w:rPr>
        <w:t xml:space="preserve">3. </w:t>
      </w:r>
      <w:r>
        <w:rPr>
          <w:rFonts w:eastAsia="方正宋刻本秀楷简体" w:hint="eastAsia"/>
        </w:rPr>
        <w:t>尝试启动</w:t>
      </w:r>
      <w:r>
        <w:rPr>
          <w:rFonts w:eastAsia="方正宋刻本秀楷简体" w:hint="eastAsia"/>
        </w:rPr>
        <w:t xml:space="preserve"> </w:t>
      </w:r>
      <w:proofErr w:type="spellStart"/>
      <w:r>
        <w:rPr>
          <w:rFonts w:eastAsia="方正宋刻本秀楷简体" w:hint="eastAsia"/>
        </w:rPr>
        <w:t>cups.socket</w:t>
      </w:r>
      <w:proofErr w:type="spellEnd"/>
      <w:r>
        <w:rPr>
          <w:rFonts w:eastAsia="方正宋刻本秀楷简体" w:hint="eastAsia"/>
        </w:rPr>
        <w:t xml:space="preserve"> </w:t>
      </w:r>
      <w:r>
        <w:rPr>
          <w:rFonts w:eastAsia="方正宋刻本秀楷简体" w:hint="eastAsia"/>
        </w:rPr>
        <w:t>监听用户端的需求</w:t>
      </w: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start </w:t>
      </w:r>
      <w:proofErr w:type="spellStart"/>
      <w:r>
        <w:rPr>
          <w:rFonts w:eastAsia="方正宋刻本秀楷简体" w:hint="eastAsia"/>
        </w:rPr>
        <w:t>cups.socket</w:t>
      </w:r>
      <w:proofErr w:type="spellEnd"/>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cups.service</w:t>
      </w:r>
      <w:proofErr w:type="spellEnd"/>
      <w:r>
        <w:rPr>
          <w:rFonts w:eastAsia="方正宋刻本秀楷简体" w:hint="eastAsia"/>
        </w:rPr>
        <w:t xml:space="preserve"> </w:t>
      </w:r>
      <w:proofErr w:type="spellStart"/>
      <w:r>
        <w:rPr>
          <w:rFonts w:eastAsia="方正宋刻本秀楷简体" w:hint="eastAsia"/>
        </w:rPr>
        <w:t>cups.socket</w:t>
      </w:r>
      <w:proofErr w:type="spellEnd"/>
      <w:r>
        <w:rPr>
          <w:rFonts w:eastAsia="方正宋刻本秀楷简体" w:hint="eastAsia"/>
        </w:rPr>
        <w:t xml:space="preserve"> </w:t>
      </w:r>
      <w:proofErr w:type="spellStart"/>
      <w:r>
        <w:rPr>
          <w:rFonts w:eastAsia="方正宋刻本秀楷简体" w:hint="eastAsia"/>
        </w:rPr>
        <w:t>cups.path</w:t>
      </w:r>
      <w:proofErr w:type="spellEnd"/>
      <w:r>
        <w:rPr>
          <w:rFonts w:eastAsia="方正宋刻本秀楷简体" w:hint="eastAsia"/>
        </w:rPr>
        <w:br/>
      </w:r>
      <w:proofErr w:type="spellStart"/>
      <w:r>
        <w:rPr>
          <w:rFonts w:eastAsia="方正宋刻本秀楷简体" w:hint="eastAsia"/>
        </w:rPr>
        <w:t>cups.service</w:t>
      </w:r>
      <w:proofErr w:type="spellEnd"/>
      <w:r>
        <w:rPr>
          <w:rFonts w:eastAsia="方正宋刻本秀楷简体" w:hint="eastAsia"/>
        </w:rPr>
        <w:t xml:space="preserve"> - CUPS Printing Service</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 disabled</w:t>
      </w:r>
      <w:r>
        <w:rPr>
          <w:rFonts w:eastAsia="方正宋刻本秀楷简体" w:hint="eastAsia"/>
        </w:rPr>
        <w:t>）</w:t>
      </w:r>
      <w:r>
        <w:rPr>
          <w:rFonts w:eastAsia="方正宋刻本秀楷简体" w:hint="eastAsia"/>
        </w:rPr>
        <w:br/>
        <w:t xml:space="preserve">Active: inactive </w:t>
      </w:r>
      <w:r>
        <w:rPr>
          <w:rFonts w:eastAsia="方正宋刻本秀楷简体" w:hint="eastAsia"/>
        </w:rPr>
        <w:t>（</w:t>
      </w:r>
      <w:r>
        <w:rPr>
          <w:rFonts w:eastAsia="方正宋刻本秀楷简体" w:hint="eastAsia"/>
        </w:rPr>
        <w:t>dead</w:t>
      </w:r>
      <w:r>
        <w:rPr>
          <w:rFonts w:eastAsia="方正宋刻本秀楷简体" w:hint="eastAsia"/>
        </w:rPr>
        <w:t>）</w:t>
      </w:r>
      <w:r>
        <w:rPr>
          <w:rFonts w:eastAsia="方正宋刻本秀楷简体" w:hint="eastAsia"/>
        </w:rPr>
        <w:t xml:space="preserve"> since Tue 2015-08-11 22:57:50 CST; 3min 41s ago</w:t>
      </w:r>
      <w:r>
        <w:rPr>
          <w:rFonts w:eastAsia="方正宋刻本秀楷简体" w:hint="eastAsia"/>
        </w:rPr>
        <w:br/>
      </w:r>
      <w:proofErr w:type="spellStart"/>
      <w:r>
        <w:rPr>
          <w:rFonts w:eastAsia="方正宋刻本秀楷简体" w:hint="eastAsia"/>
        </w:rPr>
        <w:t>cups.socket</w:t>
      </w:r>
      <w:proofErr w:type="spellEnd"/>
      <w:r>
        <w:rPr>
          <w:rFonts w:eastAsia="方正宋刻本秀楷简体" w:hint="eastAsia"/>
        </w:rPr>
        <w:t xml:space="preserve"> - CUPS Printing Service Sockets</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cups.socket</w:t>
      </w:r>
      <w:proofErr w:type="spellEnd"/>
      <w:r>
        <w:rPr>
          <w:rFonts w:eastAsia="方正宋刻本秀楷简体" w:hint="eastAsia"/>
        </w:rPr>
        <w:t>; disabled</w:t>
      </w:r>
      <w:r>
        <w:rPr>
          <w:rFonts w:eastAsia="方正宋刻本秀楷简体" w:hint="eastAsia"/>
        </w:rPr>
        <w:t>）</w:t>
      </w:r>
      <w:r>
        <w:rPr>
          <w:rFonts w:eastAsia="方正宋刻本秀楷简体" w:hint="eastAsia"/>
        </w:rPr>
        <w:br/>
        <w:t xml:space="preserve">Active: active </w:t>
      </w:r>
      <w:r>
        <w:rPr>
          <w:rFonts w:eastAsia="方正宋刻本秀楷简体" w:hint="eastAsia"/>
        </w:rPr>
        <w:t>（</w:t>
      </w:r>
      <w:r>
        <w:rPr>
          <w:rFonts w:eastAsia="方正宋刻本秀楷简体" w:hint="eastAsia"/>
        </w:rPr>
        <w:t>listening</w:t>
      </w:r>
      <w:r>
        <w:rPr>
          <w:rFonts w:eastAsia="方正宋刻本秀楷简体" w:hint="eastAsia"/>
        </w:rPr>
        <w:t>）</w:t>
      </w:r>
      <w:r>
        <w:rPr>
          <w:rFonts w:eastAsia="方正宋刻本秀楷简体" w:hint="eastAsia"/>
        </w:rPr>
        <w:t xml:space="preserve"> since Tue 2015-08-11 22:56:14 CST; 5min ago</w:t>
      </w:r>
      <w:r>
        <w:rPr>
          <w:rFonts w:eastAsia="方正宋刻本秀楷简体" w:hint="eastAsia"/>
        </w:rPr>
        <w:br/>
      </w:r>
      <w:proofErr w:type="spellStart"/>
      <w:r>
        <w:rPr>
          <w:rFonts w:eastAsia="方正宋刻本秀楷简体" w:hint="eastAsia"/>
        </w:rPr>
        <w:t>cups.path</w:t>
      </w:r>
      <w:proofErr w:type="spellEnd"/>
      <w:r>
        <w:rPr>
          <w:rFonts w:eastAsia="方正宋刻本秀楷简体" w:hint="eastAsia"/>
        </w:rPr>
        <w:t xml:space="preserve"> - CUPS Printer Service Spool</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cups.path</w:t>
      </w:r>
      <w:proofErr w:type="spellEnd"/>
      <w:r>
        <w:rPr>
          <w:rFonts w:eastAsia="方正宋刻本秀楷简体" w:hint="eastAsia"/>
        </w:rPr>
        <w:t>; disabled</w:t>
      </w:r>
      <w:r>
        <w:rPr>
          <w:rFonts w:eastAsia="方正宋刻本秀楷简体" w:hint="eastAsia"/>
        </w:rPr>
        <w:t>）</w:t>
      </w:r>
      <w:r>
        <w:rPr>
          <w:rFonts w:eastAsia="方正宋刻本秀楷简体" w:hint="eastAsia"/>
        </w:rPr>
        <w:br/>
        <w:t xml:space="preserve">Active: inactive </w:t>
      </w:r>
      <w:r>
        <w:rPr>
          <w:rFonts w:eastAsia="方正宋刻本秀楷简体" w:hint="eastAsia"/>
        </w:rPr>
        <w:t>（</w:t>
      </w:r>
      <w:r>
        <w:rPr>
          <w:rFonts w:eastAsia="方正宋刻本秀楷简体" w:hint="eastAsia"/>
        </w:rPr>
        <w:t>dead</w:t>
      </w:r>
      <w:r>
        <w:rPr>
          <w:rFonts w:eastAsia="方正宋刻本秀楷简体" w:hint="eastAsia"/>
        </w:rPr>
        <w:t>）</w:t>
      </w:r>
      <w:r>
        <w:rPr>
          <w:rFonts w:eastAsia="方正宋刻本秀楷简体" w:hint="eastAsia"/>
        </w:rPr>
        <w:tab/>
        <w:t xml:space="preserve"># </w:t>
      </w:r>
      <w:r>
        <w:rPr>
          <w:rFonts w:eastAsia="方正宋刻本秀楷简体" w:hint="eastAsia"/>
        </w:rPr>
        <w:t>确定仅有</w:t>
      </w:r>
      <w:r>
        <w:rPr>
          <w:rFonts w:eastAsia="方正宋刻本秀楷简体" w:hint="eastAsia"/>
        </w:rPr>
        <w:t xml:space="preserve"> </w:t>
      </w:r>
      <w:proofErr w:type="spellStart"/>
      <w:r>
        <w:rPr>
          <w:rFonts w:eastAsia="方正宋刻本秀楷简体" w:hint="eastAsia"/>
        </w:rPr>
        <w:t>cups.socket</w:t>
      </w:r>
      <w:proofErr w:type="spellEnd"/>
      <w:r>
        <w:rPr>
          <w:rFonts w:eastAsia="方正宋刻本秀楷简体" w:hint="eastAsia"/>
        </w:rPr>
        <w:t xml:space="preserve"> </w:t>
      </w:r>
      <w:r>
        <w:rPr>
          <w:rFonts w:eastAsia="方正宋刻本秀楷简体" w:hint="eastAsia"/>
        </w:rPr>
        <w:t>在启动，其他的并没有启动的状态！</w:t>
      </w:r>
    </w:p>
    <w:p w14:paraId="480BEC04" w14:textId="77777777" w:rsidR="00ED6DF6" w:rsidRDefault="00ED6DF6">
      <w:pPr>
        <w:adjustRightInd w:val="0"/>
        <w:snapToGrid w:val="0"/>
        <w:jc w:val="left"/>
        <w:rPr>
          <w:rFonts w:eastAsia="方正宋刻本秀楷简体"/>
        </w:rPr>
      </w:pPr>
      <w:r>
        <w:rPr>
          <w:rFonts w:eastAsia="方正宋刻本秀楷简体" w:hint="eastAsia"/>
        </w:rPr>
        <w:br/>
        <w:t xml:space="preserve">4. </w:t>
      </w:r>
      <w:r>
        <w:rPr>
          <w:rFonts w:eastAsia="方正宋刻本秀楷简体" w:hint="eastAsia"/>
        </w:rPr>
        <w:t>尝试使用</w:t>
      </w:r>
      <w:r>
        <w:rPr>
          <w:rFonts w:eastAsia="方正宋刻本秀楷简体" w:hint="eastAsia"/>
        </w:rPr>
        <w:t xml:space="preserve"> </w:t>
      </w:r>
      <w:proofErr w:type="spellStart"/>
      <w:r>
        <w:rPr>
          <w:rFonts w:eastAsia="方正宋刻本秀楷简体" w:hint="eastAsia"/>
        </w:rPr>
        <w:t>lp</w:t>
      </w:r>
      <w:proofErr w:type="spellEnd"/>
      <w:r>
        <w:rPr>
          <w:rFonts w:eastAsia="方正宋刻本秀楷简体" w:hint="eastAsia"/>
        </w:rPr>
        <w:t xml:space="preserve"> </w:t>
      </w:r>
      <w:r>
        <w:rPr>
          <w:rFonts w:eastAsia="方正宋刻本秀楷简体" w:hint="eastAsia"/>
        </w:rPr>
        <w:t>这个指令来打印看看？</w:t>
      </w:r>
      <w:r>
        <w:rPr>
          <w:rFonts w:eastAsia="方正宋刻本秀楷简体" w:hint="eastAsia"/>
        </w:rPr>
        <w:br/>
        <w:t xml:space="preserve">echo "testing" | </w:t>
      </w:r>
      <w:proofErr w:type="spellStart"/>
      <w:r>
        <w:rPr>
          <w:rFonts w:eastAsia="方正宋刻本秀楷简体" w:hint="eastAsia"/>
        </w:rPr>
        <w:t>lp</w:t>
      </w:r>
      <w:proofErr w:type="spellEnd"/>
      <w:r>
        <w:rPr>
          <w:rFonts w:eastAsia="方正宋刻本秀楷简体" w:hint="eastAsia"/>
        </w:rPr>
        <w:br/>
      </w:r>
      <w:proofErr w:type="spellStart"/>
      <w:r>
        <w:rPr>
          <w:rFonts w:eastAsia="方正宋刻本秀楷简体" w:hint="eastAsia"/>
        </w:rPr>
        <w:t>lp</w:t>
      </w:r>
      <w:proofErr w:type="spellEnd"/>
      <w:r>
        <w:rPr>
          <w:rFonts w:eastAsia="方正宋刻本秀楷简体" w:hint="eastAsia"/>
        </w:rPr>
        <w:t xml:space="preserve">: Error - no default destination available. </w:t>
      </w:r>
      <w:r>
        <w:rPr>
          <w:rFonts w:eastAsia="方正宋刻本秀楷简体" w:hint="eastAsia"/>
        </w:rPr>
        <w:tab/>
        <w:t>#</w:t>
      </w:r>
      <w:r>
        <w:rPr>
          <w:rFonts w:eastAsia="方正宋刻本秀楷简体" w:hint="eastAsia"/>
        </w:rPr>
        <w:t>实际上就是没有打印机！所以有错误也没关系</w:t>
      </w:r>
    </w:p>
    <w:p w14:paraId="0C6A281A" w14:textId="77777777" w:rsidR="00ED6DF6" w:rsidRDefault="00ED6DF6">
      <w:pPr>
        <w:adjustRightInd w:val="0"/>
        <w:snapToGrid w:val="0"/>
        <w:jc w:val="left"/>
        <w:rPr>
          <w:rFonts w:eastAsia="方正宋刻本秀楷简体"/>
        </w:rPr>
      </w:pP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cups.service</w:t>
      </w:r>
      <w:proofErr w:type="spellEnd"/>
      <w:r>
        <w:rPr>
          <w:rFonts w:eastAsia="方正宋刻本秀楷简体" w:hint="eastAsia"/>
        </w:rPr>
        <w:t xml:space="preserve"> - CUPS Printing Service</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 disabled</w:t>
      </w:r>
      <w:r>
        <w:rPr>
          <w:rFonts w:eastAsia="方正宋刻本秀楷简体" w:hint="eastAsia"/>
        </w:rPr>
        <w:t>）</w:t>
      </w:r>
      <w:r>
        <w:rPr>
          <w:rFonts w:eastAsia="方正宋刻本秀楷简体" w:hint="eastAsia"/>
        </w:rPr>
        <w:br/>
        <w:t xml:space="preserve">Active: active </w:t>
      </w:r>
      <w:r>
        <w:rPr>
          <w:rFonts w:eastAsia="方正宋刻本秀楷简体" w:hint="eastAsia"/>
        </w:rPr>
        <w:t>（</w:t>
      </w:r>
      <w:r>
        <w:rPr>
          <w:rFonts w:eastAsia="方正宋刻本秀楷简体" w:hint="eastAsia"/>
        </w:rPr>
        <w:t>running</w:t>
      </w:r>
      <w:r>
        <w:rPr>
          <w:rFonts w:eastAsia="方正宋刻本秀楷简体" w:hint="eastAsia"/>
        </w:rPr>
        <w:t>）</w:t>
      </w:r>
      <w:r>
        <w:rPr>
          <w:rFonts w:eastAsia="方正宋刻本秀楷简体" w:hint="eastAsia"/>
        </w:rPr>
        <w:t xml:space="preserve"> since Tue 2015-08-11 23:03:18 CST; 34s ago</w:t>
      </w:r>
    </w:p>
    <w:p w14:paraId="5F912E55" w14:textId="77777777" w:rsidR="00ED6DF6" w:rsidRDefault="00ED6DF6">
      <w:pPr>
        <w:adjustRightInd w:val="0"/>
        <w:snapToGrid w:val="0"/>
        <w:jc w:val="left"/>
        <w:rPr>
          <w:rFonts w:eastAsia="方正宋刻本秀楷简体"/>
        </w:rPr>
      </w:pPr>
      <w:r>
        <w:rPr>
          <w:rFonts w:eastAsia="方正宋刻本秀楷简体" w:hint="eastAsia"/>
        </w:rPr>
        <w:br/>
        <w:t>netstat -</w:t>
      </w:r>
      <w:proofErr w:type="spellStart"/>
      <w:r>
        <w:rPr>
          <w:rFonts w:eastAsia="方正宋刻本秀楷简体" w:hint="eastAsia"/>
        </w:rPr>
        <w:t>tlunp</w:t>
      </w:r>
      <w:proofErr w:type="spellEnd"/>
      <w:r>
        <w:rPr>
          <w:rFonts w:eastAsia="方正宋刻本秀楷简体" w:hint="eastAsia"/>
        </w:rPr>
        <w:t xml:space="preserve"> | grep cups</w:t>
      </w:r>
      <w:r>
        <w:rPr>
          <w:rFonts w:eastAsia="方正宋刻本秀楷简体" w:hint="eastAsia"/>
        </w:rPr>
        <w:br/>
        <w:t>tcp 0 0 127.0.0.1:631 0.0.0.0:* LISTEN 25881/</w:t>
      </w:r>
      <w:proofErr w:type="spellStart"/>
      <w:r>
        <w:rPr>
          <w:rFonts w:eastAsia="方正宋刻本秀楷简体" w:hint="eastAsia"/>
        </w:rPr>
        <w:t>cupsd</w:t>
      </w:r>
      <w:proofErr w:type="spellEnd"/>
      <w:r>
        <w:rPr>
          <w:rFonts w:eastAsia="方正宋刻本秀楷简体" w:hint="eastAsia"/>
        </w:rPr>
        <w:br/>
        <w:t>tcp6 0 0 ::1:631 :::* LISTEN 25881/</w:t>
      </w:r>
      <w:proofErr w:type="spellStart"/>
      <w:r>
        <w:rPr>
          <w:rFonts w:eastAsia="方正宋刻本秀楷简体" w:hint="eastAsia"/>
        </w:rPr>
        <w:t>cupsd</w:t>
      </w:r>
      <w:proofErr w:type="spellEnd"/>
      <w:r>
        <w:rPr>
          <w:rFonts w:eastAsia="方正宋刻本秀楷简体" w:hint="eastAsia"/>
        </w:rPr>
        <w:br/>
        <w:t># cups</w:t>
      </w:r>
      <w:r>
        <w:rPr>
          <w:rFonts w:eastAsia="方正宋刻本秀楷简体" w:hint="eastAsia"/>
        </w:rPr>
        <w:t>自动被启动了</w:t>
      </w:r>
    </w:p>
    <w:p w14:paraId="5FAB5841" w14:textId="77777777" w:rsidR="00ED6DF6" w:rsidRDefault="00ED6DF6">
      <w:pPr>
        <w:adjustRightInd w:val="0"/>
        <w:snapToGrid w:val="0"/>
        <w:jc w:val="left"/>
        <w:rPr>
          <w:rFonts w:eastAsia="方正宋刻本秀楷简体"/>
        </w:rPr>
      </w:pPr>
      <w:r>
        <w:rPr>
          <w:rFonts w:eastAsia="方正宋刻本秀楷简体" w:hint="eastAsia"/>
        </w:rPr>
        <w:br w:type="page"/>
      </w:r>
      <w:r>
        <w:rPr>
          <w:rFonts w:eastAsia="方正宋刻本秀楷简体" w:hint="eastAsia"/>
        </w:rPr>
        <w:lastRenderedPageBreak/>
        <w:t>打印服务会启用</w:t>
      </w:r>
      <w:r>
        <w:rPr>
          <w:rFonts w:eastAsia="方正宋刻本秀楷简体" w:hint="eastAsia"/>
        </w:rPr>
        <w:t>port 631</w:t>
      </w:r>
      <w:r>
        <w:rPr>
          <w:rFonts w:eastAsia="方正宋刻本秀楷简体" w:hint="eastAsia"/>
        </w:rPr>
        <w:t>来提供网络打印机的打印功能</w:t>
      </w:r>
      <w:r>
        <w:rPr>
          <w:rFonts w:eastAsia="方正宋刻本秀楷简体" w:hint="eastAsia"/>
        </w:rPr>
        <w:t>,</w:t>
      </w:r>
      <w:r>
        <w:rPr>
          <w:rFonts w:eastAsia="方正宋刻本秀楷简体" w:hint="eastAsia"/>
        </w:rPr>
        <w:t>但无须一直启动</w:t>
      </w:r>
      <w:r>
        <w:rPr>
          <w:rFonts w:eastAsia="方正宋刻本秀楷简体" w:hint="eastAsia"/>
        </w:rPr>
        <w:t>631</w:t>
      </w:r>
      <w:r>
        <w:rPr>
          <w:rFonts w:eastAsia="方正宋刻本秀楷简体" w:hint="eastAsia"/>
        </w:rPr>
        <w:t>端口</w:t>
      </w:r>
      <w:r>
        <w:rPr>
          <w:rFonts w:eastAsia="方正宋刻本秀楷简体" w:hint="eastAsia"/>
        </w:rPr>
        <w:t>,</w:t>
      </w:r>
      <w:r>
        <w:rPr>
          <w:rFonts w:eastAsia="方正宋刻本秀楷简体" w:hint="eastAsia"/>
        </w:rPr>
        <w:t>因此多了一个名为</w:t>
      </w:r>
      <w:r>
        <w:rPr>
          <w:rFonts w:eastAsia="方正宋刻本秀楷简体" w:hint="eastAsia"/>
        </w:rPr>
        <w:t xml:space="preserve"> cups.socket </w:t>
      </w:r>
      <w:r>
        <w:rPr>
          <w:rFonts w:eastAsia="方正宋刻本秀楷简体" w:hint="eastAsia"/>
        </w:rPr>
        <w:t>的服务，这个服务可以在用户有需要打印时，才会主动唤醒</w:t>
      </w:r>
      <w:r>
        <w:rPr>
          <w:rFonts w:eastAsia="方正宋刻本秀楷简体" w:hint="eastAsia"/>
        </w:rPr>
        <w:t xml:space="preserve">cups.service </w:t>
      </w:r>
    </w:p>
    <w:p w14:paraId="4B65AC99" w14:textId="77777777" w:rsidR="00ED6DF6" w:rsidRDefault="00ED6DF6">
      <w:pPr>
        <w:adjustRightInd w:val="0"/>
        <w:snapToGrid w:val="0"/>
        <w:jc w:val="left"/>
        <w:rPr>
          <w:rFonts w:eastAsia="方正宋刻本秀楷简体"/>
        </w:rPr>
      </w:pPr>
      <w:r>
        <w:rPr>
          <w:rFonts w:eastAsia="方正宋刻本秀楷简体" w:hint="eastAsia"/>
        </w:rPr>
        <w:t>如果仅</w:t>
      </w:r>
      <w:r>
        <w:rPr>
          <w:rFonts w:eastAsia="方正宋刻本秀楷简体" w:hint="eastAsia"/>
        </w:rPr>
        <w:t xml:space="preserve">disable/stop cups.service </w:t>
      </w:r>
      <w:r>
        <w:rPr>
          <w:rFonts w:eastAsia="方正宋刻本秀楷简体" w:hint="eastAsia"/>
        </w:rPr>
        <w:t>而忘记了其他两个服务的话，那么当有用户向其他两个</w:t>
      </w:r>
      <w:r>
        <w:rPr>
          <w:rFonts w:eastAsia="方正宋刻本秀楷简体" w:hint="eastAsia"/>
        </w:rPr>
        <w:t xml:space="preserve"> cups.path, cups.socket </w:t>
      </w:r>
      <w:r>
        <w:rPr>
          <w:rFonts w:eastAsia="方正宋刻本秀楷简体" w:hint="eastAsia"/>
        </w:rPr>
        <w:t>提出要求时，</w:t>
      </w:r>
      <w:r>
        <w:rPr>
          <w:rFonts w:eastAsia="方正宋刻本秀楷简体" w:hint="eastAsia"/>
        </w:rPr>
        <w:t>cups.service</w:t>
      </w:r>
      <w:r>
        <w:rPr>
          <w:rFonts w:eastAsia="方正宋刻本秀楷简体" w:hint="eastAsia"/>
        </w:rPr>
        <w:t>就会被唤醒</w:t>
      </w:r>
    </w:p>
    <w:p w14:paraId="169B5482" w14:textId="77777777" w:rsidR="00ED6DF6" w:rsidRDefault="00ED6DF6">
      <w:pPr>
        <w:adjustRightInd w:val="0"/>
        <w:snapToGrid w:val="0"/>
        <w:jc w:val="left"/>
        <w:rPr>
          <w:rFonts w:eastAsia="方正宋刻本秀楷简体"/>
        </w:rPr>
      </w:pPr>
      <w:r>
        <w:rPr>
          <w:rFonts w:eastAsia="方正宋刻本秀楷简体" w:hint="eastAsia"/>
        </w:rPr>
        <w:t>正规是要关闭</w:t>
      </w:r>
      <w:r>
        <w:rPr>
          <w:rFonts w:eastAsia="方正宋刻本秀楷简体" w:hint="eastAsia"/>
        </w:rPr>
        <w:t>cups.service</w:t>
      </w:r>
      <w:r>
        <w:rPr>
          <w:rFonts w:eastAsia="方正宋刻本秀楷简体" w:hint="eastAsia"/>
        </w:rPr>
        <w:t>时连同两个会唤醒</w:t>
      </w:r>
      <w:r>
        <w:rPr>
          <w:rFonts w:eastAsia="方正宋刻本秀楷简体" w:hint="eastAsia"/>
        </w:rPr>
        <w:t>service</w:t>
      </w:r>
      <w:r>
        <w:rPr>
          <w:rFonts w:eastAsia="方正宋刻本秀楷简体" w:hint="eastAsia"/>
        </w:rPr>
        <w:t>的</w:t>
      </w:r>
      <w:r>
        <w:rPr>
          <w:rFonts w:eastAsia="方正宋刻本秀楷简体" w:hint="eastAsia"/>
        </w:rPr>
        <w:t>cups.socket</w:t>
      </w:r>
      <w:r>
        <w:rPr>
          <w:rFonts w:eastAsia="方正宋刻本秀楷简体" w:hint="eastAsia"/>
        </w:rPr>
        <w:t>与</w:t>
      </w:r>
      <w:r>
        <w:rPr>
          <w:rFonts w:eastAsia="方正宋刻本秀楷简体" w:hint="eastAsia"/>
        </w:rPr>
        <w:t>cups.path</w:t>
      </w:r>
      <w:r>
        <w:rPr>
          <w:rFonts w:eastAsia="方正宋刻本秀楷简体" w:hint="eastAsia"/>
        </w:rPr>
        <w:t>都关闭</w:t>
      </w:r>
    </w:p>
    <w:p w14:paraId="6005BA6B" w14:textId="77777777" w:rsidR="00ED6DF6" w:rsidRDefault="00ED6DF6">
      <w:pPr>
        <w:adjustRightInd w:val="0"/>
        <w:snapToGrid w:val="0"/>
        <w:jc w:val="left"/>
        <w:rPr>
          <w:rFonts w:eastAsia="方正宋刻本秀楷简体"/>
        </w:rPr>
      </w:pPr>
      <w:r>
        <w:rPr>
          <w:rFonts w:eastAsia="方正宋刻本秀楷简体" w:hint="eastAsia"/>
        </w:rPr>
        <w:t>不正规的作法</w:t>
      </w:r>
      <w:r>
        <w:rPr>
          <w:rFonts w:eastAsia="方正宋刻本秀楷简体" w:hint="eastAsia"/>
        </w:rPr>
        <w:t xml:space="preserve">mask cups.service </w:t>
      </w:r>
      <w:r>
        <w:rPr>
          <w:rFonts w:eastAsia="方正宋刻本秀楷简体" w:hint="eastAsia"/>
        </w:rPr>
        <w:t>注销服务</w:t>
      </w:r>
    </w:p>
    <w:p w14:paraId="56CD87BE" w14:textId="77777777" w:rsidR="00ED6DF6" w:rsidRDefault="00ED6DF6">
      <w:pPr>
        <w:adjustRightInd w:val="0"/>
        <w:snapToGrid w:val="0"/>
        <w:jc w:val="left"/>
        <w:rPr>
          <w:rFonts w:eastAsia="方正宋刻本秀楷简体"/>
          <w:sz w:val="18"/>
          <w:szCs w:val="21"/>
        </w:rPr>
      </w:pPr>
    </w:p>
    <w:p w14:paraId="25DD5AF1" w14:textId="77777777" w:rsidR="00ED6DF6" w:rsidRDefault="00ED6DF6">
      <w:pPr>
        <w:adjustRightInd w:val="0"/>
        <w:snapToGrid w:val="0"/>
        <w:jc w:val="left"/>
        <w:rPr>
          <w:rFonts w:eastAsia="方正宋刻本秀楷简体"/>
        </w:rPr>
      </w:pPr>
      <w:r>
        <w:rPr>
          <w:rFonts w:eastAsia="方正宋刻本秀楷简体" w:hint="eastAsia"/>
        </w:rPr>
        <w:t>保持刚刚的状态，关闭</w:t>
      </w:r>
      <w:proofErr w:type="spellStart"/>
      <w:r>
        <w:rPr>
          <w:rFonts w:eastAsia="方正宋刻本秀楷简体" w:hint="eastAsia"/>
        </w:rPr>
        <w:t>cups.service</w:t>
      </w:r>
      <w:proofErr w:type="spellEnd"/>
      <w:r>
        <w:rPr>
          <w:rFonts w:eastAsia="方正宋刻本秀楷简体" w:hint="eastAsia"/>
        </w:rPr>
        <w:t>，启动</w:t>
      </w:r>
      <w:proofErr w:type="spellStart"/>
      <w:r>
        <w:rPr>
          <w:rFonts w:eastAsia="方正宋刻本秀楷简体" w:hint="eastAsia"/>
        </w:rPr>
        <w:t>cups.socket</w:t>
      </w:r>
      <w:proofErr w:type="spellEnd"/>
      <w:r>
        <w:rPr>
          <w:rFonts w:eastAsia="方正宋刻本秀楷简体" w:hint="eastAsia"/>
        </w:rPr>
        <w:t>，然后注销</w:t>
      </w:r>
      <w:proofErr w:type="spellStart"/>
      <w:r>
        <w:rPr>
          <w:rFonts w:eastAsia="方正宋刻本秀楷简体" w:hint="eastAsia"/>
        </w:rPr>
        <w:t>cups.servcie</w:t>
      </w:r>
      <w:proofErr w:type="spellEnd"/>
    </w:p>
    <w:p w14:paraId="37F69E00" w14:textId="77777777" w:rsidR="00ED6DF6" w:rsidRDefault="00ED6DF6">
      <w:pPr>
        <w:adjustRightInd w:val="0"/>
        <w:snapToGrid w:val="0"/>
        <w:jc w:val="left"/>
        <w:rPr>
          <w:rFonts w:eastAsia="方正宋刻本秀楷简体"/>
        </w:rPr>
      </w:pP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stop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mask </w:t>
      </w:r>
      <w:proofErr w:type="spellStart"/>
      <w:r>
        <w:rPr>
          <w:rFonts w:eastAsia="方正宋刻本秀楷简体" w:hint="eastAsia"/>
        </w:rPr>
        <w:t>cups.service</w:t>
      </w:r>
      <w:proofErr w:type="spellEnd"/>
      <w:r>
        <w:rPr>
          <w:rFonts w:eastAsia="方正宋刻本秀楷简体" w:hint="eastAsia"/>
        </w:rPr>
        <w:br/>
        <w:t>ln -s '/dev/null'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w:t>
      </w:r>
      <w:r>
        <w:rPr>
          <w:rFonts w:eastAsia="方正宋刻本秀楷简体" w:hint="eastAsia"/>
        </w:rPr>
        <w:br/>
        <w:t>#</w:t>
      </w:r>
      <w:r>
        <w:rPr>
          <w:rFonts w:eastAsia="方正宋刻本秀楷简体" w:hint="eastAsia"/>
        </w:rPr>
        <w:t>其实这个</w:t>
      </w:r>
      <w:r>
        <w:rPr>
          <w:rFonts w:eastAsia="方正宋刻本秀楷简体" w:hint="eastAsia"/>
        </w:rPr>
        <w:t>mask</w:t>
      </w:r>
      <w:r>
        <w:rPr>
          <w:rFonts w:eastAsia="方正宋刻本秀楷简体" w:hint="eastAsia"/>
        </w:rPr>
        <w:t>注销的动作，只是</w:t>
      </w:r>
      <w:proofErr w:type="gramStart"/>
      <w:r>
        <w:rPr>
          <w:rFonts w:eastAsia="方正宋刻本秀楷简体" w:hint="eastAsia"/>
        </w:rPr>
        <w:t>让启动</w:t>
      </w:r>
      <w:proofErr w:type="gramEnd"/>
      <w:r>
        <w:rPr>
          <w:rFonts w:eastAsia="方正宋刻本秀楷简体" w:hint="eastAsia"/>
        </w:rPr>
        <w:t>的脚本变成空的设备而已</w:t>
      </w:r>
    </w:p>
    <w:p w14:paraId="0B1846A9" w14:textId="77777777" w:rsidR="00ED6DF6" w:rsidRDefault="00ED6DF6">
      <w:pPr>
        <w:adjustRightInd w:val="0"/>
        <w:snapToGrid w:val="0"/>
        <w:jc w:val="left"/>
        <w:rPr>
          <w:rFonts w:eastAsia="方正宋刻本秀楷简体"/>
        </w:rPr>
      </w:pP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cups.service</w:t>
      </w:r>
      <w:proofErr w:type="spellEnd"/>
      <w:r>
        <w:rPr>
          <w:rFonts w:eastAsia="方正宋刻本秀楷简体" w:hint="eastAsia"/>
        </w:rPr>
        <w:br/>
        <w:t xml:space="preserve">Loaded: masked </w:t>
      </w:r>
      <w:r>
        <w:rPr>
          <w:rFonts w:eastAsia="方正宋刻本秀楷简体" w:hint="eastAsia"/>
        </w:rPr>
        <w:t>（</w:t>
      </w:r>
      <w:r>
        <w:rPr>
          <w:rFonts w:eastAsia="方正宋刻本秀楷简体" w:hint="eastAsia"/>
        </w:rPr>
        <w:t>/dev/null</w:t>
      </w:r>
      <w:r>
        <w:rPr>
          <w:rFonts w:eastAsia="方正宋刻本秀楷简体" w:hint="eastAsia"/>
        </w:rPr>
        <w:t>）</w:t>
      </w:r>
      <w:r>
        <w:rPr>
          <w:rFonts w:eastAsia="方正宋刻本秀楷简体" w:hint="eastAsia"/>
        </w:rPr>
        <w:br/>
        <w:t xml:space="preserve">Active: inactive </w:t>
      </w:r>
      <w:r>
        <w:rPr>
          <w:rFonts w:eastAsia="方正宋刻本秀楷简体" w:hint="eastAsia"/>
        </w:rPr>
        <w:t>（</w:t>
      </w:r>
      <w:r>
        <w:rPr>
          <w:rFonts w:eastAsia="方正宋刻本秀楷简体" w:hint="eastAsia"/>
        </w:rPr>
        <w:t>dead</w:t>
      </w:r>
      <w:r>
        <w:rPr>
          <w:rFonts w:eastAsia="方正宋刻本秀楷简体" w:hint="eastAsia"/>
        </w:rPr>
        <w:t>）</w:t>
      </w:r>
      <w:r>
        <w:rPr>
          <w:rFonts w:eastAsia="方正宋刻本秀楷简体" w:hint="eastAsia"/>
        </w:rPr>
        <w:t xml:space="preserve"> since Tue 2015-08-11 23:14:16 CST; 52s ago</w:t>
      </w:r>
    </w:p>
    <w:p w14:paraId="3D5B8102" w14:textId="77777777" w:rsidR="00ED6DF6" w:rsidRDefault="00ED6DF6">
      <w:pPr>
        <w:adjustRightInd w:val="0"/>
        <w:snapToGrid w:val="0"/>
        <w:jc w:val="left"/>
        <w:rPr>
          <w:rFonts w:eastAsia="方正宋刻本秀楷简体"/>
        </w:rPr>
      </w:pP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start </w:t>
      </w:r>
      <w:proofErr w:type="spellStart"/>
      <w:proofErr w:type="gramStart"/>
      <w:r>
        <w:rPr>
          <w:rFonts w:eastAsia="方正宋刻本秀楷简体" w:hint="eastAsia"/>
        </w:rPr>
        <w:t>cups.service</w:t>
      </w:r>
      <w:proofErr w:type="spellEnd"/>
      <w:proofErr w:type="gramEnd"/>
      <w:r>
        <w:rPr>
          <w:rFonts w:eastAsia="方正宋刻本秀楷简体" w:hint="eastAsia"/>
        </w:rPr>
        <w:br/>
        <w:t>Failed to issue method call: Unit cups.service is masked.</w:t>
      </w:r>
      <w:r>
        <w:rPr>
          <w:rFonts w:eastAsia="方正宋刻本秀楷简体" w:hint="eastAsia"/>
        </w:rPr>
        <w:tab/>
        <w:t xml:space="preserve"> # </w:t>
      </w:r>
      <w:r>
        <w:rPr>
          <w:rFonts w:eastAsia="方正宋刻本秀楷简体" w:hint="eastAsia"/>
        </w:rPr>
        <w:t>再也无法唤醒</w:t>
      </w:r>
    </w:p>
    <w:p w14:paraId="7A710BBB" w14:textId="77777777" w:rsidR="00ED6DF6" w:rsidRDefault="00ED6DF6">
      <w:pPr>
        <w:adjustRightInd w:val="0"/>
        <w:snapToGrid w:val="0"/>
        <w:jc w:val="left"/>
        <w:rPr>
          <w:rFonts w:eastAsia="方正宋刻本秀楷简体"/>
        </w:rPr>
      </w:pPr>
    </w:p>
    <w:p w14:paraId="5DDBF540" w14:textId="77777777" w:rsidR="00ED6DF6" w:rsidRDefault="00ED6DF6">
      <w:pPr>
        <w:adjustRightInd w:val="0"/>
        <w:snapToGrid w:val="0"/>
        <w:jc w:val="left"/>
        <w:rPr>
          <w:rFonts w:eastAsia="方正宋刻本秀楷简体"/>
        </w:rPr>
      </w:pPr>
      <w:r>
        <w:rPr>
          <w:rFonts w:eastAsia="方正宋刻本秀楷简体" w:hint="eastAsia"/>
        </w:rPr>
        <w:t>通过</w:t>
      </w:r>
      <w:r>
        <w:rPr>
          <w:rFonts w:eastAsia="方正宋刻本秀楷简体" w:hint="eastAsia"/>
        </w:rPr>
        <w:t>mask</w:t>
      </w:r>
      <w:r>
        <w:rPr>
          <w:rFonts w:eastAsia="方正宋刻本秀楷简体" w:hint="eastAsia"/>
        </w:rPr>
        <w:t>，可以不必管其他相依服务可能会启动到这个想要关闭的服务了，非正规但有效</w:t>
      </w:r>
    </w:p>
    <w:p w14:paraId="5A5C7CE1" w14:textId="77777777" w:rsidR="00ED6DF6" w:rsidRDefault="00ED6DF6">
      <w:pPr>
        <w:adjustRightInd w:val="0"/>
        <w:snapToGrid w:val="0"/>
        <w:jc w:val="left"/>
        <w:rPr>
          <w:rFonts w:eastAsia="方正宋刻本秀楷简体"/>
        </w:rPr>
      </w:pPr>
    </w:p>
    <w:p w14:paraId="292F9B68"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unmask </w:t>
      </w:r>
      <w:proofErr w:type="spellStart"/>
      <w:r>
        <w:rPr>
          <w:rFonts w:eastAsia="方正宋刻本秀楷简体" w:hint="eastAsia"/>
        </w:rPr>
        <w:t>cups.service</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r>
        <w:rPr>
          <w:rFonts w:eastAsia="方正宋刻本秀楷简体" w:hint="eastAsia"/>
        </w:rPr>
        <w:t>取消注销</w:t>
      </w:r>
      <w:r>
        <w:rPr>
          <w:rFonts w:eastAsia="方正宋刻本秀楷简体" w:hint="eastAsia"/>
        </w:rPr>
        <w:t xml:space="preserve"> </w:t>
      </w:r>
      <w:r>
        <w:rPr>
          <w:rFonts w:eastAsia="方正宋刻本秀楷简体" w:hint="eastAsia"/>
        </w:rPr>
        <w:br/>
        <w:t>rm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w:t>
      </w:r>
    </w:p>
    <w:p w14:paraId="2269AC31" w14:textId="77777777" w:rsidR="00ED6DF6" w:rsidRDefault="00ED6DF6">
      <w:pPr>
        <w:adjustRightInd w:val="0"/>
        <w:snapToGrid w:val="0"/>
        <w:jc w:val="left"/>
        <w:rPr>
          <w:rFonts w:eastAsia="方正宋刻本秀楷简体"/>
        </w:rPr>
      </w:pPr>
    </w:p>
    <w:p w14:paraId="4AFF8B3F"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cups.service</w:t>
      </w:r>
      <w:proofErr w:type="spellEnd"/>
      <w:r>
        <w:rPr>
          <w:rFonts w:eastAsia="方正宋刻本秀楷简体" w:hint="eastAsia"/>
        </w:rPr>
        <w:t xml:space="preserve"> - CUPS Printing Service</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 disabled</w:t>
      </w:r>
      <w:r>
        <w:rPr>
          <w:rFonts w:eastAsia="方正宋刻本秀楷简体" w:hint="eastAsia"/>
        </w:rPr>
        <w:t>）</w:t>
      </w:r>
      <w:r>
        <w:rPr>
          <w:rFonts w:eastAsia="方正宋刻本秀楷简体" w:hint="eastAsia"/>
        </w:rPr>
        <w:br/>
        <w:t xml:space="preserve">Active: inactive </w:t>
      </w:r>
      <w:r>
        <w:rPr>
          <w:rFonts w:eastAsia="方正宋刻本秀楷简体" w:hint="eastAsia"/>
        </w:rPr>
        <w:t>（</w:t>
      </w:r>
      <w:r>
        <w:rPr>
          <w:rFonts w:eastAsia="方正宋刻本秀楷简体" w:hint="eastAsia"/>
        </w:rPr>
        <w:t>dead</w:t>
      </w:r>
      <w:r>
        <w:rPr>
          <w:rFonts w:eastAsia="方正宋刻本秀楷简体" w:hint="eastAsia"/>
        </w:rPr>
        <w:t>）</w:t>
      </w:r>
      <w:r>
        <w:rPr>
          <w:rFonts w:eastAsia="方正宋刻本秀楷简体" w:hint="eastAsia"/>
        </w:rPr>
        <w:t xml:space="preserve"> since Tue 2015-08-11 23:14:16 CST; 4min 35s ago </w:t>
      </w:r>
    </w:p>
    <w:p w14:paraId="488DD99C" w14:textId="77777777" w:rsidR="00ED6DF6" w:rsidRPr="003F18BA" w:rsidRDefault="00ED6DF6">
      <w:pPr>
        <w:adjustRightInd w:val="0"/>
        <w:snapToGrid w:val="0"/>
        <w:jc w:val="left"/>
        <w:rPr>
          <w:rFonts w:eastAsia="方正宋刻本秀楷简体"/>
          <w:b/>
          <w:bCs/>
          <w:sz w:val="28"/>
          <w:szCs w:val="36"/>
        </w:rPr>
      </w:pPr>
      <w:r>
        <w:rPr>
          <w:rFonts w:eastAsia="方正宋刻本秀楷简体" w:hint="eastAsia"/>
        </w:rPr>
        <w:br w:type="page"/>
      </w:r>
      <w:r w:rsidRPr="003F18BA">
        <w:rPr>
          <w:rFonts w:eastAsia="方正宋刻本秀楷简体" w:hint="eastAsia"/>
          <w:b/>
          <w:bCs/>
          <w:sz w:val="28"/>
          <w:szCs w:val="36"/>
        </w:rPr>
        <w:lastRenderedPageBreak/>
        <w:t>通过</w:t>
      </w:r>
      <w:r w:rsidRPr="003F18BA">
        <w:rPr>
          <w:rFonts w:eastAsia="方正宋刻本秀楷简体" w:hint="eastAsia"/>
          <w:b/>
          <w:bCs/>
          <w:sz w:val="28"/>
          <w:szCs w:val="36"/>
        </w:rPr>
        <w:t>system</w:t>
      </w:r>
      <w:r w:rsidRPr="003F18BA">
        <w:rPr>
          <w:rFonts w:eastAsia="方正宋刻本秀楷简体" w:hint="eastAsia"/>
          <w:b/>
          <w:bCs/>
          <w:sz w:val="28"/>
          <w:szCs w:val="36"/>
        </w:rPr>
        <w:t>查看系统上所有服务</w:t>
      </w:r>
    </w:p>
    <w:p w14:paraId="04E21AD4" w14:textId="77777777" w:rsidR="00ED6DF6" w:rsidRPr="00E601E0" w:rsidRDefault="00ED6DF6">
      <w:pPr>
        <w:adjustRightInd w:val="0"/>
        <w:snapToGrid w:val="0"/>
        <w:ind w:firstLine="420"/>
        <w:jc w:val="left"/>
        <w:rPr>
          <w:rFonts w:eastAsia="方正宋刻本秀楷简体"/>
          <w:b/>
          <w:bCs/>
          <w:color w:val="FF0000"/>
        </w:rPr>
      </w:pPr>
      <w:proofErr w:type="spellStart"/>
      <w:r w:rsidRPr="00E601E0">
        <w:rPr>
          <w:rFonts w:eastAsia="方正宋刻本秀楷简体" w:hint="eastAsia"/>
          <w:b/>
          <w:bCs/>
          <w:color w:val="FF0000"/>
        </w:rPr>
        <w:t>systemctl</w:t>
      </w:r>
      <w:proofErr w:type="spellEnd"/>
      <w:r w:rsidRPr="00E601E0">
        <w:rPr>
          <w:rFonts w:eastAsia="方正宋刻本秀楷简体" w:hint="eastAsia"/>
          <w:b/>
          <w:bCs/>
          <w:color w:val="FF0000"/>
        </w:rPr>
        <w:t xml:space="preserve"> [command] [--type=TYPE] [--all]</w:t>
      </w:r>
      <w:r w:rsidRPr="00E601E0">
        <w:rPr>
          <w:rFonts w:eastAsia="方正宋刻本秀楷简体" w:hint="eastAsia"/>
          <w:b/>
          <w:bCs/>
          <w:color w:val="FF0000"/>
        </w:rPr>
        <w:br/>
      </w:r>
      <w:r w:rsidRPr="00E601E0">
        <w:rPr>
          <w:rFonts w:eastAsia="方正宋刻本秀楷简体" w:hint="eastAsia"/>
          <w:b/>
          <w:bCs/>
          <w:color w:val="FF0000"/>
        </w:rPr>
        <w:tab/>
      </w:r>
      <w:r w:rsidRPr="00E601E0">
        <w:rPr>
          <w:rFonts w:eastAsia="方正宋刻本秀楷简体" w:hint="eastAsia"/>
          <w:b/>
          <w:bCs/>
          <w:color w:val="FF0000"/>
        </w:rPr>
        <w:tab/>
        <w:t xml:space="preserve">list-units </w:t>
      </w:r>
      <w:r w:rsidRPr="00E601E0">
        <w:rPr>
          <w:rFonts w:eastAsia="方正宋刻本秀楷简体" w:hint="eastAsia"/>
          <w:b/>
          <w:bCs/>
          <w:color w:val="FF0000"/>
        </w:rPr>
        <w:t>：依据</w:t>
      </w:r>
      <w:r w:rsidRPr="00E601E0">
        <w:rPr>
          <w:rFonts w:eastAsia="方正宋刻本秀楷简体" w:hint="eastAsia"/>
          <w:b/>
          <w:bCs/>
          <w:color w:val="FF0000"/>
        </w:rPr>
        <w:t>unit</w:t>
      </w:r>
      <w:r w:rsidRPr="00E601E0">
        <w:rPr>
          <w:rFonts w:eastAsia="方正宋刻本秀楷简体" w:hint="eastAsia"/>
          <w:b/>
          <w:bCs/>
          <w:color w:val="FF0000"/>
        </w:rPr>
        <w:t>列出目前有启动的</w:t>
      </w:r>
      <w:r w:rsidRPr="00E601E0">
        <w:rPr>
          <w:rFonts w:eastAsia="方正宋刻本秀楷简体" w:hint="eastAsia"/>
          <w:b/>
          <w:bCs/>
          <w:color w:val="FF0000"/>
        </w:rPr>
        <w:t>unit</w:t>
      </w:r>
      <w:r w:rsidRPr="00E601E0">
        <w:rPr>
          <w:rFonts w:eastAsia="方正宋刻本秀楷简体" w:hint="eastAsia"/>
          <w:b/>
          <w:bCs/>
          <w:color w:val="FF0000"/>
        </w:rPr>
        <w:t>。</w:t>
      </w:r>
      <w:r w:rsidRPr="00E601E0">
        <w:rPr>
          <w:rFonts w:eastAsia="方正宋刻本秀楷简体" w:hint="eastAsia"/>
          <w:b/>
          <w:bCs/>
          <w:color w:val="FF0000"/>
        </w:rPr>
        <w:t>--all</w:t>
      </w:r>
      <w:r w:rsidRPr="00E601E0">
        <w:rPr>
          <w:rFonts w:eastAsia="方正宋刻本秀楷简体" w:hint="eastAsia"/>
          <w:b/>
          <w:bCs/>
          <w:color w:val="FF0000"/>
        </w:rPr>
        <w:t>会</w:t>
      </w:r>
      <w:proofErr w:type="gramStart"/>
      <w:r w:rsidRPr="00E601E0">
        <w:rPr>
          <w:rFonts w:eastAsia="方正宋刻本秀楷简体" w:hint="eastAsia"/>
          <w:b/>
          <w:bCs/>
          <w:color w:val="FF0000"/>
        </w:rPr>
        <w:t>列出没</w:t>
      </w:r>
      <w:proofErr w:type="gramEnd"/>
      <w:r w:rsidRPr="00E601E0">
        <w:rPr>
          <w:rFonts w:eastAsia="方正宋刻本秀楷简体" w:hint="eastAsia"/>
          <w:b/>
          <w:bCs/>
          <w:color w:val="FF0000"/>
        </w:rPr>
        <w:t>启动的。</w:t>
      </w:r>
      <w:r w:rsidRPr="00E601E0">
        <w:rPr>
          <w:rFonts w:eastAsia="方正宋刻本秀楷简体" w:hint="eastAsia"/>
          <w:b/>
          <w:bCs/>
          <w:color w:val="FF0000"/>
        </w:rPr>
        <w:br/>
      </w:r>
      <w:r w:rsidRPr="00E601E0">
        <w:rPr>
          <w:rFonts w:eastAsia="方正宋刻本秀楷简体" w:hint="eastAsia"/>
          <w:b/>
          <w:bCs/>
          <w:color w:val="FF0000"/>
        </w:rPr>
        <w:tab/>
      </w:r>
      <w:r w:rsidRPr="00E601E0">
        <w:rPr>
          <w:rFonts w:eastAsia="方正宋刻本秀楷简体" w:hint="eastAsia"/>
          <w:b/>
          <w:bCs/>
          <w:color w:val="FF0000"/>
        </w:rPr>
        <w:tab/>
        <w:t xml:space="preserve">list-unit-files </w:t>
      </w:r>
      <w:r w:rsidRPr="00E601E0">
        <w:rPr>
          <w:rFonts w:eastAsia="方正宋刻本秀楷简体" w:hint="eastAsia"/>
          <w:b/>
          <w:bCs/>
          <w:color w:val="FF0000"/>
        </w:rPr>
        <w:t>：依据</w:t>
      </w:r>
      <w:r w:rsidRPr="00E601E0">
        <w:rPr>
          <w:rFonts w:eastAsia="方正宋刻本秀楷简体" w:hint="eastAsia"/>
          <w:b/>
          <w:bCs/>
          <w:color w:val="FF0000"/>
        </w:rPr>
        <w:t xml:space="preserve"> /</w:t>
      </w:r>
      <w:proofErr w:type="spellStart"/>
      <w:r w:rsidRPr="00E601E0">
        <w:rPr>
          <w:rFonts w:eastAsia="方正宋刻本秀楷简体" w:hint="eastAsia"/>
          <w:b/>
          <w:bCs/>
          <w:color w:val="FF0000"/>
        </w:rPr>
        <w:t>usr</w:t>
      </w:r>
      <w:proofErr w:type="spellEnd"/>
      <w:r w:rsidRPr="00E601E0">
        <w:rPr>
          <w:rFonts w:eastAsia="方正宋刻本秀楷简体" w:hint="eastAsia"/>
          <w:b/>
          <w:bCs/>
          <w:color w:val="FF0000"/>
        </w:rPr>
        <w:t>/lib/</w:t>
      </w:r>
      <w:proofErr w:type="spellStart"/>
      <w:r w:rsidRPr="00E601E0">
        <w:rPr>
          <w:rFonts w:eastAsia="方正宋刻本秀楷简体" w:hint="eastAsia"/>
          <w:b/>
          <w:bCs/>
          <w:color w:val="FF0000"/>
        </w:rPr>
        <w:t>systemd</w:t>
      </w:r>
      <w:proofErr w:type="spellEnd"/>
      <w:r w:rsidRPr="00E601E0">
        <w:rPr>
          <w:rFonts w:eastAsia="方正宋刻本秀楷简体" w:hint="eastAsia"/>
          <w:b/>
          <w:bCs/>
          <w:color w:val="FF0000"/>
        </w:rPr>
        <w:t>/system/</w:t>
      </w:r>
      <w:r w:rsidRPr="00E601E0">
        <w:rPr>
          <w:rFonts w:eastAsia="方正宋刻本秀楷简体" w:hint="eastAsia"/>
          <w:b/>
          <w:bCs/>
          <w:color w:val="FF0000"/>
        </w:rPr>
        <w:t>内的文件，将所有文件列表说明。</w:t>
      </w:r>
      <w:r w:rsidRPr="00E601E0">
        <w:rPr>
          <w:rFonts w:eastAsia="方正宋刻本秀楷简体" w:hint="eastAsia"/>
          <w:b/>
          <w:bCs/>
          <w:color w:val="FF0000"/>
        </w:rPr>
        <w:br/>
      </w:r>
      <w:r w:rsidRPr="00E601E0">
        <w:rPr>
          <w:rFonts w:eastAsia="方正宋刻本秀楷简体" w:hint="eastAsia"/>
          <w:b/>
          <w:bCs/>
          <w:color w:val="FF0000"/>
        </w:rPr>
        <w:tab/>
      </w:r>
      <w:r w:rsidRPr="00E601E0">
        <w:rPr>
          <w:rFonts w:eastAsia="方正宋刻本秀楷简体" w:hint="eastAsia"/>
          <w:b/>
          <w:bCs/>
          <w:color w:val="FF0000"/>
        </w:rPr>
        <w:tab/>
        <w:t>--type=TYPE</w:t>
      </w:r>
      <w:r w:rsidRPr="00E601E0">
        <w:rPr>
          <w:rFonts w:eastAsia="方正宋刻本秀楷简体" w:hint="eastAsia"/>
          <w:b/>
          <w:bCs/>
          <w:color w:val="FF0000"/>
        </w:rPr>
        <w:t>：</w:t>
      </w:r>
      <w:r w:rsidRPr="00E601E0">
        <w:rPr>
          <w:rFonts w:eastAsia="方正宋刻本秀楷简体" w:hint="eastAsia"/>
          <w:b/>
          <w:bCs/>
          <w:color w:val="FF0000"/>
        </w:rPr>
        <w:t>unit type</w:t>
      </w:r>
      <w:r w:rsidRPr="00E601E0">
        <w:rPr>
          <w:rFonts w:eastAsia="方正宋刻本秀楷简体" w:hint="eastAsia"/>
          <w:b/>
          <w:bCs/>
          <w:color w:val="FF0000"/>
        </w:rPr>
        <w:t>主要有</w:t>
      </w:r>
      <w:r w:rsidRPr="00E601E0">
        <w:rPr>
          <w:rFonts w:eastAsia="方正宋刻本秀楷简体" w:hint="eastAsia"/>
          <w:b/>
          <w:bCs/>
          <w:color w:val="FF0000"/>
        </w:rPr>
        <w:t>service, socket, target</w:t>
      </w:r>
      <w:r w:rsidRPr="00E601E0">
        <w:rPr>
          <w:rFonts w:eastAsia="方正宋刻本秀楷简体" w:hint="eastAsia"/>
          <w:b/>
          <w:bCs/>
          <w:color w:val="FF0000"/>
        </w:rPr>
        <w:t>等</w:t>
      </w:r>
      <w:r w:rsidRPr="00E601E0">
        <w:rPr>
          <w:rFonts w:eastAsia="方正宋刻本秀楷简体" w:hint="eastAsia"/>
          <w:b/>
          <w:bCs/>
          <w:color w:val="FF0000"/>
        </w:rPr>
        <w:t xml:space="preserve"> </w:t>
      </w:r>
    </w:p>
    <w:p w14:paraId="712BF2BB" w14:textId="77777777" w:rsidR="00ED6DF6" w:rsidRPr="00E601E0" w:rsidRDefault="00ED6DF6">
      <w:pPr>
        <w:adjustRightInd w:val="0"/>
        <w:snapToGrid w:val="0"/>
        <w:jc w:val="left"/>
        <w:rPr>
          <w:rFonts w:eastAsia="方正宋刻本秀楷简体"/>
          <w:color w:val="FF0000"/>
        </w:rPr>
      </w:pPr>
    </w:p>
    <w:p w14:paraId="3E0BE738" w14:textId="77777777" w:rsidR="00ED6DF6" w:rsidRDefault="00ED6DF6">
      <w:pPr>
        <w:adjustRightInd w:val="0"/>
        <w:snapToGrid w:val="0"/>
        <w:jc w:val="left"/>
        <w:rPr>
          <w:rFonts w:eastAsia="方正宋刻本秀楷简体"/>
        </w:rPr>
      </w:pPr>
      <w:proofErr w:type="spellStart"/>
      <w:r>
        <w:rPr>
          <w:rFonts w:eastAsia="方正宋刻本秀楷简体" w:hint="eastAsia"/>
          <w:b/>
          <w:bCs/>
          <w:color w:val="FF0000"/>
        </w:rPr>
        <w:t>systemctl</w:t>
      </w:r>
      <w:proofErr w:type="spellEnd"/>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不加参数，其实默认就是</w:t>
      </w:r>
      <w:r>
        <w:rPr>
          <w:rFonts w:eastAsia="方正宋刻本秀楷简体" w:hint="eastAsia"/>
          <w:b/>
          <w:bCs/>
          <w:color w:val="FF0000"/>
        </w:rPr>
        <w:t xml:space="preserve"> list-units</w:t>
      </w:r>
      <w:r>
        <w:rPr>
          <w:rFonts w:eastAsia="方正宋刻本秀楷简体" w:hint="eastAsia"/>
          <w:b/>
          <w:bCs/>
        </w:rPr>
        <w:br/>
      </w:r>
      <w:r>
        <w:rPr>
          <w:rFonts w:eastAsia="方正宋刻本秀楷简体" w:hint="eastAsia"/>
        </w:rPr>
        <w:t>UNIT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LOAD </w:t>
      </w:r>
      <w:r>
        <w:rPr>
          <w:rFonts w:eastAsia="方正宋刻本秀楷简体" w:hint="eastAsia"/>
        </w:rPr>
        <w:tab/>
        <w:t>ACTIVE</w:t>
      </w:r>
      <w:r>
        <w:rPr>
          <w:rFonts w:eastAsia="方正宋刻本秀楷简体" w:hint="eastAsia"/>
        </w:rPr>
        <w:tab/>
        <w:t xml:space="preserve"> SUB </w:t>
      </w:r>
      <w:r>
        <w:rPr>
          <w:rFonts w:eastAsia="方正宋刻本秀楷简体" w:hint="eastAsia"/>
        </w:rPr>
        <w:tab/>
      </w:r>
      <w:r>
        <w:rPr>
          <w:rFonts w:eastAsia="方正宋刻本秀楷简体" w:hint="eastAsia"/>
        </w:rPr>
        <w:tab/>
        <w:t>DESCRIPTION</w:t>
      </w:r>
      <w:r>
        <w:rPr>
          <w:rFonts w:eastAsia="方正宋刻本秀楷简体" w:hint="eastAsia"/>
        </w:rPr>
        <w:br/>
      </w:r>
      <w:r>
        <w:rPr>
          <w:rFonts w:eastAsia="方正宋刻本秀楷简体" w:hint="eastAsia"/>
          <w:sz w:val="20"/>
          <w:szCs w:val="22"/>
        </w:rPr>
        <w:t>proc-sys-fs-</w:t>
      </w:r>
      <w:proofErr w:type="spellStart"/>
      <w:r>
        <w:rPr>
          <w:rFonts w:eastAsia="方正宋刻本秀楷简体" w:hint="eastAsia"/>
          <w:sz w:val="20"/>
          <w:szCs w:val="22"/>
        </w:rPr>
        <w:t>binfmt_mis</w:t>
      </w:r>
      <w:proofErr w:type="spellEnd"/>
      <w:r>
        <w:rPr>
          <w:rFonts w:eastAsia="方正宋刻本秀楷简体" w:hint="eastAsia"/>
          <w:sz w:val="20"/>
          <w:szCs w:val="22"/>
        </w:rPr>
        <w:t>...</w:t>
      </w:r>
      <w:r>
        <w:rPr>
          <w:rFonts w:eastAsia="方正宋刻本秀楷简体" w:hint="eastAsia"/>
          <w:sz w:val="20"/>
          <w:szCs w:val="22"/>
        </w:rPr>
        <w:tab/>
        <w:t xml:space="preserve"> loaded </w:t>
      </w:r>
      <w:r>
        <w:rPr>
          <w:rFonts w:eastAsia="方正宋刻本秀楷简体" w:hint="eastAsia"/>
          <w:sz w:val="20"/>
          <w:szCs w:val="22"/>
        </w:rPr>
        <w:tab/>
        <w:t xml:space="preserve">active </w:t>
      </w:r>
      <w:r>
        <w:rPr>
          <w:rFonts w:eastAsia="方正宋刻本秀楷简体" w:hint="eastAsia"/>
          <w:sz w:val="20"/>
          <w:szCs w:val="22"/>
        </w:rPr>
        <w:tab/>
        <w:t xml:space="preserve">waiting </w:t>
      </w:r>
      <w:r>
        <w:rPr>
          <w:rFonts w:eastAsia="方正宋刻本秀楷简体" w:hint="eastAsia"/>
          <w:sz w:val="20"/>
          <w:szCs w:val="22"/>
        </w:rPr>
        <w:tab/>
        <w:t>Arbitrary Executable File Formats File System</w:t>
      </w:r>
      <w:r>
        <w:rPr>
          <w:rFonts w:eastAsia="方正宋刻本秀楷简体" w:hint="eastAsia"/>
          <w:sz w:val="20"/>
          <w:szCs w:val="22"/>
        </w:rPr>
        <w:br/>
        <w:t>sys-devices-pc</w:t>
      </w:r>
      <w:proofErr w:type="gramStart"/>
      <w:r>
        <w:rPr>
          <w:rFonts w:eastAsia="方正宋刻本秀楷简体" w:hint="eastAsia"/>
          <w:sz w:val="20"/>
          <w:szCs w:val="22"/>
        </w:rPr>
        <w:t>...:0:1</w:t>
      </w:r>
      <w:proofErr w:type="gramEnd"/>
      <w:r>
        <w:rPr>
          <w:rFonts w:eastAsia="方正宋刻本秀楷简体" w:hint="eastAsia"/>
          <w:sz w:val="20"/>
          <w:szCs w:val="22"/>
        </w:rPr>
        <w:t xml:space="preserve">:... </w:t>
      </w:r>
      <w:r>
        <w:rPr>
          <w:rFonts w:eastAsia="方正宋刻本秀楷简体" w:hint="eastAsia"/>
          <w:sz w:val="20"/>
          <w:szCs w:val="22"/>
        </w:rPr>
        <w:tab/>
        <w:t xml:space="preserve">loaded </w:t>
      </w:r>
      <w:r>
        <w:rPr>
          <w:rFonts w:eastAsia="方正宋刻本秀楷简体" w:hint="eastAsia"/>
          <w:sz w:val="20"/>
          <w:szCs w:val="22"/>
        </w:rPr>
        <w:tab/>
        <w:t xml:space="preserve">active </w:t>
      </w:r>
      <w:r>
        <w:rPr>
          <w:rFonts w:eastAsia="方正宋刻本秀楷简体" w:hint="eastAsia"/>
          <w:sz w:val="20"/>
          <w:szCs w:val="22"/>
        </w:rPr>
        <w:tab/>
        <w:t xml:space="preserve">plugged </w:t>
      </w:r>
      <w:r>
        <w:rPr>
          <w:rFonts w:eastAsia="方正宋刻本秀楷简体" w:hint="eastAsia"/>
          <w:sz w:val="20"/>
          <w:szCs w:val="22"/>
        </w:rPr>
        <w:tab/>
        <w:t>QEMU_HARDDISK</w:t>
      </w:r>
      <w:r>
        <w:rPr>
          <w:rFonts w:eastAsia="方正宋刻本秀楷简体" w:hint="eastAsia"/>
          <w:sz w:val="20"/>
          <w:szCs w:val="22"/>
        </w:rPr>
        <w:br/>
        <w:t>sys-devices-pc...0:1-0...</w:t>
      </w:r>
      <w:r>
        <w:rPr>
          <w:rFonts w:eastAsia="方正宋刻本秀楷简体" w:hint="eastAsia"/>
          <w:sz w:val="20"/>
          <w:szCs w:val="22"/>
        </w:rPr>
        <w:tab/>
        <w:t xml:space="preserve"> loaded</w:t>
      </w:r>
      <w:r>
        <w:rPr>
          <w:rFonts w:eastAsia="方正宋刻本秀楷简体" w:hint="eastAsia"/>
          <w:sz w:val="20"/>
          <w:szCs w:val="22"/>
        </w:rPr>
        <w:tab/>
        <w:t xml:space="preserve"> active</w:t>
      </w:r>
      <w:r>
        <w:rPr>
          <w:rFonts w:eastAsia="方正宋刻本秀楷简体" w:hint="eastAsia"/>
          <w:sz w:val="20"/>
          <w:szCs w:val="22"/>
        </w:rPr>
        <w:tab/>
        <w:t>plugged</w:t>
      </w:r>
      <w:r>
        <w:rPr>
          <w:rFonts w:eastAsia="方正宋刻本秀楷简体" w:hint="eastAsia"/>
          <w:sz w:val="20"/>
          <w:szCs w:val="22"/>
        </w:rPr>
        <w:tab/>
        <w:t xml:space="preserve"> QEMU_HARDDISK</w:t>
      </w:r>
      <w:r>
        <w:rPr>
          <w:rFonts w:eastAsia="方正宋刻本秀楷简体" w:hint="eastAsia"/>
          <w:sz w:val="20"/>
          <w:szCs w:val="22"/>
        </w:rPr>
        <w:br/>
        <w:t>sys-devices-pc...0:0-1...</w:t>
      </w:r>
      <w:r>
        <w:rPr>
          <w:rFonts w:eastAsia="方正宋刻本秀楷简体" w:hint="eastAsia"/>
          <w:sz w:val="20"/>
          <w:szCs w:val="22"/>
        </w:rPr>
        <w:tab/>
        <w:t xml:space="preserve"> loaded </w:t>
      </w:r>
      <w:r>
        <w:rPr>
          <w:rFonts w:eastAsia="方正宋刻本秀楷简体" w:hint="eastAsia"/>
          <w:sz w:val="20"/>
          <w:szCs w:val="22"/>
        </w:rPr>
        <w:tab/>
        <w:t xml:space="preserve">active </w:t>
      </w:r>
      <w:r>
        <w:rPr>
          <w:rFonts w:eastAsia="方正宋刻本秀楷简体" w:hint="eastAsia"/>
          <w:sz w:val="20"/>
          <w:szCs w:val="22"/>
        </w:rPr>
        <w:tab/>
        <w:t xml:space="preserve">plugged </w:t>
      </w:r>
      <w:r>
        <w:rPr>
          <w:rFonts w:eastAsia="方正宋刻本秀楷简体" w:hint="eastAsia"/>
          <w:sz w:val="20"/>
          <w:szCs w:val="22"/>
        </w:rPr>
        <w:tab/>
        <w:t>QEMU_DVD-ROM</w:t>
      </w:r>
      <w:r>
        <w:rPr>
          <w:rFonts w:eastAsia="方正宋刻本秀楷简体" w:hint="eastAsia"/>
        </w:rPr>
        <w:br/>
      </w:r>
      <w:proofErr w:type="gramStart"/>
      <w:r>
        <w:rPr>
          <w:rFonts w:eastAsia="方正宋刻本秀楷简体" w:hint="eastAsia"/>
        </w:rPr>
        <w:t>.....</w:t>
      </w:r>
      <w:proofErr w:type="gramEnd"/>
      <w:r>
        <w:rPr>
          <w:rFonts w:eastAsia="方正宋刻本秀楷简体" w:hint="eastAsia"/>
        </w:rPr>
        <w:t>（中间省略）</w:t>
      </w:r>
      <w:r>
        <w:rPr>
          <w:rFonts w:eastAsia="方正宋刻本秀楷简体" w:hint="eastAsia"/>
        </w:rPr>
        <w:t>.....</w:t>
      </w:r>
      <w:r>
        <w:rPr>
          <w:rFonts w:eastAsia="方正宋刻本秀楷简体" w:hint="eastAsia"/>
        </w:rPr>
        <w:br/>
      </w:r>
      <w:proofErr w:type="spellStart"/>
      <w:r>
        <w:rPr>
          <w:rFonts w:eastAsia="方正宋刻本秀楷简体" w:hint="eastAsia"/>
        </w:rPr>
        <w:t>vsftpd.</w:t>
      </w:r>
      <w:r>
        <w:rPr>
          <w:rFonts w:eastAsia="方正宋刻本秀楷简体" w:hint="eastAsia"/>
          <w:b/>
          <w:bCs/>
        </w:rPr>
        <w:t>service</w:t>
      </w:r>
      <w:proofErr w:type="spellEnd"/>
      <w:r>
        <w:rPr>
          <w:rFonts w:eastAsia="方正宋刻本秀楷简体" w:hint="eastAsia"/>
        </w:rPr>
        <w:t xml:space="preserve"> loaded active running </w:t>
      </w:r>
      <w:proofErr w:type="spellStart"/>
      <w:r>
        <w:rPr>
          <w:rFonts w:eastAsia="方正宋刻本秀楷简体" w:hint="eastAsia"/>
        </w:rPr>
        <w:t>Vsftpd</w:t>
      </w:r>
      <w:proofErr w:type="spellEnd"/>
      <w:r>
        <w:rPr>
          <w:rFonts w:eastAsia="方正宋刻本秀楷简体" w:hint="eastAsia"/>
        </w:rPr>
        <w:t xml:space="preserve"> ftp daemon</w:t>
      </w:r>
      <w:r>
        <w:rPr>
          <w:rFonts w:eastAsia="方正宋刻本秀楷简体" w:hint="eastAsia"/>
        </w:rPr>
        <w:br/>
        <w:t>.....</w:t>
      </w:r>
      <w:r>
        <w:rPr>
          <w:rFonts w:eastAsia="方正宋刻本秀楷简体" w:hint="eastAsia"/>
        </w:rPr>
        <w:t>（中间省略）</w:t>
      </w:r>
      <w:r>
        <w:rPr>
          <w:rFonts w:eastAsia="方正宋刻本秀楷简体" w:hint="eastAsia"/>
        </w:rPr>
        <w:t>.....</w:t>
      </w:r>
      <w:r>
        <w:rPr>
          <w:rFonts w:eastAsia="方正宋刻本秀楷简体" w:hint="eastAsia"/>
        </w:rPr>
        <w:br/>
        <w:t>cups.socket loaded failed failed CUPS Printing Service Sockets</w:t>
      </w:r>
      <w:r>
        <w:rPr>
          <w:rFonts w:eastAsia="方正宋刻本秀楷简体" w:hint="eastAsia"/>
        </w:rPr>
        <w:br/>
        <w:t>.....</w:t>
      </w:r>
      <w:r>
        <w:rPr>
          <w:rFonts w:eastAsia="方正宋刻本秀楷简体" w:hint="eastAsia"/>
        </w:rPr>
        <w:t>（中间省略）</w:t>
      </w:r>
      <w:r>
        <w:rPr>
          <w:rFonts w:eastAsia="方正宋刻本秀楷简体" w:hint="eastAsia"/>
        </w:rPr>
        <w:t>.....</w:t>
      </w:r>
      <w:r>
        <w:rPr>
          <w:rFonts w:eastAsia="方正宋刻本秀楷简体" w:hint="eastAsia"/>
        </w:rPr>
        <w:br/>
        <w:t>LOAD = Reflects whether the unit definition was properly loaded.</w:t>
      </w:r>
      <w:r>
        <w:rPr>
          <w:rFonts w:eastAsia="方正宋刻本秀楷简体" w:hint="eastAsia"/>
        </w:rPr>
        <w:br/>
        <w:t>ACTIVE = The high-level unit activation state, i.e. generalization of SUB.</w:t>
      </w:r>
      <w:r>
        <w:rPr>
          <w:rFonts w:eastAsia="方正宋刻本秀楷简体" w:hint="eastAsia"/>
        </w:rPr>
        <w:br/>
        <w:t>SUB = The low-level unit activation state, values depend on unit type.</w:t>
      </w:r>
      <w:r>
        <w:rPr>
          <w:rFonts w:eastAsia="方正宋刻本秀楷简体" w:hint="eastAsia"/>
        </w:rPr>
        <w:br/>
      </w:r>
      <w:r>
        <w:rPr>
          <w:rFonts w:eastAsia="方正宋刻本秀楷简体" w:hint="eastAsia"/>
          <w:b/>
          <w:bCs/>
        </w:rPr>
        <w:t xml:space="preserve">141 loaded units listed. </w:t>
      </w:r>
      <w:r>
        <w:rPr>
          <w:rFonts w:eastAsia="方正宋刻本秀楷简体" w:hint="eastAsia"/>
        </w:rPr>
        <w:t>Pass --all to see loaded but inactive units, too.</w:t>
      </w:r>
      <w:r>
        <w:rPr>
          <w:rFonts w:eastAsia="方正宋刻本秀楷简体" w:hint="eastAsia"/>
        </w:rPr>
        <w:br/>
        <w:t>To show all installed unit files use '</w:t>
      </w:r>
      <w:proofErr w:type="spellStart"/>
      <w:r>
        <w:rPr>
          <w:rFonts w:eastAsia="方正宋刻本秀楷简体" w:hint="eastAsia"/>
        </w:rPr>
        <w:t>systemctl</w:t>
      </w:r>
      <w:proofErr w:type="spellEnd"/>
      <w:r>
        <w:rPr>
          <w:rFonts w:eastAsia="方正宋刻本秀楷简体" w:hint="eastAsia"/>
        </w:rPr>
        <w:t xml:space="preserve"> list-unit-files'.</w:t>
      </w:r>
    </w:p>
    <w:p w14:paraId="69B22FC6" w14:textId="77777777" w:rsidR="00ED6DF6" w:rsidRDefault="00ED6DF6">
      <w:pPr>
        <w:adjustRightInd w:val="0"/>
        <w:snapToGrid w:val="0"/>
        <w:jc w:val="left"/>
        <w:rPr>
          <w:rFonts w:eastAsia="方正宋刻本秀楷简体"/>
        </w:rPr>
      </w:pPr>
      <w:r>
        <w:rPr>
          <w:rFonts w:eastAsia="方正宋刻本秀楷简体" w:hint="eastAsia"/>
        </w:rPr>
        <w:br/>
        <w:t xml:space="preserve"># </w:t>
      </w:r>
      <w:r>
        <w:rPr>
          <w:rFonts w:eastAsia="方正宋刻本秀楷简体" w:hint="eastAsia"/>
        </w:rPr>
        <w:t>列出的项目中，主要的意义是：</w:t>
      </w:r>
      <w:r>
        <w:rPr>
          <w:rFonts w:eastAsia="方正宋刻本秀楷简体" w:hint="eastAsia"/>
        </w:rPr>
        <w:br/>
        <w:t xml:space="preserve"># UNIT </w:t>
      </w:r>
      <w:r>
        <w:rPr>
          <w:rFonts w:eastAsia="方正宋刻本秀楷简体" w:hint="eastAsia"/>
        </w:rPr>
        <w:t>：项目的名称、各个</w:t>
      </w:r>
      <w:r>
        <w:rPr>
          <w:rFonts w:eastAsia="方正宋刻本秀楷简体" w:hint="eastAsia"/>
        </w:rPr>
        <w:t>unit</w:t>
      </w:r>
      <w:r>
        <w:rPr>
          <w:rFonts w:eastAsia="方正宋刻本秀楷简体" w:hint="eastAsia"/>
        </w:rPr>
        <w:t>的类别（看扩展名）</w:t>
      </w:r>
      <w:r>
        <w:rPr>
          <w:rFonts w:eastAsia="方正宋刻本秀楷简体" w:hint="eastAsia"/>
        </w:rPr>
        <w:br/>
        <w:t xml:space="preserve"># LOAD </w:t>
      </w:r>
      <w:r>
        <w:rPr>
          <w:rFonts w:eastAsia="方正宋刻本秀楷简体" w:hint="eastAsia"/>
        </w:rPr>
        <w:t>：开机时是否会被载入，默认</w:t>
      </w:r>
      <w:r>
        <w:rPr>
          <w:rFonts w:eastAsia="方正宋刻本秀楷简体" w:hint="eastAsia"/>
        </w:rPr>
        <w:t xml:space="preserve"> </w:t>
      </w:r>
      <w:proofErr w:type="spellStart"/>
      <w:r>
        <w:rPr>
          <w:rFonts w:eastAsia="方正宋刻本秀楷简体" w:hint="eastAsia"/>
        </w:rPr>
        <w:t>systemctl</w:t>
      </w:r>
      <w:proofErr w:type="spellEnd"/>
      <w:r>
        <w:rPr>
          <w:rFonts w:eastAsia="方正宋刻本秀楷简体" w:hint="eastAsia"/>
        </w:rPr>
        <w:t xml:space="preserve"> </w:t>
      </w:r>
      <w:r>
        <w:rPr>
          <w:rFonts w:eastAsia="方正宋刻本秀楷简体" w:hint="eastAsia"/>
        </w:rPr>
        <w:t>显示的是</w:t>
      </w:r>
      <w:r>
        <w:rPr>
          <w:rFonts w:eastAsia="方正宋刻本秀楷简体" w:hint="eastAsia"/>
          <w:b/>
          <w:bCs/>
        </w:rPr>
        <w:t>有载入</w:t>
      </w:r>
      <w:r>
        <w:rPr>
          <w:rFonts w:eastAsia="方正宋刻本秀楷简体" w:hint="eastAsia"/>
        </w:rPr>
        <w:t>的项目而已喔！</w:t>
      </w:r>
      <w:r>
        <w:rPr>
          <w:rFonts w:eastAsia="方正宋刻本秀楷简体" w:hint="eastAsia"/>
        </w:rPr>
        <w:br/>
        <w:t xml:space="preserve"># ACTIVE </w:t>
      </w:r>
      <w:r>
        <w:rPr>
          <w:rFonts w:eastAsia="方正宋刻本秀楷简体" w:hint="eastAsia"/>
        </w:rPr>
        <w:t>：目前的状态，须与后续的</w:t>
      </w:r>
      <w:r>
        <w:rPr>
          <w:rFonts w:eastAsia="方正宋刻本秀楷简体" w:hint="eastAsia"/>
        </w:rPr>
        <w:t>SUB</w:t>
      </w:r>
      <w:r>
        <w:rPr>
          <w:rFonts w:eastAsia="方正宋刻本秀楷简体" w:hint="eastAsia"/>
        </w:rPr>
        <w:t>搭配！用</w:t>
      </w:r>
      <w:r>
        <w:rPr>
          <w:rFonts w:eastAsia="方正宋刻本秀楷简体" w:hint="eastAsia"/>
        </w:rPr>
        <w:t xml:space="preserve"> </w:t>
      </w:r>
      <w:proofErr w:type="spellStart"/>
      <w:r>
        <w:rPr>
          <w:rFonts w:eastAsia="方正宋刻本秀楷简体" w:hint="eastAsia"/>
        </w:rPr>
        <w:t>systemctl</w:t>
      </w:r>
      <w:proofErr w:type="spellEnd"/>
      <w:r>
        <w:rPr>
          <w:rFonts w:eastAsia="方正宋刻本秀楷简体" w:hint="eastAsia"/>
        </w:rPr>
        <w:t xml:space="preserve"> status</w:t>
      </w:r>
      <w:r>
        <w:rPr>
          <w:rFonts w:eastAsia="方正宋刻本秀楷简体" w:hint="eastAsia"/>
        </w:rPr>
        <w:t>观察时</w:t>
      </w:r>
      <w:r>
        <w:rPr>
          <w:rFonts w:eastAsia="方正宋刻本秀楷简体" w:hint="eastAsia"/>
        </w:rPr>
        <w:t>active</w:t>
      </w:r>
      <w:r>
        <w:rPr>
          <w:rFonts w:eastAsia="方正宋刻本秀楷简体" w:hint="eastAsia"/>
        </w:rPr>
        <w:t>的项目</w:t>
      </w:r>
      <w:r>
        <w:rPr>
          <w:rFonts w:eastAsia="方正宋刻本秀楷简体" w:hint="eastAsia"/>
        </w:rPr>
        <w:br/>
        <w:t xml:space="preserve"># DESCRIPTION </w:t>
      </w:r>
      <w:r>
        <w:rPr>
          <w:rFonts w:eastAsia="方正宋刻本秀楷简体" w:hint="eastAsia"/>
        </w:rPr>
        <w:t>：详细描述</w:t>
      </w:r>
    </w:p>
    <w:p w14:paraId="73DFB65D" w14:textId="77777777" w:rsidR="00ED6DF6" w:rsidRDefault="00ED6DF6">
      <w:pPr>
        <w:adjustRightInd w:val="0"/>
        <w:snapToGrid w:val="0"/>
        <w:jc w:val="left"/>
        <w:rPr>
          <w:rFonts w:eastAsia="方正宋刻本秀楷简体"/>
        </w:rPr>
      </w:pPr>
    </w:p>
    <w:p w14:paraId="6863FC27" w14:textId="77777777" w:rsidR="00ED6DF6" w:rsidRDefault="00ED6DF6">
      <w:pPr>
        <w:adjustRightInd w:val="0"/>
        <w:snapToGrid w:val="0"/>
        <w:jc w:val="left"/>
        <w:rPr>
          <w:rFonts w:eastAsia="方正宋刻本秀楷简体"/>
        </w:rPr>
      </w:pPr>
    </w:p>
    <w:p w14:paraId="5ECD536F" w14:textId="77777777" w:rsidR="00ED6DF6" w:rsidRDefault="00ED6DF6">
      <w:pPr>
        <w:adjustRightInd w:val="0"/>
        <w:snapToGrid w:val="0"/>
        <w:jc w:val="left"/>
        <w:rPr>
          <w:rFonts w:eastAsia="方正宋刻本秀楷简体"/>
        </w:rPr>
      </w:pPr>
      <w:proofErr w:type="spellStart"/>
      <w:r>
        <w:rPr>
          <w:rFonts w:hint="eastAsia"/>
        </w:rPr>
        <w:t>s</w:t>
      </w:r>
      <w:r>
        <w:rPr>
          <w:rFonts w:eastAsia="方正宋刻本秀楷简体" w:hint="eastAsia"/>
        </w:rPr>
        <w:t>ystemctl</w:t>
      </w:r>
      <w:proofErr w:type="spellEnd"/>
      <w:r>
        <w:rPr>
          <w:rFonts w:eastAsia="方正宋刻本秀楷简体" w:hint="eastAsia"/>
        </w:rPr>
        <w:t xml:space="preserve"> list-unit-files</w:t>
      </w:r>
    </w:p>
    <w:p w14:paraId="0606BF6A" w14:textId="77777777" w:rsidR="00ED6DF6" w:rsidRDefault="00ED6DF6">
      <w:pPr>
        <w:adjustRightInd w:val="0"/>
        <w:snapToGrid w:val="0"/>
        <w:jc w:val="left"/>
        <w:rPr>
          <w:rFonts w:eastAsia="方正宋刻本秀楷简体"/>
        </w:rPr>
      </w:pPr>
      <w:r>
        <w:rPr>
          <w:rFonts w:eastAsia="方正宋刻本秀楷简体" w:hint="eastAsia"/>
        </w:rPr>
        <w:br/>
        <w:t>UNIT FILE STATE</w:t>
      </w:r>
      <w:r>
        <w:rPr>
          <w:rFonts w:eastAsia="方正宋刻本秀楷简体" w:hint="eastAsia"/>
        </w:rPr>
        <w:br/>
        <w:t>proc-sys-fs-</w:t>
      </w:r>
      <w:proofErr w:type="spellStart"/>
      <w:r>
        <w:rPr>
          <w:rFonts w:eastAsia="方正宋刻本秀楷简体" w:hint="eastAsia"/>
        </w:rPr>
        <w:t>binfmt_</w:t>
      </w:r>
      <w:proofErr w:type="gramStart"/>
      <w:r>
        <w:rPr>
          <w:rFonts w:eastAsia="方正宋刻本秀楷简体" w:hint="eastAsia"/>
        </w:rPr>
        <w:t>misc.automount</w:t>
      </w:r>
      <w:proofErr w:type="spellEnd"/>
      <w:proofErr w:type="gramEnd"/>
      <w:r>
        <w:rPr>
          <w:rFonts w:eastAsia="方正宋刻本秀楷简体" w:hint="eastAsia"/>
        </w:rPr>
        <w:t xml:space="preserve"> static</w:t>
      </w:r>
      <w:r>
        <w:rPr>
          <w:rFonts w:eastAsia="方正宋刻本秀楷简体" w:hint="eastAsia"/>
        </w:rPr>
        <w:br/>
        <w:t>dev-</w:t>
      </w:r>
      <w:proofErr w:type="spellStart"/>
      <w:r>
        <w:rPr>
          <w:rFonts w:eastAsia="方正宋刻本秀楷简体" w:hint="eastAsia"/>
        </w:rPr>
        <w:t>hugepages.mount</w:t>
      </w:r>
      <w:proofErr w:type="spellEnd"/>
      <w:r>
        <w:rPr>
          <w:rFonts w:eastAsia="方正宋刻本秀楷简体" w:hint="eastAsia"/>
        </w:rPr>
        <w:t xml:space="preserve"> static</w:t>
      </w:r>
      <w:r>
        <w:rPr>
          <w:rFonts w:eastAsia="方正宋刻本秀楷简体" w:hint="eastAsia"/>
        </w:rPr>
        <w:br/>
        <w:t>dev-</w:t>
      </w:r>
      <w:proofErr w:type="spellStart"/>
      <w:r>
        <w:rPr>
          <w:rFonts w:eastAsia="方正宋刻本秀楷简体" w:hint="eastAsia"/>
        </w:rPr>
        <w:t>mqueue.mount</w:t>
      </w:r>
      <w:proofErr w:type="spellEnd"/>
      <w:r>
        <w:rPr>
          <w:rFonts w:eastAsia="方正宋刻本秀楷简体" w:hint="eastAsia"/>
        </w:rPr>
        <w:t xml:space="preserve"> static</w:t>
      </w:r>
      <w:r>
        <w:rPr>
          <w:rFonts w:eastAsia="方正宋刻本秀楷简体" w:hint="eastAsia"/>
        </w:rPr>
        <w:br/>
        <w:t>proc-fs-</w:t>
      </w:r>
      <w:proofErr w:type="spellStart"/>
      <w:r>
        <w:rPr>
          <w:rFonts w:eastAsia="方正宋刻本秀楷简体" w:hint="eastAsia"/>
        </w:rPr>
        <w:t>nfsd.mount</w:t>
      </w:r>
      <w:proofErr w:type="spellEnd"/>
      <w:r>
        <w:rPr>
          <w:rFonts w:eastAsia="方正宋刻本秀楷简体" w:hint="eastAsia"/>
        </w:rPr>
        <w:t xml:space="preserve"> static</w:t>
      </w:r>
      <w:r>
        <w:rPr>
          <w:rFonts w:eastAsia="方正宋刻本秀楷简体" w:hint="eastAsia"/>
        </w:rPr>
        <w:br/>
        <w:t>.....</w:t>
      </w:r>
      <w:r>
        <w:rPr>
          <w:rFonts w:eastAsia="方正宋刻本秀楷简体" w:hint="eastAsia"/>
        </w:rPr>
        <w:t>（中间省略）</w:t>
      </w:r>
      <w:r>
        <w:rPr>
          <w:rFonts w:eastAsia="方正宋刻本秀楷简体" w:hint="eastAsia"/>
        </w:rPr>
        <w:t>.....</w:t>
      </w:r>
    </w:p>
    <w:p w14:paraId="4BEA032C"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systemd-tmpfiles-</w:t>
      </w:r>
      <w:proofErr w:type="gramStart"/>
      <w:r>
        <w:rPr>
          <w:rFonts w:eastAsia="方正宋刻本秀楷简体" w:hint="eastAsia"/>
        </w:rPr>
        <w:t>clean.timer</w:t>
      </w:r>
      <w:proofErr w:type="spellEnd"/>
      <w:proofErr w:type="gramEnd"/>
      <w:r>
        <w:rPr>
          <w:rFonts w:eastAsia="方正宋刻本秀楷简体" w:hint="eastAsia"/>
        </w:rPr>
        <w:t xml:space="preserve"> static</w:t>
      </w:r>
    </w:p>
    <w:p w14:paraId="6B889BA1" w14:textId="77777777" w:rsidR="00ED6DF6" w:rsidRDefault="00ED6DF6">
      <w:pPr>
        <w:adjustRightInd w:val="0"/>
        <w:snapToGrid w:val="0"/>
        <w:jc w:val="left"/>
        <w:rPr>
          <w:rFonts w:eastAsia="方正宋刻本秀楷简体"/>
          <w:b/>
          <w:bCs/>
        </w:rPr>
      </w:pPr>
      <w:proofErr w:type="gramStart"/>
      <w:r>
        <w:rPr>
          <w:rFonts w:eastAsia="方正宋刻本秀楷简体" w:hint="eastAsia"/>
          <w:b/>
          <w:bCs/>
        </w:rPr>
        <w:t>336 unit</w:t>
      </w:r>
      <w:proofErr w:type="gramEnd"/>
      <w:r>
        <w:rPr>
          <w:rFonts w:eastAsia="方正宋刻本秀楷简体" w:hint="eastAsia"/>
          <w:b/>
          <w:bCs/>
        </w:rPr>
        <w:t xml:space="preserve"> files listed.</w:t>
      </w:r>
    </w:p>
    <w:p w14:paraId="72C757DC" w14:textId="77777777" w:rsidR="00ED6DF6" w:rsidRDefault="00ED6DF6">
      <w:pPr>
        <w:adjustRightInd w:val="0"/>
        <w:snapToGrid w:val="0"/>
        <w:jc w:val="left"/>
        <w:rPr>
          <w:rFonts w:eastAsia="方正宋刻本秀楷简体"/>
        </w:rPr>
      </w:pPr>
    </w:p>
    <w:p w14:paraId="6482942C" w14:textId="77777777" w:rsidR="00ED6DF6" w:rsidRDefault="00ED6DF6">
      <w:pPr>
        <w:adjustRightInd w:val="0"/>
        <w:snapToGrid w:val="0"/>
        <w:jc w:val="left"/>
        <w:rPr>
          <w:rFonts w:eastAsia="方正宋刻本秀楷简体"/>
        </w:rPr>
      </w:pPr>
    </w:p>
    <w:p w14:paraId="007B4291"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list-units  --type=service  --all</w:t>
      </w:r>
      <w:r>
        <w:rPr>
          <w:rFonts w:eastAsia="方正宋刻本秀楷简体" w:hint="eastAsia"/>
        </w:rPr>
        <w:br/>
        <w:t>#</w:t>
      </w:r>
      <w:r>
        <w:rPr>
          <w:rFonts w:eastAsia="方正宋刻本秀楷简体" w:hint="eastAsia"/>
        </w:rPr>
        <w:t>只显示</w:t>
      </w:r>
      <w:r>
        <w:rPr>
          <w:rFonts w:eastAsia="方正宋刻本秀楷简体" w:hint="eastAsia"/>
        </w:rPr>
        <w:t>*.service</w:t>
      </w:r>
    </w:p>
    <w:p w14:paraId="13B55B58" w14:textId="77777777" w:rsidR="00ED6DF6" w:rsidRDefault="00ED6DF6">
      <w:pPr>
        <w:adjustRightInd w:val="0"/>
        <w:snapToGrid w:val="0"/>
        <w:jc w:val="left"/>
        <w:rPr>
          <w:rFonts w:eastAsia="方正宋刻本秀楷简体"/>
        </w:rPr>
      </w:pPr>
    </w:p>
    <w:p w14:paraId="2F7DE7F5"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list-units  --type=service  --all | grep </w:t>
      </w:r>
      <w:proofErr w:type="spellStart"/>
      <w:r>
        <w:rPr>
          <w:rFonts w:eastAsia="方正宋刻本秀楷简体" w:hint="eastAsia"/>
        </w:rPr>
        <w:t>cpu</w:t>
      </w:r>
      <w:proofErr w:type="spellEnd"/>
      <w:r>
        <w:rPr>
          <w:rFonts w:eastAsia="方正宋刻本秀楷简体" w:hint="eastAsia"/>
        </w:rPr>
        <w:br/>
      </w:r>
      <w:proofErr w:type="spellStart"/>
      <w:r>
        <w:rPr>
          <w:rFonts w:eastAsia="方正宋刻本秀楷简体" w:hint="eastAsia"/>
        </w:rPr>
        <w:t>cpupower.service</w:t>
      </w:r>
      <w:proofErr w:type="spellEnd"/>
      <w:r>
        <w:rPr>
          <w:rFonts w:eastAsia="方正宋刻本秀楷简体" w:hint="eastAsia"/>
        </w:rPr>
        <w:t xml:space="preserve"> loaded inactive dead Configure CPU power related settings</w:t>
      </w:r>
      <w:r>
        <w:rPr>
          <w:rFonts w:eastAsia="方正宋刻本秀楷简体" w:hint="eastAsia"/>
        </w:rPr>
        <w:br/>
        <w:t>#</w:t>
      </w:r>
      <w:r>
        <w:rPr>
          <w:rFonts w:eastAsia="方正宋刻本秀楷简体" w:hint="eastAsia"/>
        </w:rPr>
        <w:t>确实有喔！可以改变</w:t>
      </w:r>
      <w:r>
        <w:rPr>
          <w:rFonts w:eastAsia="方正宋刻本秀楷简体" w:hint="eastAsia"/>
        </w:rPr>
        <w:t>CPU</w:t>
      </w:r>
      <w:r>
        <w:rPr>
          <w:rFonts w:eastAsia="方正宋刻本秀楷简体" w:hint="eastAsia"/>
        </w:rPr>
        <w:t>电源管理机制的服务</w:t>
      </w:r>
    </w:p>
    <w:p w14:paraId="0C386EB2"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管理</w:t>
      </w:r>
      <w:r>
        <w:rPr>
          <w:rFonts w:eastAsia="方正宋刻本秀楷简体" w:hint="eastAsia"/>
          <w:b/>
          <w:bCs/>
          <w:sz w:val="40"/>
          <w:szCs w:val="48"/>
        </w:rPr>
        <w:t>system</w:t>
      </w:r>
      <w:r>
        <w:rPr>
          <w:rFonts w:eastAsia="方正宋刻本秀楷简体" w:hint="eastAsia"/>
          <w:b/>
          <w:bCs/>
          <w:sz w:val="40"/>
          <w:szCs w:val="48"/>
        </w:rPr>
        <w:t>管理不同操作环境</w:t>
      </w:r>
    </w:p>
    <w:p w14:paraId="6BFB65D6" w14:textId="77777777" w:rsidR="00ED6DF6" w:rsidRPr="003F18BA" w:rsidRDefault="00ED6DF6">
      <w:pPr>
        <w:adjustRightInd w:val="0"/>
        <w:snapToGrid w:val="0"/>
        <w:jc w:val="left"/>
        <w:rPr>
          <w:rFonts w:eastAsia="方正宋刻本秀楷简体"/>
          <w:b/>
          <w:bCs/>
          <w:color w:val="FF0000"/>
          <w:sz w:val="28"/>
          <w:szCs w:val="36"/>
        </w:rPr>
      </w:pPr>
      <w:proofErr w:type="spellStart"/>
      <w:r w:rsidRPr="003F18BA">
        <w:rPr>
          <w:rFonts w:eastAsia="方正宋刻本秀楷简体" w:hint="eastAsia"/>
          <w:b/>
          <w:bCs/>
          <w:color w:val="FF0000"/>
          <w:sz w:val="28"/>
          <w:szCs w:val="36"/>
        </w:rPr>
        <w:t>systemctl</w:t>
      </w:r>
      <w:proofErr w:type="spellEnd"/>
      <w:r w:rsidRPr="003F18BA">
        <w:rPr>
          <w:rFonts w:eastAsia="方正宋刻本秀楷简体" w:hint="eastAsia"/>
          <w:b/>
          <w:bCs/>
          <w:color w:val="FF0000"/>
          <w:sz w:val="28"/>
          <w:szCs w:val="36"/>
        </w:rPr>
        <w:t xml:space="preserve"> list-units --type=target --all</w:t>
      </w:r>
    </w:p>
    <w:p w14:paraId="267EA9A8" w14:textId="77777777" w:rsidR="00ED6DF6" w:rsidRDefault="00ED6DF6">
      <w:pPr>
        <w:adjustRightInd w:val="0"/>
        <w:snapToGrid w:val="0"/>
        <w:jc w:val="left"/>
        <w:rPr>
          <w:rFonts w:eastAsia="方正宋刻本秀楷简体"/>
        </w:rPr>
      </w:pPr>
      <w:r>
        <w:rPr>
          <w:rFonts w:eastAsia="方正宋刻本秀楷简体" w:hint="eastAsia"/>
        </w:rPr>
        <w:br/>
      </w:r>
      <w:r>
        <w:rPr>
          <w:rFonts w:eastAsia="方正宋刻本秀楷简体" w:hint="eastAsia"/>
        </w:rPr>
        <w:tab/>
        <w:t xml:space="preserve">UNIT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LOAD ACTIVE SUB DESCRIPTION</w:t>
      </w:r>
      <w:r>
        <w:rPr>
          <w:rFonts w:eastAsia="方正宋刻本秀楷简体" w:hint="eastAsia"/>
        </w:rPr>
        <w:br/>
      </w:r>
      <w:r>
        <w:rPr>
          <w:rFonts w:eastAsia="方正宋刻本秀楷简体" w:hint="eastAsia"/>
        </w:rPr>
        <w:tab/>
      </w:r>
      <w:proofErr w:type="spellStart"/>
      <w:r>
        <w:rPr>
          <w:rFonts w:eastAsia="方正宋刻本秀楷简体" w:hint="eastAsia"/>
        </w:rPr>
        <w:t>basic.target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Basic System</w:t>
      </w:r>
      <w:r>
        <w:rPr>
          <w:rFonts w:eastAsia="方正宋刻本秀楷简体" w:hint="eastAsia"/>
        </w:rPr>
        <w:br/>
      </w:r>
      <w:r>
        <w:rPr>
          <w:rFonts w:eastAsia="方正宋刻本秀楷简体" w:hint="eastAsia"/>
        </w:rPr>
        <w:tab/>
      </w:r>
      <w:proofErr w:type="spellStart"/>
      <w:r>
        <w:rPr>
          <w:rFonts w:eastAsia="方正宋刻本秀楷简体" w:hint="eastAsia"/>
        </w:rPr>
        <w:t>cryptsetup.target</w:t>
      </w:r>
      <w:proofErr w:type="spellEnd"/>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Encrypted Volumes</w:t>
      </w:r>
      <w:r>
        <w:rPr>
          <w:rFonts w:eastAsia="方正宋刻本秀楷简体" w:hint="eastAsia"/>
        </w:rPr>
        <w:br/>
      </w:r>
      <w:r>
        <w:rPr>
          <w:rFonts w:eastAsia="方正宋刻本秀楷简体" w:hint="eastAsia"/>
        </w:rPr>
        <w:tab/>
      </w:r>
      <w:proofErr w:type="spellStart"/>
      <w:r>
        <w:rPr>
          <w:rFonts w:eastAsia="方正宋刻本秀楷简体" w:hint="eastAsia"/>
        </w:rPr>
        <w:t>emergency.target</w:t>
      </w:r>
      <w:proofErr w:type="spellEnd"/>
      <w:r>
        <w:rPr>
          <w:rFonts w:eastAsia="方正宋刻本秀楷简体" w:hint="eastAsia"/>
        </w:rPr>
        <w:tab/>
        <w:t xml:space="preserve"> </w:t>
      </w:r>
      <w:r>
        <w:rPr>
          <w:rFonts w:eastAsia="方正宋刻本秀楷简体" w:hint="eastAsia"/>
        </w:rPr>
        <w:tab/>
        <w:t>loaded inactive dead Emergency Mode</w:t>
      </w:r>
      <w:r>
        <w:rPr>
          <w:rFonts w:eastAsia="方正宋刻本秀楷简体" w:hint="eastAsia"/>
        </w:rPr>
        <w:br/>
      </w:r>
      <w:r>
        <w:rPr>
          <w:rFonts w:eastAsia="方正宋刻本秀楷简体" w:hint="eastAsia"/>
        </w:rPr>
        <w:tab/>
      </w:r>
      <w:proofErr w:type="spellStart"/>
      <w:r>
        <w:rPr>
          <w:rFonts w:eastAsia="方正宋刻本秀楷简体" w:hint="eastAsia"/>
        </w:rPr>
        <w:t>final.target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loaded inactive dead Final Step</w:t>
      </w:r>
      <w:r>
        <w:rPr>
          <w:rFonts w:eastAsia="方正宋刻本秀楷简体" w:hint="eastAsia"/>
        </w:rPr>
        <w:br/>
      </w:r>
      <w:r>
        <w:rPr>
          <w:rFonts w:eastAsia="方正宋刻本秀楷简体" w:hint="eastAsia"/>
        </w:rPr>
        <w:tab/>
      </w:r>
      <w:proofErr w:type="spellStart"/>
      <w:r>
        <w:rPr>
          <w:rFonts w:eastAsia="方正宋刻本秀楷简体" w:hint="eastAsia"/>
        </w:rPr>
        <w:t>getty.target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Login Prompts</w:t>
      </w:r>
      <w:r>
        <w:rPr>
          <w:rFonts w:eastAsia="方正宋刻本秀楷简体" w:hint="eastAsia"/>
        </w:rPr>
        <w:br/>
      </w:r>
      <w:r>
        <w:rPr>
          <w:rFonts w:eastAsia="方正宋刻本秀楷简体" w:hint="eastAsia"/>
        </w:rPr>
        <w:tab/>
      </w:r>
      <w:proofErr w:type="spellStart"/>
      <w:r>
        <w:rPr>
          <w:rFonts w:eastAsia="方正宋刻本秀楷简体" w:hint="eastAsia"/>
        </w:rPr>
        <w:t>graphical.target</w:t>
      </w:r>
      <w:proofErr w:type="spellEnd"/>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Graphical Interface</w:t>
      </w:r>
      <w:r>
        <w:rPr>
          <w:rFonts w:eastAsia="方正宋刻本秀楷简体" w:hint="eastAsia"/>
        </w:rPr>
        <w:br/>
      </w:r>
      <w:r>
        <w:rPr>
          <w:rFonts w:eastAsia="方正宋刻本秀楷简体" w:hint="eastAsia"/>
        </w:rPr>
        <w:tab/>
        <w:t>local-fs-</w:t>
      </w:r>
      <w:proofErr w:type="spellStart"/>
      <w:r>
        <w:rPr>
          <w:rFonts w:eastAsia="方正宋刻本秀楷简体" w:hint="eastAsia"/>
        </w:rPr>
        <w:t>pre.target</w:t>
      </w:r>
      <w:proofErr w:type="spellEnd"/>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Local File Systems </w:t>
      </w:r>
      <w:r>
        <w:rPr>
          <w:rFonts w:eastAsia="方正宋刻本秀楷简体" w:hint="eastAsia"/>
        </w:rPr>
        <w:t>（</w:t>
      </w:r>
      <w:r>
        <w:rPr>
          <w:rFonts w:eastAsia="方正宋刻本秀楷简体" w:hint="eastAsia"/>
        </w:rPr>
        <w:t>Pre</w:t>
      </w:r>
      <w:r>
        <w:rPr>
          <w:rFonts w:eastAsia="方正宋刻本秀楷简体" w:hint="eastAsia"/>
        </w:rPr>
        <w:t>）</w:t>
      </w:r>
      <w:r>
        <w:rPr>
          <w:rFonts w:eastAsia="方正宋刻本秀楷简体" w:hint="eastAsia"/>
        </w:rPr>
        <w:br/>
      </w:r>
      <w:r>
        <w:rPr>
          <w:rFonts w:eastAsia="方正宋刻本秀楷简体" w:hint="eastAsia"/>
        </w:rPr>
        <w:tab/>
        <w:t>local-</w:t>
      </w:r>
      <w:proofErr w:type="spellStart"/>
      <w:r>
        <w:rPr>
          <w:rFonts w:eastAsia="方正宋刻本秀楷简体" w:hint="eastAsia"/>
        </w:rPr>
        <w:t>fs.target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Local File Systems</w:t>
      </w:r>
      <w:r>
        <w:rPr>
          <w:rFonts w:eastAsia="方正宋刻本秀楷简体" w:hint="eastAsia"/>
        </w:rPr>
        <w:br/>
      </w:r>
      <w:r>
        <w:rPr>
          <w:rFonts w:eastAsia="方正宋刻本秀楷简体" w:hint="eastAsia"/>
        </w:rPr>
        <w:tab/>
        <w:t>multi-</w:t>
      </w:r>
      <w:proofErr w:type="spellStart"/>
      <w:r>
        <w:rPr>
          <w:rFonts w:eastAsia="方正宋刻本秀楷简体" w:hint="eastAsia"/>
        </w:rPr>
        <w:t>user.target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t>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Multi-User System</w:t>
      </w:r>
      <w:r>
        <w:rPr>
          <w:rFonts w:eastAsia="方正宋刻本秀楷简体" w:hint="eastAsia"/>
        </w:rPr>
        <w:br/>
      </w:r>
      <w:r>
        <w:rPr>
          <w:rFonts w:eastAsia="方正宋刻本秀楷简体" w:hint="eastAsia"/>
        </w:rPr>
        <w:tab/>
        <w:t>network-</w:t>
      </w:r>
      <w:proofErr w:type="spellStart"/>
      <w:r>
        <w:rPr>
          <w:rFonts w:eastAsia="方正宋刻本秀楷简体" w:hint="eastAsia"/>
        </w:rPr>
        <w:t>online.target</w:t>
      </w:r>
      <w:proofErr w:type="spellEnd"/>
      <w:r>
        <w:rPr>
          <w:rFonts w:eastAsia="方正宋刻本秀楷简体" w:hint="eastAsia"/>
        </w:rPr>
        <w:tab/>
        <w:t xml:space="preserve"> loaded inactive dead Network is Online</w:t>
      </w:r>
      <w:r>
        <w:rPr>
          <w:rFonts w:eastAsia="方正宋刻本秀楷简体" w:hint="eastAsia"/>
        </w:rPr>
        <w:br/>
      </w:r>
      <w:r>
        <w:rPr>
          <w:rFonts w:eastAsia="方正宋刻本秀楷简体" w:hint="eastAsia"/>
        </w:rPr>
        <w:tab/>
      </w:r>
      <w:proofErr w:type="spellStart"/>
      <w:r>
        <w:rPr>
          <w:rFonts w:eastAsia="方正宋刻本秀楷简体" w:hint="eastAsia"/>
        </w:rPr>
        <w:t>network.target</w:t>
      </w:r>
      <w:proofErr w:type="spellEnd"/>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Network</w:t>
      </w:r>
      <w:r>
        <w:rPr>
          <w:rFonts w:eastAsia="方正宋刻本秀楷简体" w:hint="eastAsia"/>
        </w:rPr>
        <w:br/>
      </w:r>
      <w:r>
        <w:rPr>
          <w:rFonts w:eastAsia="方正宋刻本秀楷简体" w:hint="eastAsia"/>
        </w:rPr>
        <w:tab/>
      </w:r>
      <w:proofErr w:type="spellStart"/>
      <w:r>
        <w:rPr>
          <w:rFonts w:eastAsia="方正宋刻本秀楷简体" w:hint="eastAsia"/>
        </w:rPr>
        <w:t>nss</w:t>
      </w:r>
      <w:proofErr w:type="spellEnd"/>
      <w:r>
        <w:rPr>
          <w:rFonts w:eastAsia="方正宋刻本秀楷简体" w:hint="eastAsia"/>
        </w:rPr>
        <w:t>-user-</w:t>
      </w:r>
      <w:proofErr w:type="spellStart"/>
      <w:r>
        <w:rPr>
          <w:rFonts w:eastAsia="方正宋刻本秀楷简体" w:hint="eastAsia"/>
        </w:rPr>
        <w:t>lookup.target</w:t>
      </w:r>
      <w:proofErr w:type="spellEnd"/>
      <w:r>
        <w:rPr>
          <w:rFonts w:eastAsia="方正宋刻本秀楷简体" w:hint="eastAsia"/>
        </w:rPr>
        <w:t xml:space="preserve"> </w:t>
      </w:r>
      <w:r>
        <w:rPr>
          <w:rFonts w:eastAsia="方正宋刻本秀楷简体" w:hint="eastAsia"/>
        </w:rPr>
        <w:tab/>
        <w:t>loaded inactive dead User and Group Name Lookups</w:t>
      </w:r>
      <w:r>
        <w:rPr>
          <w:rFonts w:eastAsia="方正宋刻本秀楷简体" w:hint="eastAsia"/>
        </w:rPr>
        <w:br/>
      </w:r>
      <w:r>
        <w:rPr>
          <w:rFonts w:eastAsia="方正宋刻本秀楷简体" w:hint="eastAsia"/>
        </w:rPr>
        <w:tab/>
      </w:r>
      <w:proofErr w:type="spellStart"/>
      <w:r>
        <w:rPr>
          <w:rFonts w:eastAsia="方正宋刻本秀楷简体" w:hint="eastAsia"/>
        </w:rPr>
        <w:t>paths.target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Paths</w:t>
      </w:r>
      <w:r>
        <w:rPr>
          <w:rFonts w:eastAsia="方正宋刻本秀楷简体" w:hint="eastAsia"/>
        </w:rPr>
        <w:br/>
      </w:r>
      <w:r>
        <w:rPr>
          <w:rFonts w:eastAsia="方正宋刻本秀楷简体" w:hint="eastAsia"/>
        </w:rPr>
        <w:tab/>
        <w:t>remote-fs-</w:t>
      </w:r>
      <w:proofErr w:type="spellStart"/>
      <w:r>
        <w:rPr>
          <w:rFonts w:eastAsia="方正宋刻本秀楷简体" w:hint="eastAsia"/>
        </w:rPr>
        <w:t>pre.target</w:t>
      </w:r>
      <w:proofErr w:type="spellEnd"/>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Remote File Systems </w:t>
      </w:r>
      <w:r>
        <w:rPr>
          <w:rFonts w:eastAsia="方正宋刻本秀楷简体" w:hint="eastAsia"/>
        </w:rPr>
        <w:t>（</w:t>
      </w:r>
      <w:r>
        <w:rPr>
          <w:rFonts w:eastAsia="方正宋刻本秀楷简体" w:hint="eastAsia"/>
        </w:rPr>
        <w:t>Pre</w:t>
      </w:r>
      <w:r>
        <w:rPr>
          <w:rFonts w:eastAsia="方正宋刻本秀楷简体" w:hint="eastAsia"/>
        </w:rPr>
        <w:t>）</w:t>
      </w:r>
      <w:r>
        <w:rPr>
          <w:rFonts w:eastAsia="方正宋刻本秀楷简体" w:hint="eastAsia"/>
        </w:rPr>
        <w:br/>
      </w:r>
      <w:r>
        <w:rPr>
          <w:rFonts w:eastAsia="方正宋刻本秀楷简体" w:hint="eastAsia"/>
        </w:rPr>
        <w:tab/>
        <w:t>remote-</w:t>
      </w:r>
      <w:proofErr w:type="spellStart"/>
      <w:r>
        <w:rPr>
          <w:rFonts w:eastAsia="方正宋刻本秀楷简体" w:hint="eastAsia"/>
        </w:rPr>
        <w:t>fs.target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t xml:space="preserve">loaded active </w:t>
      </w:r>
      <w:proofErr w:type="spellStart"/>
      <w:r>
        <w:rPr>
          <w:rFonts w:eastAsia="方正宋刻本秀楷简体" w:hint="eastAsia"/>
        </w:rPr>
        <w:t>active</w:t>
      </w:r>
      <w:proofErr w:type="spellEnd"/>
      <w:r>
        <w:rPr>
          <w:rFonts w:eastAsia="方正宋刻本秀楷简体" w:hint="eastAsia"/>
        </w:rPr>
        <w:t xml:space="preserve"> Remote File Systems</w:t>
      </w:r>
      <w:r>
        <w:rPr>
          <w:rFonts w:eastAsia="方正宋刻本秀楷简体" w:hint="eastAsia"/>
        </w:rPr>
        <w:br/>
      </w:r>
      <w:r>
        <w:rPr>
          <w:rFonts w:eastAsia="方正宋刻本秀楷简体" w:hint="eastAsia"/>
        </w:rPr>
        <w:tab/>
      </w:r>
      <w:proofErr w:type="spellStart"/>
      <w:r>
        <w:rPr>
          <w:rFonts w:eastAsia="方正宋刻本秀楷简体" w:hint="eastAsia"/>
        </w:rPr>
        <w:t>rescue.target</w:t>
      </w:r>
      <w:proofErr w:type="spellEnd"/>
      <w:r>
        <w:rPr>
          <w:rFonts w:eastAsia="方正宋刻本秀楷简体" w:hint="eastAsia"/>
        </w:rPr>
        <w:tab/>
      </w:r>
      <w:r>
        <w:rPr>
          <w:rFonts w:eastAsia="方正宋刻本秀楷简体" w:hint="eastAsia"/>
        </w:rPr>
        <w:tab/>
      </w:r>
      <w:r>
        <w:rPr>
          <w:rFonts w:eastAsia="方正宋刻本秀楷简体" w:hint="eastAsia"/>
        </w:rPr>
        <w:tab/>
        <w:t>loaded inactive dead Rescue Mode</w:t>
      </w:r>
      <w:r>
        <w:rPr>
          <w:rFonts w:eastAsia="方正宋刻本秀楷简体" w:hint="eastAsia"/>
        </w:rPr>
        <w:br/>
      </w:r>
      <w:r>
        <w:rPr>
          <w:rFonts w:eastAsia="方正宋刻本秀楷简体" w:hint="eastAsia"/>
        </w:rPr>
        <w:tab/>
      </w:r>
      <w:proofErr w:type="spellStart"/>
      <w:r>
        <w:rPr>
          <w:rFonts w:eastAsia="方正宋刻本秀楷简体" w:hint="eastAsia"/>
        </w:rPr>
        <w:t>shutdown.target</w:t>
      </w:r>
      <w:proofErr w:type="spellEnd"/>
      <w:r>
        <w:rPr>
          <w:rFonts w:eastAsia="方正宋刻本秀楷简体" w:hint="eastAsia"/>
        </w:rPr>
        <w:tab/>
      </w:r>
      <w:r>
        <w:rPr>
          <w:rFonts w:eastAsia="方正宋刻本秀楷简体" w:hint="eastAsia"/>
        </w:rPr>
        <w:tab/>
        <w:t xml:space="preserve"> loaded inactive dead Shutdown</w:t>
      </w:r>
      <w:r>
        <w:rPr>
          <w:rFonts w:eastAsia="方正宋刻本秀楷简体" w:hint="eastAsia"/>
        </w:rPr>
        <w:br/>
      </w:r>
      <w:r>
        <w:rPr>
          <w:rFonts w:eastAsia="方正宋刻本秀楷简体" w:hint="eastAsia"/>
        </w:rPr>
        <w:tab/>
      </w:r>
      <w:proofErr w:type="spellStart"/>
      <w:r>
        <w:rPr>
          <w:rFonts w:eastAsia="方正宋刻本秀楷简体" w:hint="eastAsia"/>
        </w:rPr>
        <w:t>slices.target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 active </w:t>
      </w:r>
      <w:proofErr w:type="spellStart"/>
      <w:r>
        <w:rPr>
          <w:rFonts w:eastAsia="方正宋刻本秀楷简体" w:hint="eastAsia"/>
        </w:rPr>
        <w:t>active</w:t>
      </w:r>
      <w:proofErr w:type="spellEnd"/>
      <w:r>
        <w:rPr>
          <w:rFonts w:eastAsia="方正宋刻本秀楷简体" w:hint="eastAsia"/>
        </w:rPr>
        <w:t xml:space="preserve"> Slices</w:t>
      </w:r>
      <w:r>
        <w:rPr>
          <w:rFonts w:eastAsia="方正宋刻本秀楷简体" w:hint="eastAsia"/>
        </w:rPr>
        <w:br/>
      </w:r>
      <w:r>
        <w:rPr>
          <w:rFonts w:eastAsia="方正宋刻本秀楷简体" w:hint="eastAsia"/>
        </w:rPr>
        <w:tab/>
      </w:r>
      <w:proofErr w:type="spellStart"/>
      <w:r>
        <w:rPr>
          <w:rFonts w:eastAsia="方正宋刻本秀楷简体" w:hint="eastAsia"/>
        </w:rPr>
        <w:t>sockets.target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 xml:space="preserve">loaded active </w:t>
      </w:r>
      <w:proofErr w:type="spellStart"/>
      <w:r>
        <w:rPr>
          <w:rFonts w:eastAsia="方正宋刻本秀楷简体" w:hint="eastAsia"/>
        </w:rPr>
        <w:t>active</w:t>
      </w:r>
      <w:proofErr w:type="spellEnd"/>
      <w:r>
        <w:rPr>
          <w:rFonts w:eastAsia="方正宋刻本秀楷简体" w:hint="eastAsia"/>
        </w:rPr>
        <w:t xml:space="preserve"> Sockets</w:t>
      </w:r>
      <w:r>
        <w:rPr>
          <w:rFonts w:eastAsia="方正宋刻本秀楷简体" w:hint="eastAsia"/>
        </w:rPr>
        <w:br/>
      </w:r>
      <w:r>
        <w:rPr>
          <w:rFonts w:eastAsia="方正宋刻本秀楷简体" w:hint="eastAsia"/>
        </w:rPr>
        <w:tab/>
      </w:r>
      <w:proofErr w:type="spellStart"/>
      <w:r>
        <w:rPr>
          <w:rFonts w:eastAsia="方正宋刻本秀楷简体" w:hint="eastAsia"/>
        </w:rPr>
        <w:t>sound.target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 active </w:t>
      </w:r>
      <w:proofErr w:type="spellStart"/>
      <w:r>
        <w:rPr>
          <w:rFonts w:eastAsia="方正宋刻本秀楷简体" w:hint="eastAsia"/>
        </w:rPr>
        <w:t>active</w:t>
      </w:r>
      <w:proofErr w:type="spellEnd"/>
      <w:r>
        <w:rPr>
          <w:rFonts w:eastAsia="方正宋刻本秀楷简体" w:hint="eastAsia"/>
        </w:rPr>
        <w:t xml:space="preserve"> Sound Card</w:t>
      </w:r>
      <w:r>
        <w:rPr>
          <w:rFonts w:eastAsia="方正宋刻本秀楷简体" w:hint="eastAsia"/>
        </w:rPr>
        <w:br/>
      </w:r>
      <w:r>
        <w:rPr>
          <w:rFonts w:eastAsia="方正宋刻本秀楷简体" w:hint="eastAsia"/>
        </w:rPr>
        <w:tab/>
      </w:r>
      <w:proofErr w:type="spellStart"/>
      <w:r>
        <w:rPr>
          <w:rFonts w:eastAsia="方正宋刻本秀楷简体" w:hint="eastAsia"/>
        </w:rPr>
        <w:t>swap.target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 active </w:t>
      </w:r>
      <w:proofErr w:type="spellStart"/>
      <w:r>
        <w:rPr>
          <w:rFonts w:eastAsia="方正宋刻本秀楷简体" w:hint="eastAsia"/>
        </w:rPr>
        <w:t>active</w:t>
      </w:r>
      <w:proofErr w:type="spellEnd"/>
      <w:r>
        <w:rPr>
          <w:rFonts w:eastAsia="方正宋刻本秀楷简体" w:hint="eastAsia"/>
        </w:rPr>
        <w:t xml:space="preserve"> Swap</w:t>
      </w:r>
      <w:r>
        <w:rPr>
          <w:rFonts w:eastAsia="方正宋刻本秀楷简体" w:hint="eastAsia"/>
        </w:rPr>
        <w:br/>
      </w:r>
      <w:r>
        <w:rPr>
          <w:rFonts w:eastAsia="方正宋刻本秀楷简体" w:hint="eastAsia"/>
        </w:rPr>
        <w:tab/>
      </w:r>
      <w:proofErr w:type="spellStart"/>
      <w:r>
        <w:rPr>
          <w:rFonts w:eastAsia="方正宋刻本秀楷简体" w:hint="eastAsia"/>
        </w:rPr>
        <w:t>sysinit.target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 xml:space="preserve">loaded active </w:t>
      </w:r>
      <w:proofErr w:type="spellStart"/>
      <w:r>
        <w:rPr>
          <w:rFonts w:eastAsia="方正宋刻本秀楷简体" w:hint="eastAsia"/>
        </w:rPr>
        <w:t>active</w:t>
      </w:r>
      <w:proofErr w:type="spellEnd"/>
      <w:r>
        <w:rPr>
          <w:rFonts w:eastAsia="方正宋刻本秀楷简体" w:hint="eastAsia"/>
        </w:rPr>
        <w:t xml:space="preserve"> System Initialization</w:t>
      </w:r>
      <w:r>
        <w:rPr>
          <w:rFonts w:eastAsia="方正宋刻本秀楷简体" w:hint="eastAsia"/>
        </w:rPr>
        <w:br/>
      </w:r>
      <w:r>
        <w:rPr>
          <w:rFonts w:eastAsia="方正宋刻本秀楷简体" w:hint="eastAsia"/>
        </w:rPr>
        <w:tab/>
      </w:r>
      <w:proofErr w:type="spellStart"/>
      <w:r>
        <w:rPr>
          <w:rFonts w:eastAsia="方正宋刻本秀楷简体" w:hint="eastAsia"/>
        </w:rPr>
        <w:t>syslog.target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not-found inactive dead </w:t>
      </w:r>
      <w:proofErr w:type="spellStart"/>
      <w:r>
        <w:rPr>
          <w:rFonts w:eastAsia="方正宋刻本秀楷简体" w:hint="eastAsia"/>
        </w:rPr>
        <w:t>syslog.target</w:t>
      </w:r>
      <w:proofErr w:type="spellEnd"/>
      <w:r>
        <w:rPr>
          <w:rFonts w:eastAsia="方正宋刻本秀楷简体" w:hint="eastAsia"/>
        </w:rPr>
        <w:br/>
      </w:r>
      <w:r>
        <w:rPr>
          <w:rFonts w:eastAsia="方正宋刻本秀楷简体" w:hint="eastAsia"/>
        </w:rPr>
        <w:tab/>
        <w:t>time-</w:t>
      </w:r>
      <w:proofErr w:type="spellStart"/>
      <w:r>
        <w:rPr>
          <w:rFonts w:eastAsia="方正宋刻本秀楷简体" w:hint="eastAsia"/>
        </w:rPr>
        <w:t>sync.target</w:t>
      </w:r>
      <w:proofErr w:type="spellEnd"/>
      <w:r>
        <w:rPr>
          <w:rFonts w:eastAsia="方正宋刻本秀楷简体" w:hint="eastAsia"/>
        </w:rPr>
        <w:tab/>
      </w:r>
      <w:r>
        <w:rPr>
          <w:rFonts w:eastAsia="方正宋刻本秀楷简体" w:hint="eastAsia"/>
        </w:rPr>
        <w:tab/>
        <w:t xml:space="preserve"> loaded inactive dead System Time Synchronized</w:t>
      </w:r>
      <w:r>
        <w:rPr>
          <w:rFonts w:eastAsia="方正宋刻本秀楷简体" w:hint="eastAsia"/>
        </w:rPr>
        <w:br/>
      </w:r>
      <w:r>
        <w:rPr>
          <w:rFonts w:eastAsia="方正宋刻本秀楷简体" w:hint="eastAsia"/>
        </w:rPr>
        <w:tab/>
      </w:r>
      <w:proofErr w:type="spellStart"/>
      <w:r>
        <w:rPr>
          <w:rFonts w:eastAsia="方正宋刻本秀楷简体" w:hint="eastAsia"/>
        </w:rPr>
        <w:t>timers.target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 xml:space="preserve">loaded active </w:t>
      </w:r>
      <w:proofErr w:type="spellStart"/>
      <w:r>
        <w:rPr>
          <w:rFonts w:eastAsia="方正宋刻本秀楷简体" w:hint="eastAsia"/>
        </w:rPr>
        <w:t>active</w:t>
      </w:r>
      <w:proofErr w:type="spellEnd"/>
      <w:r>
        <w:rPr>
          <w:rFonts w:eastAsia="方正宋刻本秀楷简体" w:hint="eastAsia"/>
        </w:rPr>
        <w:t xml:space="preserve"> Timers</w:t>
      </w:r>
      <w:r>
        <w:rPr>
          <w:rFonts w:eastAsia="方正宋刻本秀楷简体" w:hint="eastAsia"/>
        </w:rPr>
        <w:br/>
      </w:r>
      <w:r>
        <w:rPr>
          <w:rFonts w:eastAsia="方正宋刻本秀楷简体" w:hint="eastAsia"/>
        </w:rPr>
        <w:tab/>
      </w:r>
      <w:proofErr w:type="spellStart"/>
      <w:r>
        <w:rPr>
          <w:rFonts w:eastAsia="方正宋刻本秀楷简体" w:hint="eastAsia"/>
        </w:rPr>
        <w:t>umount.target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 inactive dead Unmount All Filesystems</w:t>
      </w:r>
      <w:r>
        <w:rPr>
          <w:rFonts w:eastAsia="方正宋刻本秀楷简体" w:hint="eastAsia"/>
        </w:rPr>
        <w:br/>
      </w:r>
      <w:r>
        <w:rPr>
          <w:rFonts w:eastAsia="方正宋刻本秀楷简体" w:hint="eastAsia"/>
        </w:rPr>
        <w:tab/>
        <w:t>LOAD = Reflects whether the unit definition was properly loaded.</w:t>
      </w:r>
      <w:r>
        <w:rPr>
          <w:rFonts w:eastAsia="方正宋刻本秀楷简体" w:hint="eastAsia"/>
        </w:rPr>
        <w:br/>
      </w:r>
      <w:r>
        <w:rPr>
          <w:rFonts w:eastAsia="方正宋刻本秀楷简体" w:hint="eastAsia"/>
        </w:rPr>
        <w:tab/>
        <w:t>ACTIVE = The high-level unit activation state, i.e. generalization of SUB.</w:t>
      </w:r>
      <w:r>
        <w:rPr>
          <w:rFonts w:eastAsia="方正宋刻本秀楷简体" w:hint="eastAsia"/>
        </w:rPr>
        <w:br/>
      </w:r>
      <w:r>
        <w:rPr>
          <w:rFonts w:eastAsia="方正宋刻本秀楷简体" w:hint="eastAsia"/>
        </w:rPr>
        <w:tab/>
        <w:t>SUB = The low-level unit activation state, values depend on unit type.</w:t>
      </w:r>
      <w:r>
        <w:rPr>
          <w:rFonts w:eastAsia="方正宋刻本秀楷简体" w:hint="eastAsia"/>
        </w:rPr>
        <w:br/>
      </w:r>
      <w:r>
        <w:rPr>
          <w:rFonts w:eastAsia="方正宋刻本秀楷简体" w:hint="eastAsia"/>
          <w:b/>
          <w:bCs/>
        </w:rPr>
        <w:tab/>
        <w:t>26 loaded units listed.</w:t>
      </w:r>
      <w:r>
        <w:rPr>
          <w:rFonts w:eastAsia="方正宋刻本秀楷简体" w:hint="eastAsia"/>
          <w:b/>
          <w:bCs/>
        </w:rPr>
        <w:br/>
      </w:r>
      <w:r>
        <w:rPr>
          <w:rFonts w:eastAsia="方正宋刻本秀楷简体" w:hint="eastAsia"/>
        </w:rPr>
        <w:tab/>
        <w:t>To show all installed unit files use '</w:t>
      </w:r>
      <w:proofErr w:type="spellStart"/>
      <w:r>
        <w:rPr>
          <w:rFonts w:eastAsia="方正宋刻本秀楷简体" w:hint="eastAsia"/>
        </w:rPr>
        <w:t>systemctl</w:t>
      </w:r>
      <w:proofErr w:type="spellEnd"/>
      <w:r>
        <w:rPr>
          <w:rFonts w:eastAsia="方正宋刻本秀楷简体" w:hint="eastAsia"/>
        </w:rPr>
        <w:t xml:space="preserve"> list-unit-files'. </w:t>
      </w:r>
    </w:p>
    <w:p w14:paraId="643F6B45" w14:textId="77777777" w:rsidR="00ED6DF6" w:rsidRDefault="00ED6DF6">
      <w:pPr>
        <w:adjustRightInd w:val="0"/>
        <w:snapToGrid w:val="0"/>
        <w:jc w:val="left"/>
        <w:rPr>
          <w:rFonts w:eastAsia="方正宋刻本秀楷简体"/>
          <w:b/>
          <w:bCs/>
          <w:sz w:val="28"/>
          <w:szCs w:val="36"/>
        </w:rPr>
      </w:pPr>
      <w:r>
        <w:rPr>
          <w:rFonts w:eastAsia="方正宋刻本秀楷简体" w:hint="eastAsia"/>
        </w:rPr>
        <w:br w:type="page"/>
      </w:r>
      <w:proofErr w:type="gramStart"/>
      <w:r>
        <w:rPr>
          <w:rFonts w:eastAsia="方正宋刻本秀楷简体" w:hint="eastAsia"/>
          <w:b/>
          <w:bCs/>
          <w:sz w:val="28"/>
          <w:szCs w:val="36"/>
        </w:rPr>
        <w:lastRenderedPageBreak/>
        <w:t>跟操作</w:t>
      </w:r>
      <w:proofErr w:type="gramEnd"/>
      <w:r>
        <w:rPr>
          <w:rFonts w:eastAsia="方正宋刻本秀楷简体" w:hint="eastAsia"/>
          <w:b/>
          <w:bCs/>
          <w:sz w:val="28"/>
          <w:szCs w:val="36"/>
        </w:rPr>
        <w:t>界面相关性比较高的</w:t>
      </w:r>
      <w:r>
        <w:rPr>
          <w:rFonts w:eastAsia="方正宋刻本秀楷简体" w:hint="eastAsia"/>
          <w:b/>
          <w:bCs/>
          <w:sz w:val="28"/>
          <w:szCs w:val="36"/>
        </w:rPr>
        <w:t xml:space="preserve"> target </w:t>
      </w:r>
    </w:p>
    <w:p w14:paraId="70031CB7" w14:textId="77777777" w:rsidR="00ED6DF6" w:rsidRDefault="00ED6DF6">
      <w:pPr>
        <w:adjustRightInd w:val="0"/>
        <w:snapToGrid w:val="0"/>
        <w:jc w:val="left"/>
        <w:rPr>
          <w:rFonts w:eastAsia="方正宋刻本秀楷简体"/>
        </w:rPr>
      </w:pPr>
      <w:r w:rsidRPr="00E601E0">
        <w:rPr>
          <w:rFonts w:eastAsia="方正宋刻本秀楷简体" w:hint="eastAsia"/>
          <w:sz w:val="22"/>
          <w:szCs w:val="28"/>
        </w:rPr>
        <w:t>graphical.target</w:t>
      </w:r>
      <w:r>
        <w:rPr>
          <w:rFonts w:eastAsia="方正宋刻本秀楷简体" w:hint="eastAsia"/>
        </w:rPr>
        <w:t>：文字加上图形界面，这个项目已经包含了下面的</w:t>
      </w:r>
      <w:r>
        <w:rPr>
          <w:rFonts w:eastAsia="方正宋刻本秀楷简体" w:hint="eastAsia"/>
        </w:rPr>
        <w:t>multi-user.target</w:t>
      </w:r>
      <w:r>
        <w:rPr>
          <w:rFonts w:eastAsia="方正宋刻本秀楷简体" w:hint="eastAsia"/>
        </w:rPr>
        <w:t>项目！</w:t>
      </w:r>
      <w:r>
        <w:rPr>
          <w:rFonts w:eastAsia="方正宋刻本秀楷简体" w:hint="eastAsia"/>
        </w:rPr>
        <w:br/>
      </w:r>
      <w:r w:rsidRPr="00E601E0">
        <w:rPr>
          <w:rFonts w:eastAsia="方正宋刻本秀楷简体" w:hint="eastAsia"/>
          <w:b/>
          <w:bCs/>
        </w:rPr>
        <w:t>multi-user.target</w:t>
      </w:r>
      <w:r>
        <w:rPr>
          <w:rFonts w:eastAsia="方正宋刻本秀楷简体" w:hint="eastAsia"/>
        </w:rPr>
        <w:t>：纯文本模式</w:t>
      </w:r>
      <w:r>
        <w:rPr>
          <w:rFonts w:eastAsia="方正宋刻本秀楷简体" w:hint="eastAsia"/>
        </w:rPr>
        <w:br/>
        <w:t>rescue.target</w:t>
      </w:r>
      <w:r>
        <w:rPr>
          <w:rFonts w:eastAsia="方正宋刻本秀楷简体" w:hint="eastAsia"/>
        </w:rPr>
        <w:t>：救援模式。在无法使用</w:t>
      </w:r>
      <w:r>
        <w:rPr>
          <w:rFonts w:eastAsia="方正宋刻本秀楷简体" w:hint="eastAsia"/>
        </w:rPr>
        <w:t>root</w:t>
      </w:r>
      <w:r>
        <w:rPr>
          <w:rFonts w:eastAsia="方正宋刻本秀楷简体" w:hint="eastAsia"/>
        </w:rPr>
        <w:t>登陆的情况下，</w:t>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在开机时会多加</w:t>
      </w:r>
      <w:proofErr w:type="gramStart"/>
      <w:r>
        <w:rPr>
          <w:rFonts w:eastAsia="方正宋刻本秀楷简体" w:hint="eastAsia"/>
        </w:rPr>
        <w:t>一个额</w:t>
      </w:r>
      <w:proofErr w:type="gram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外的暂时系统，与原本的系统无关。这时你可以取得</w:t>
      </w:r>
      <w:r>
        <w:rPr>
          <w:rFonts w:eastAsia="方正宋刻本秀楷简体" w:hint="eastAsia"/>
        </w:rPr>
        <w:t>root</w:t>
      </w:r>
      <w:r>
        <w:rPr>
          <w:rFonts w:eastAsia="方正宋刻本秀楷简体" w:hint="eastAsia"/>
        </w:rPr>
        <w:t>的权限来维护系统。</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这是额外系统，因此可能需要动到</w:t>
      </w:r>
      <w:r>
        <w:rPr>
          <w:rFonts w:eastAsia="方正宋刻本秀楷简体" w:hint="eastAsia"/>
        </w:rPr>
        <w:t xml:space="preserve"> chroot </w:t>
      </w:r>
      <w:r>
        <w:rPr>
          <w:rFonts w:eastAsia="方正宋刻本秀楷简体" w:hint="eastAsia"/>
        </w:rPr>
        <w:t>的方式来取得原有的系统</w:t>
      </w:r>
      <w:r>
        <w:rPr>
          <w:rFonts w:eastAsia="方正宋刻本秀楷简体" w:hint="eastAsia"/>
        </w:rPr>
        <w:br/>
        <w:t>emergency.target</w:t>
      </w:r>
      <w:r>
        <w:rPr>
          <w:rFonts w:eastAsia="方正宋刻本秀楷简体" w:hint="eastAsia"/>
        </w:rPr>
        <w:t>：紧急处理系统错误</w:t>
      </w:r>
      <w:r>
        <w:rPr>
          <w:rFonts w:eastAsia="方正宋刻本秀楷简体" w:hint="eastAsia"/>
        </w:rPr>
        <w:t>,</w:t>
      </w:r>
      <w:r>
        <w:rPr>
          <w:rFonts w:eastAsia="方正宋刻本秀楷简体" w:hint="eastAsia"/>
        </w:rPr>
        <w:t>需要使用</w:t>
      </w:r>
      <w:r>
        <w:rPr>
          <w:rFonts w:eastAsia="方正宋刻本秀楷简体" w:hint="eastAsia"/>
        </w:rPr>
        <w:t>root</w:t>
      </w:r>
      <w:r>
        <w:rPr>
          <w:rFonts w:eastAsia="方正宋刻本秀楷简体" w:hint="eastAsia"/>
        </w:rPr>
        <w:t>登陆的情况</w:t>
      </w:r>
      <w:r>
        <w:rPr>
          <w:rFonts w:eastAsia="方正宋刻本秀楷简体" w:hint="eastAsia"/>
        </w:rPr>
        <w:t>,</w:t>
      </w:r>
      <w:r>
        <w:rPr>
          <w:rFonts w:eastAsia="方正宋刻本秀楷简体" w:hint="eastAsia"/>
        </w:rPr>
        <w:t>无法用</w:t>
      </w:r>
      <w:r>
        <w:rPr>
          <w:rFonts w:eastAsia="方正宋刻本秀楷简体" w:hint="eastAsia"/>
        </w:rPr>
        <w:t>rescue.target</w:t>
      </w:r>
      <w:r>
        <w:rPr>
          <w:rFonts w:eastAsia="方正宋刻本秀楷简体" w:hint="eastAsia"/>
        </w:rPr>
        <w:t>时用</w:t>
      </w:r>
      <w:r>
        <w:rPr>
          <w:rFonts w:eastAsia="方正宋刻本秀楷简体" w:hint="eastAsia"/>
        </w:rPr>
        <w:br/>
        <w:t>shutdown.target</w:t>
      </w:r>
      <w:r>
        <w:rPr>
          <w:rFonts w:eastAsia="方正宋刻本秀楷简体" w:hint="eastAsia"/>
        </w:rPr>
        <w:t>：就是关机的流程。</w:t>
      </w:r>
      <w:r>
        <w:rPr>
          <w:rFonts w:eastAsia="方正宋刻本秀楷简体" w:hint="eastAsia"/>
        </w:rPr>
        <w:br/>
      </w:r>
      <w:proofErr w:type="spellStart"/>
      <w:r>
        <w:rPr>
          <w:rFonts w:eastAsia="方正宋刻本秀楷简体" w:hint="eastAsia"/>
        </w:rPr>
        <w:t>getty.target</w:t>
      </w:r>
      <w:proofErr w:type="spellEnd"/>
      <w:r>
        <w:rPr>
          <w:rFonts w:eastAsia="方正宋刻本秀楷简体" w:hint="eastAsia"/>
        </w:rPr>
        <w:t>：设置需要的</w:t>
      </w:r>
      <w:r>
        <w:rPr>
          <w:rFonts w:eastAsia="方正宋刻本秀楷简体" w:hint="eastAsia"/>
        </w:rPr>
        <w:t>tty</w:t>
      </w:r>
      <w:r>
        <w:rPr>
          <w:rFonts w:eastAsia="方正宋刻本秀楷简体" w:hint="eastAsia"/>
        </w:rPr>
        <w:t>，如果想要降</w:t>
      </w:r>
      <w:r>
        <w:rPr>
          <w:rFonts w:eastAsia="方正宋刻本秀楷简体" w:hint="eastAsia"/>
        </w:rPr>
        <w:t xml:space="preserve"> tty</w:t>
      </w:r>
      <w:r>
        <w:rPr>
          <w:rFonts w:eastAsia="方正宋刻本秀楷简体" w:hint="eastAsia"/>
        </w:rPr>
        <w:t>的数目</w:t>
      </w:r>
      <w:r>
        <w:rPr>
          <w:rFonts w:eastAsia="方正宋刻本秀楷简体" w:hint="eastAsia"/>
        </w:rPr>
        <w:t>,</w:t>
      </w:r>
      <w:r>
        <w:rPr>
          <w:rFonts w:eastAsia="方正宋刻本秀楷简体" w:hint="eastAsia"/>
        </w:rPr>
        <w:t>可以修改这个东西的配置文件</w:t>
      </w:r>
    </w:p>
    <w:p w14:paraId="427192D7" w14:textId="77777777" w:rsidR="00ED6DF6" w:rsidRDefault="00ED6DF6">
      <w:pPr>
        <w:adjustRightInd w:val="0"/>
        <w:snapToGrid w:val="0"/>
        <w:jc w:val="left"/>
        <w:rPr>
          <w:rFonts w:eastAsia="方正宋刻本秀楷简体"/>
        </w:rPr>
      </w:pPr>
    </w:p>
    <w:p w14:paraId="1A1B0D69" w14:textId="77777777" w:rsidR="00ED6DF6" w:rsidRPr="00E601E0" w:rsidRDefault="00ED6DF6">
      <w:pPr>
        <w:adjustRightInd w:val="0"/>
        <w:snapToGrid w:val="0"/>
        <w:ind w:firstLine="420"/>
        <w:jc w:val="left"/>
        <w:rPr>
          <w:rFonts w:eastAsia="方正宋刻本秀楷简体"/>
          <w:b/>
          <w:bCs/>
          <w:color w:val="FF0000"/>
          <w:sz w:val="32"/>
          <w:szCs w:val="40"/>
        </w:rPr>
      </w:pPr>
      <w:proofErr w:type="spellStart"/>
      <w:r w:rsidRPr="00E601E0">
        <w:rPr>
          <w:rFonts w:eastAsia="方正宋刻本秀楷简体" w:hint="eastAsia"/>
          <w:b/>
          <w:bCs/>
          <w:color w:val="FF0000"/>
          <w:sz w:val="32"/>
          <w:szCs w:val="40"/>
        </w:rPr>
        <w:t>systemctl</w:t>
      </w:r>
      <w:proofErr w:type="spellEnd"/>
      <w:r w:rsidRPr="00E601E0">
        <w:rPr>
          <w:rFonts w:eastAsia="方正宋刻本秀楷简体" w:hint="eastAsia"/>
          <w:b/>
          <w:bCs/>
          <w:color w:val="FF0000"/>
          <w:sz w:val="32"/>
          <w:szCs w:val="40"/>
        </w:rPr>
        <w:t xml:space="preserve"> [command] [</w:t>
      </w:r>
      <w:proofErr w:type="spellStart"/>
      <w:proofErr w:type="gramStart"/>
      <w:r w:rsidRPr="00E601E0">
        <w:rPr>
          <w:rFonts w:eastAsia="方正宋刻本秀楷简体" w:hint="eastAsia"/>
          <w:b/>
          <w:bCs/>
          <w:color w:val="FF0000"/>
          <w:sz w:val="32"/>
          <w:szCs w:val="40"/>
        </w:rPr>
        <w:t>unit.target</w:t>
      </w:r>
      <w:proofErr w:type="spellEnd"/>
      <w:proofErr w:type="gramEnd"/>
      <w:r w:rsidRPr="00E601E0">
        <w:rPr>
          <w:rFonts w:eastAsia="方正宋刻本秀楷简体" w:hint="eastAsia"/>
          <w:b/>
          <w:bCs/>
          <w:color w:val="FF0000"/>
          <w:sz w:val="32"/>
          <w:szCs w:val="40"/>
        </w:rPr>
        <w:t>]</w:t>
      </w:r>
    </w:p>
    <w:p w14:paraId="1ADE3DAD" w14:textId="077E5A80" w:rsidR="00ED6DF6" w:rsidRPr="00E601E0" w:rsidRDefault="00ED6DF6">
      <w:pPr>
        <w:adjustRightInd w:val="0"/>
        <w:snapToGrid w:val="0"/>
        <w:ind w:firstLine="420"/>
        <w:jc w:val="left"/>
        <w:rPr>
          <w:rFonts w:eastAsia="方正宋刻本秀楷简体"/>
          <w:b/>
          <w:bCs/>
          <w:color w:val="FF0000"/>
          <w:sz w:val="32"/>
          <w:szCs w:val="40"/>
        </w:rPr>
      </w:pPr>
      <w:r w:rsidRPr="00E601E0">
        <w:rPr>
          <w:rFonts w:eastAsia="方正宋刻本秀楷简体" w:hint="eastAsia"/>
          <w:b/>
          <w:bCs/>
          <w:color w:val="FF0000"/>
          <w:sz w:val="32"/>
          <w:szCs w:val="40"/>
        </w:rPr>
        <w:t xml:space="preserve">get-default </w:t>
      </w:r>
      <w:r w:rsidRPr="00E601E0">
        <w:rPr>
          <w:rFonts w:eastAsia="方正宋刻本秀楷简体" w:hint="eastAsia"/>
          <w:b/>
          <w:bCs/>
          <w:color w:val="FF0000"/>
          <w:sz w:val="32"/>
          <w:szCs w:val="40"/>
        </w:rPr>
        <w:t>：取得目前的</w:t>
      </w:r>
      <w:r w:rsidRPr="00E601E0">
        <w:rPr>
          <w:rFonts w:eastAsia="方正宋刻本秀楷简体" w:hint="eastAsia"/>
          <w:b/>
          <w:bCs/>
          <w:color w:val="FF0000"/>
          <w:sz w:val="32"/>
          <w:szCs w:val="40"/>
        </w:rPr>
        <w:t>target</w:t>
      </w:r>
    </w:p>
    <w:p w14:paraId="5AF0E917" w14:textId="3DE7FA69" w:rsidR="00ED6DF6" w:rsidRPr="00E601E0" w:rsidRDefault="00ED6DF6">
      <w:pPr>
        <w:adjustRightInd w:val="0"/>
        <w:snapToGrid w:val="0"/>
        <w:ind w:firstLine="420"/>
        <w:jc w:val="left"/>
        <w:rPr>
          <w:rFonts w:eastAsia="方正宋刻本秀楷简体"/>
          <w:b/>
          <w:bCs/>
          <w:color w:val="FF0000"/>
          <w:sz w:val="32"/>
          <w:szCs w:val="40"/>
        </w:rPr>
      </w:pPr>
      <w:r w:rsidRPr="00E601E0">
        <w:rPr>
          <w:rFonts w:eastAsia="方正宋刻本秀楷简体" w:hint="eastAsia"/>
          <w:b/>
          <w:bCs/>
          <w:color w:val="FF0000"/>
          <w:sz w:val="32"/>
          <w:szCs w:val="40"/>
        </w:rPr>
        <w:t xml:space="preserve">set-default </w:t>
      </w:r>
      <w:r w:rsidRPr="00E601E0">
        <w:rPr>
          <w:rFonts w:eastAsia="方正宋刻本秀楷简体" w:hint="eastAsia"/>
          <w:b/>
          <w:bCs/>
          <w:color w:val="FF0000"/>
          <w:sz w:val="32"/>
          <w:szCs w:val="40"/>
        </w:rPr>
        <w:t>：设置后面接的</w:t>
      </w:r>
      <w:r w:rsidRPr="00E601E0">
        <w:rPr>
          <w:rFonts w:eastAsia="方正宋刻本秀楷简体" w:hint="eastAsia"/>
          <w:b/>
          <w:bCs/>
          <w:color w:val="FF0000"/>
          <w:sz w:val="32"/>
          <w:szCs w:val="40"/>
        </w:rPr>
        <w:t>target</w:t>
      </w:r>
      <w:r w:rsidRPr="00E601E0">
        <w:rPr>
          <w:rFonts w:eastAsia="方正宋刻本秀楷简体" w:hint="eastAsia"/>
          <w:b/>
          <w:bCs/>
          <w:color w:val="FF0000"/>
          <w:sz w:val="32"/>
          <w:szCs w:val="40"/>
        </w:rPr>
        <w:t>成为默认的操作模式</w:t>
      </w:r>
    </w:p>
    <w:p w14:paraId="672B0FFD" w14:textId="26932649" w:rsidR="00ED6DF6" w:rsidRPr="00E601E0" w:rsidRDefault="00ED6DF6">
      <w:pPr>
        <w:adjustRightInd w:val="0"/>
        <w:snapToGrid w:val="0"/>
        <w:ind w:firstLine="420"/>
        <w:jc w:val="left"/>
        <w:rPr>
          <w:rFonts w:eastAsia="方正宋刻本秀楷简体"/>
          <w:b/>
          <w:bCs/>
          <w:color w:val="FF0000"/>
          <w:sz w:val="32"/>
          <w:szCs w:val="40"/>
        </w:rPr>
      </w:pPr>
      <w:r w:rsidRPr="00E601E0">
        <w:rPr>
          <w:rFonts w:eastAsia="方正宋刻本秀楷简体" w:hint="eastAsia"/>
          <w:b/>
          <w:bCs/>
          <w:color w:val="FF0000"/>
          <w:sz w:val="32"/>
          <w:szCs w:val="40"/>
        </w:rPr>
        <w:t xml:space="preserve">isolate </w:t>
      </w:r>
      <w:r w:rsidRPr="00E601E0">
        <w:rPr>
          <w:rFonts w:eastAsia="方正宋刻本秀楷简体" w:hint="eastAsia"/>
          <w:b/>
          <w:bCs/>
          <w:color w:val="FF0000"/>
          <w:sz w:val="32"/>
          <w:szCs w:val="40"/>
        </w:rPr>
        <w:t>：</w:t>
      </w:r>
      <w:r w:rsidR="00E601E0">
        <w:rPr>
          <w:rFonts w:eastAsia="方正宋刻本秀楷简体"/>
          <w:b/>
          <w:bCs/>
          <w:color w:val="FF0000"/>
          <w:sz w:val="32"/>
          <w:szCs w:val="40"/>
        </w:rPr>
        <w:tab/>
        <w:t xml:space="preserve"> </w:t>
      </w:r>
      <w:r w:rsidRPr="00E601E0">
        <w:rPr>
          <w:rFonts w:eastAsia="方正宋刻本秀楷简体" w:hint="eastAsia"/>
          <w:b/>
          <w:bCs/>
          <w:color w:val="FF0000"/>
          <w:sz w:val="32"/>
          <w:szCs w:val="40"/>
        </w:rPr>
        <w:t>不重新开机的情况下</w:t>
      </w:r>
      <w:r w:rsidR="00E601E0">
        <w:rPr>
          <w:rFonts w:eastAsia="方正宋刻本秀楷简体" w:hint="eastAsia"/>
          <w:b/>
          <w:bCs/>
          <w:color w:val="FF0000"/>
          <w:sz w:val="32"/>
          <w:szCs w:val="40"/>
        </w:rPr>
        <w:t>,</w:t>
      </w:r>
      <w:r w:rsidRPr="00E601E0">
        <w:rPr>
          <w:rFonts w:eastAsia="方正宋刻本秀楷简体" w:hint="eastAsia"/>
          <w:b/>
          <w:bCs/>
          <w:color w:val="FF0000"/>
          <w:sz w:val="32"/>
          <w:szCs w:val="40"/>
        </w:rPr>
        <w:t>切换到后面接的模式</w:t>
      </w:r>
    </w:p>
    <w:p w14:paraId="7A1147AE" w14:textId="77777777" w:rsidR="00ED6DF6" w:rsidRPr="00E601E0" w:rsidRDefault="00ED6DF6">
      <w:pPr>
        <w:adjustRightInd w:val="0"/>
        <w:snapToGrid w:val="0"/>
        <w:ind w:firstLine="420"/>
        <w:jc w:val="left"/>
        <w:rPr>
          <w:rFonts w:eastAsia="方正宋刻本秀楷简体"/>
          <w:b/>
          <w:bCs/>
          <w:color w:val="FF0000"/>
          <w:sz w:val="32"/>
          <w:szCs w:val="40"/>
        </w:rPr>
      </w:pPr>
    </w:p>
    <w:p w14:paraId="03F7D833" w14:textId="77777777" w:rsidR="00ED6DF6" w:rsidRDefault="00ED6DF6">
      <w:pPr>
        <w:adjustRightInd w:val="0"/>
        <w:snapToGrid w:val="0"/>
        <w:ind w:firstLine="42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w:t>
      </w:r>
      <w:proofErr w:type="spellStart"/>
      <w:r>
        <w:rPr>
          <w:rFonts w:eastAsia="方正宋刻本秀楷简体" w:hint="eastAsia"/>
        </w:rPr>
        <w:t>poweroff</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系统关机</w:t>
      </w:r>
      <w:r>
        <w:rPr>
          <w:rFonts w:eastAsia="方正宋刻本秀楷简体" w:hint="eastAsia"/>
        </w:rPr>
        <w:br/>
      </w:r>
      <w:r>
        <w:rPr>
          <w:rFonts w:eastAsia="方正宋刻本秀楷简体" w:hint="eastAsia"/>
        </w:rPr>
        <w:tab/>
      </w:r>
      <w:proofErr w:type="spellStart"/>
      <w:r>
        <w:rPr>
          <w:rFonts w:eastAsia="方正宋刻本秀楷简体" w:hint="eastAsia"/>
        </w:rPr>
        <w:t>systemctl</w:t>
      </w:r>
      <w:proofErr w:type="spellEnd"/>
      <w:r>
        <w:rPr>
          <w:rFonts w:eastAsia="方正宋刻本秀楷简体" w:hint="eastAsia"/>
        </w:rPr>
        <w:t xml:space="preserve"> reboot </w:t>
      </w:r>
      <w:r>
        <w:rPr>
          <w:rFonts w:eastAsia="方正宋刻本秀楷简体" w:hint="eastAsia"/>
        </w:rPr>
        <w:tab/>
      </w:r>
      <w:r>
        <w:rPr>
          <w:rFonts w:eastAsia="方正宋刻本秀楷简体" w:hint="eastAsia"/>
        </w:rPr>
        <w:tab/>
      </w:r>
      <w:r>
        <w:rPr>
          <w:rFonts w:eastAsia="方正宋刻本秀楷简体" w:hint="eastAsia"/>
        </w:rPr>
        <w:t>重新开机</w:t>
      </w:r>
      <w:r>
        <w:rPr>
          <w:rFonts w:eastAsia="方正宋刻本秀楷简体" w:hint="eastAsia"/>
        </w:rPr>
        <w:br/>
      </w:r>
      <w:r>
        <w:rPr>
          <w:rFonts w:eastAsia="方正宋刻本秀楷简体" w:hint="eastAsia"/>
        </w:rPr>
        <w:tab/>
      </w:r>
      <w:proofErr w:type="spellStart"/>
      <w:r>
        <w:rPr>
          <w:rFonts w:eastAsia="方正宋刻本秀楷简体" w:hint="eastAsia"/>
        </w:rPr>
        <w:t>systemctl</w:t>
      </w:r>
      <w:proofErr w:type="spellEnd"/>
      <w:r>
        <w:rPr>
          <w:rFonts w:eastAsia="方正宋刻本秀楷简体" w:hint="eastAsia"/>
        </w:rPr>
        <w:t xml:space="preserve"> suspend </w:t>
      </w:r>
      <w:r>
        <w:rPr>
          <w:rFonts w:eastAsia="方正宋刻本秀楷简体" w:hint="eastAsia"/>
        </w:rPr>
        <w:tab/>
      </w:r>
      <w:r>
        <w:rPr>
          <w:rFonts w:eastAsia="方正宋刻本秀楷简体" w:hint="eastAsia"/>
        </w:rPr>
        <w:tab/>
      </w:r>
      <w:r>
        <w:rPr>
          <w:rFonts w:eastAsia="方正宋刻本秀楷简体" w:hint="eastAsia"/>
        </w:rPr>
        <w:t>进入暂停模式</w:t>
      </w:r>
      <w:r>
        <w:rPr>
          <w:rFonts w:eastAsia="方正宋刻本秀楷简体" w:hint="eastAsia"/>
        </w:rPr>
        <w:br/>
      </w:r>
      <w:r>
        <w:rPr>
          <w:rFonts w:eastAsia="方正宋刻本秀楷简体" w:hint="eastAsia"/>
        </w:rPr>
        <w:tab/>
      </w:r>
      <w:proofErr w:type="spellStart"/>
      <w:r>
        <w:rPr>
          <w:rFonts w:eastAsia="方正宋刻本秀楷简体" w:hint="eastAsia"/>
        </w:rPr>
        <w:t>systemctl</w:t>
      </w:r>
      <w:proofErr w:type="spellEnd"/>
      <w:r>
        <w:rPr>
          <w:rFonts w:eastAsia="方正宋刻本秀楷简体" w:hint="eastAsia"/>
        </w:rPr>
        <w:t xml:space="preserve"> hibernate </w:t>
      </w:r>
      <w:r>
        <w:rPr>
          <w:rFonts w:eastAsia="方正宋刻本秀楷简体" w:hint="eastAsia"/>
        </w:rPr>
        <w:tab/>
      </w:r>
      <w:r>
        <w:rPr>
          <w:rFonts w:eastAsia="方正宋刻本秀楷简体" w:hint="eastAsia"/>
        </w:rPr>
        <w:t>进入休眠模式</w:t>
      </w:r>
      <w:r>
        <w:rPr>
          <w:rFonts w:eastAsia="方正宋刻本秀楷简体" w:hint="eastAsia"/>
        </w:rPr>
        <w:br/>
      </w:r>
      <w:r>
        <w:rPr>
          <w:rFonts w:eastAsia="方正宋刻本秀楷简体" w:hint="eastAsia"/>
        </w:rPr>
        <w:tab/>
      </w:r>
      <w:proofErr w:type="spellStart"/>
      <w:r>
        <w:rPr>
          <w:rFonts w:eastAsia="方正宋刻本秀楷简体" w:hint="eastAsia"/>
        </w:rPr>
        <w:t>systemctl</w:t>
      </w:r>
      <w:proofErr w:type="spellEnd"/>
      <w:r>
        <w:rPr>
          <w:rFonts w:eastAsia="方正宋刻本秀楷简体" w:hint="eastAsia"/>
        </w:rPr>
        <w:t xml:space="preserve"> rescue </w:t>
      </w:r>
      <w:r>
        <w:rPr>
          <w:rFonts w:eastAsia="方正宋刻本秀楷简体" w:hint="eastAsia"/>
        </w:rPr>
        <w:tab/>
      </w:r>
      <w:r>
        <w:rPr>
          <w:rFonts w:eastAsia="方正宋刻本秀楷简体" w:hint="eastAsia"/>
        </w:rPr>
        <w:tab/>
      </w:r>
      <w:r>
        <w:rPr>
          <w:rFonts w:eastAsia="方正宋刻本秀楷简体" w:hint="eastAsia"/>
        </w:rPr>
        <w:t>强制进入救援模式</w:t>
      </w:r>
      <w:r>
        <w:rPr>
          <w:rFonts w:eastAsia="方正宋刻本秀楷简体" w:hint="eastAsia"/>
        </w:rPr>
        <w:br/>
      </w:r>
      <w:r>
        <w:rPr>
          <w:rFonts w:eastAsia="方正宋刻本秀楷简体" w:hint="eastAsia"/>
        </w:rPr>
        <w:tab/>
      </w:r>
      <w:proofErr w:type="spellStart"/>
      <w:r>
        <w:rPr>
          <w:rFonts w:eastAsia="方正宋刻本秀楷简体" w:hint="eastAsia"/>
        </w:rPr>
        <w:t>systemctl</w:t>
      </w:r>
      <w:proofErr w:type="spellEnd"/>
      <w:r>
        <w:rPr>
          <w:rFonts w:eastAsia="方正宋刻本秀楷简体" w:hint="eastAsia"/>
        </w:rPr>
        <w:t xml:space="preserve"> emergency </w:t>
      </w:r>
      <w:r>
        <w:rPr>
          <w:rFonts w:eastAsia="方正宋刻本秀楷简体" w:hint="eastAsia"/>
        </w:rPr>
        <w:tab/>
      </w:r>
      <w:r>
        <w:rPr>
          <w:rFonts w:eastAsia="方正宋刻本秀楷简体" w:hint="eastAsia"/>
        </w:rPr>
        <w:t>强制进入紧急救援模式</w:t>
      </w:r>
      <w:r>
        <w:rPr>
          <w:rFonts w:eastAsia="方正宋刻本秀楷简体" w:hint="eastAsia"/>
        </w:rPr>
        <w:t xml:space="preserve"> </w:t>
      </w:r>
    </w:p>
    <w:p w14:paraId="562DC4EA" w14:textId="77777777" w:rsidR="00ED6DF6" w:rsidRDefault="00ED6DF6">
      <w:pPr>
        <w:adjustRightInd w:val="0"/>
        <w:snapToGrid w:val="0"/>
        <w:ind w:firstLine="420"/>
        <w:jc w:val="left"/>
        <w:rPr>
          <w:rFonts w:eastAsia="方正宋刻本秀楷简体"/>
        </w:rPr>
      </w:pPr>
    </w:p>
    <w:p w14:paraId="34E81B2D" w14:textId="77777777" w:rsidR="00ED6DF6" w:rsidRDefault="00ED6DF6">
      <w:pPr>
        <w:adjustRightInd w:val="0"/>
        <w:snapToGrid w:val="0"/>
        <w:jc w:val="left"/>
        <w:rPr>
          <w:rFonts w:eastAsia="方正宋刻本秀楷简体"/>
          <w:b/>
          <w:bCs/>
        </w:rPr>
      </w:pPr>
      <w:r>
        <w:rPr>
          <w:rFonts w:eastAsia="方正宋刻本秀楷简体" w:hint="eastAsia"/>
        </w:rPr>
        <w:t>suspend</w:t>
      </w:r>
      <w:r>
        <w:rPr>
          <w:rFonts w:eastAsia="方正宋刻本秀楷简体" w:hint="eastAsia"/>
        </w:rPr>
        <w:t>：暂停模式会将系统状态数据保存到</w:t>
      </w:r>
      <w:r>
        <w:rPr>
          <w:rFonts w:eastAsia="方正宋刻本秀楷简体" w:hint="eastAsia"/>
          <w:b/>
          <w:bCs/>
        </w:rPr>
        <w:t>内存中</w:t>
      </w:r>
      <w:r>
        <w:rPr>
          <w:rFonts w:eastAsia="方正宋刻本秀楷简体" w:hint="eastAsia"/>
          <w:b/>
          <w:bCs/>
        </w:rPr>
        <w:t>,</w:t>
      </w:r>
      <w:r>
        <w:rPr>
          <w:rFonts w:eastAsia="方正宋刻本秀楷简体" w:hint="eastAsia"/>
        </w:rPr>
        <w:t>关闭掉大部分系统硬件</w:t>
      </w:r>
      <w:r>
        <w:rPr>
          <w:rFonts w:eastAsia="方正宋刻本秀楷简体" w:hint="eastAsia"/>
        </w:rPr>
        <w:t>,</w:t>
      </w:r>
      <w:r>
        <w:rPr>
          <w:rFonts w:eastAsia="方正宋刻本秀楷简体" w:hint="eastAsia"/>
          <w:b/>
          <w:bCs/>
        </w:rPr>
        <w:t>并未实际关机</w:t>
      </w:r>
    </w:p>
    <w:p w14:paraId="476762D7" w14:textId="77777777" w:rsidR="00ED6DF6" w:rsidRDefault="00ED6DF6">
      <w:pPr>
        <w:adjustRightInd w:val="0"/>
        <w:snapToGrid w:val="0"/>
        <w:ind w:left="420" w:firstLine="420"/>
        <w:jc w:val="left"/>
        <w:rPr>
          <w:rFonts w:eastAsia="方正宋刻本秀楷简体"/>
        </w:rPr>
      </w:pPr>
      <w:r>
        <w:rPr>
          <w:rFonts w:eastAsia="方正宋刻本秀楷简体" w:hint="eastAsia"/>
        </w:rPr>
        <w:t>当唤醒机器</w:t>
      </w:r>
      <w:proofErr w:type="gramStart"/>
      <w:r>
        <w:rPr>
          <w:rFonts w:eastAsia="方正宋刻本秀楷简体" w:hint="eastAsia"/>
        </w:rPr>
        <w:t>时数据</w:t>
      </w:r>
      <w:proofErr w:type="gramEnd"/>
      <w:r>
        <w:rPr>
          <w:rFonts w:eastAsia="方正宋刻本秀楷简体" w:hint="eastAsia"/>
        </w:rPr>
        <w:t>在内存中恢复</w:t>
      </w:r>
      <w:r>
        <w:rPr>
          <w:rFonts w:eastAsia="方正宋刻本秀楷简体" w:hint="eastAsia"/>
        </w:rPr>
        <w:t>,</w:t>
      </w:r>
      <w:r>
        <w:rPr>
          <w:rFonts w:eastAsia="方正宋刻本秀楷简体" w:hint="eastAsia"/>
        </w:rPr>
        <w:t>重新驱动被关闭的硬件</w:t>
      </w:r>
      <w:r>
        <w:rPr>
          <w:rFonts w:eastAsia="方正宋刻本秀楷简体" w:hint="eastAsia"/>
        </w:rPr>
        <w:t>,</w:t>
      </w:r>
      <w:r>
        <w:rPr>
          <w:rFonts w:eastAsia="方正宋刻本秀楷简体" w:hint="eastAsia"/>
        </w:rPr>
        <w:t>正常运行</w:t>
      </w:r>
      <w:r>
        <w:rPr>
          <w:rFonts w:eastAsia="方正宋刻本秀楷简体" w:hint="eastAsia"/>
        </w:rPr>
        <w:t>,</w:t>
      </w:r>
      <w:r>
        <w:rPr>
          <w:rFonts w:eastAsia="方正宋刻本秀楷简体" w:hint="eastAsia"/>
        </w:rPr>
        <w:t>唤醒的速度快</w:t>
      </w:r>
    </w:p>
    <w:p w14:paraId="6447B59C" w14:textId="77777777" w:rsidR="00ED6DF6" w:rsidRDefault="00ED6DF6">
      <w:pPr>
        <w:adjustRightInd w:val="0"/>
        <w:snapToGrid w:val="0"/>
        <w:jc w:val="left"/>
        <w:rPr>
          <w:rFonts w:eastAsia="方正宋刻本秀楷简体"/>
          <w:b/>
          <w:bCs/>
        </w:rPr>
      </w:pPr>
      <w:r>
        <w:rPr>
          <w:rFonts w:eastAsia="方正宋刻本秀楷简体" w:hint="eastAsia"/>
        </w:rPr>
        <w:br/>
        <w:t>hibernate</w:t>
      </w:r>
      <w:r>
        <w:rPr>
          <w:rFonts w:eastAsia="方正宋刻本秀楷简体" w:hint="eastAsia"/>
        </w:rPr>
        <w:t>：休眠模式将系统状态保存到</w:t>
      </w:r>
      <w:r>
        <w:rPr>
          <w:rFonts w:eastAsia="方正宋刻本秀楷简体" w:hint="eastAsia"/>
          <w:b/>
          <w:bCs/>
        </w:rPr>
        <w:t>硬盘中</w:t>
      </w:r>
      <w:r>
        <w:rPr>
          <w:rFonts w:eastAsia="方正宋刻本秀楷简体" w:hint="eastAsia"/>
        </w:rPr>
        <w:t>，保存完毕后，</w:t>
      </w:r>
      <w:r>
        <w:rPr>
          <w:rFonts w:eastAsia="方正宋刻本秀楷简体" w:hint="eastAsia"/>
          <w:b/>
          <w:bCs/>
        </w:rPr>
        <w:t>将计算机关机</w:t>
      </w:r>
    </w:p>
    <w:p w14:paraId="2E0F03E7" w14:textId="77777777" w:rsidR="00ED6DF6" w:rsidRDefault="00ED6DF6">
      <w:pPr>
        <w:adjustRightInd w:val="0"/>
        <w:snapToGrid w:val="0"/>
        <w:ind w:left="420" w:firstLineChars="300" w:firstLine="630"/>
        <w:jc w:val="left"/>
        <w:rPr>
          <w:rFonts w:eastAsia="方正宋刻本秀楷简体"/>
        </w:rPr>
      </w:pPr>
      <w:r>
        <w:rPr>
          <w:rFonts w:eastAsia="方正宋刻本秀楷简体" w:hint="eastAsia"/>
        </w:rPr>
        <w:t>唤醒系统时将保存在硬盘中的系统状态恢复回来</w:t>
      </w:r>
      <w:r>
        <w:rPr>
          <w:rFonts w:eastAsia="方正宋刻本秀楷简体" w:hint="eastAsia"/>
        </w:rPr>
        <w:t>,</w:t>
      </w:r>
      <w:r>
        <w:rPr>
          <w:rFonts w:eastAsia="方正宋刻本秀楷简体" w:hint="eastAsia"/>
        </w:rPr>
        <w:t>唤醒的性能与硬盘速度有关</w:t>
      </w:r>
    </w:p>
    <w:p w14:paraId="111593C8"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通过</w:t>
      </w:r>
      <w:r>
        <w:rPr>
          <w:rFonts w:eastAsia="方正宋刻本秀楷简体" w:hint="eastAsia"/>
          <w:b/>
          <w:bCs/>
          <w:sz w:val="40"/>
          <w:szCs w:val="48"/>
        </w:rPr>
        <w:t>system</w:t>
      </w:r>
      <w:r>
        <w:rPr>
          <w:rFonts w:eastAsia="方正宋刻本秀楷简体" w:hint="eastAsia"/>
          <w:b/>
          <w:bCs/>
          <w:sz w:val="40"/>
          <w:szCs w:val="48"/>
        </w:rPr>
        <w:t>管理各服务之间的依赖性</w:t>
      </w:r>
    </w:p>
    <w:p w14:paraId="03D3117D" w14:textId="77777777" w:rsidR="00ED6DF6" w:rsidRPr="00E601E0" w:rsidRDefault="00ED6DF6">
      <w:pPr>
        <w:adjustRightInd w:val="0"/>
        <w:snapToGrid w:val="0"/>
        <w:ind w:left="420" w:firstLine="420"/>
        <w:jc w:val="left"/>
        <w:rPr>
          <w:rFonts w:eastAsia="方正宋刻本秀楷简体"/>
          <w:b/>
          <w:bCs/>
          <w:color w:val="FF0000"/>
          <w:sz w:val="28"/>
          <w:szCs w:val="36"/>
        </w:rPr>
      </w:pPr>
      <w:proofErr w:type="spellStart"/>
      <w:r w:rsidRPr="00E601E0">
        <w:rPr>
          <w:rFonts w:eastAsia="方正宋刻本秀楷简体" w:hint="eastAsia"/>
          <w:b/>
          <w:bCs/>
          <w:color w:val="FF0000"/>
          <w:sz w:val="28"/>
          <w:szCs w:val="36"/>
        </w:rPr>
        <w:t>systemctl</w:t>
      </w:r>
      <w:proofErr w:type="spellEnd"/>
      <w:r w:rsidRPr="00E601E0">
        <w:rPr>
          <w:rFonts w:eastAsia="方正宋刻本秀楷简体" w:hint="eastAsia"/>
          <w:b/>
          <w:bCs/>
          <w:color w:val="FF0000"/>
          <w:sz w:val="28"/>
          <w:szCs w:val="36"/>
        </w:rPr>
        <w:t xml:space="preserve"> </w:t>
      </w:r>
      <w:r w:rsidRPr="00E601E0">
        <w:rPr>
          <w:rFonts w:eastAsia="方正宋刻本秀楷简体" w:hint="eastAsia"/>
          <w:b/>
          <w:bCs/>
          <w:color w:val="FF0000"/>
          <w:sz w:val="28"/>
          <w:szCs w:val="36"/>
        </w:rPr>
        <w:tab/>
        <w:t>list-dependencies</w:t>
      </w:r>
      <w:r w:rsidRPr="00E601E0">
        <w:rPr>
          <w:rFonts w:eastAsia="方正宋刻本秀楷简体" w:hint="eastAsia"/>
          <w:b/>
          <w:bCs/>
          <w:color w:val="FF0000"/>
          <w:sz w:val="28"/>
          <w:szCs w:val="36"/>
        </w:rPr>
        <w:tab/>
        <w:t xml:space="preserve"> [unit]</w:t>
      </w:r>
      <w:r w:rsidRPr="00E601E0">
        <w:rPr>
          <w:rFonts w:eastAsia="方正宋刻本秀楷简体" w:hint="eastAsia"/>
          <w:b/>
          <w:bCs/>
          <w:color w:val="FF0000"/>
          <w:sz w:val="28"/>
          <w:szCs w:val="36"/>
        </w:rPr>
        <w:tab/>
        <w:t xml:space="preserve"> [--reverse]</w:t>
      </w:r>
      <w:r w:rsidRPr="00E601E0">
        <w:rPr>
          <w:rFonts w:eastAsia="方正宋刻本秀楷简体" w:hint="eastAsia"/>
          <w:b/>
          <w:bCs/>
          <w:color w:val="FF0000"/>
          <w:sz w:val="28"/>
          <w:szCs w:val="36"/>
        </w:rPr>
        <w:br/>
      </w:r>
      <w:r w:rsidRPr="00E601E0">
        <w:rPr>
          <w:rFonts w:eastAsia="方正宋刻本秀楷简体" w:hint="eastAsia"/>
          <w:b/>
          <w:bCs/>
          <w:color w:val="FF0000"/>
          <w:sz w:val="28"/>
          <w:szCs w:val="36"/>
        </w:rPr>
        <w:tab/>
      </w:r>
      <w:r w:rsidRPr="00E601E0">
        <w:rPr>
          <w:rFonts w:eastAsia="方正宋刻本秀楷简体" w:hint="eastAsia"/>
          <w:b/>
          <w:bCs/>
          <w:color w:val="FF0000"/>
          <w:sz w:val="28"/>
          <w:szCs w:val="36"/>
        </w:rPr>
        <w:tab/>
      </w:r>
      <w:r w:rsidRPr="00E601E0">
        <w:rPr>
          <w:rFonts w:eastAsia="方正宋刻本秀楷简体" w:hint="eastAsia"/>
          <w:b/>
          <w:bCs/>
          <w:color w:val="FF0000"/>
          <w:sz w:val="28"/>
          <w:szCs w:val="36"/>
        </w:rPr>
        <w:tab/>
      </w:r>
      <w:r w:rsidRPr="00E601E0">
        <w:rPr>
          <w:rFonts w:eastAsia="方正宋刻本秀楷简体" w:hint="eastAsia"/>
          <w:b/>
          <w:bCs/>
          <w:color w:val="FF0000"/>
          <w:sz w:val="28"/>
          <w:szCs w:val="36"/>
        </w:rPr>
        <w:tab/>
        <w:t>--reverse:</w:t>
      </w:r>
      <w:r w:rsidRPr="00E601E0">
        <w:rPr>
          <w:rFonts w:eastAsia="方正宋刻本秀楷简体" w:hint="eastAsia"/>
          <w:b/>
          <w:bCs/>
          <w:color w:val="FF0000"/>
          <w:sz w:val="28"/>
          <w:szCs w:val="36"/>
        </w:rPr>
        <w:t>反向</w:t>
      </w:r>
      <w:proofErr w:type="gramStart"/>
      <w:r w:rsidRPr="00E601E0">
        <w:rPr>
          <w:rFonts w:eastAsia="方正宋刻本秀楷简体" w:hint="eastAsia"/>
          <w:b/>
          <w:bCs/>
          <w:color w:val="FF0000"/>
          <w:sz w:val="28"/>
          <w:szCs w:val="36"/>
        </w:rPr>
        <w:t>追踪谁</w:t>
      </w:r>
      <w:proofErr w:type="gramEnd"/>
      <w:r w:rsidRPr="00E601E0">
        <w:rPr>
          <w:rFonts w:eastAsia="方正宋刻本秀楷简体" w:hint="eastAsia"/>
          <w:b/>
          <w:bCs/>
          <w:color w:val="FF0000"/>
          <w:sz w:val="28"/>
          <w:szCs w:val="36"/>
        </w:rPr>
        <w:t>使用这个</w:t>
      </w:r>
      <w:r w:rsidRPr="00E601E0">
        <w:rPr>
          <w:rFonts w:eastAsia="方正宋刻本秀楷简体" w:hint="eastAsia"/>
          <w:b/>
          <w:bCs/>
          <w:color w:val="FF0000"/>
          <w:sz w:val="28"/>
          <w:szCs w:val="36"/>
        </w:rPr>
        <w:t xml:space="preserve">unit </w:t>
      </w:r>
    </w:p>
    <w:p w14:paraId="535293DE" w14:textId="77777777" w:rsidR="00ED6DF6" w:rsidRDefault="00ED6DF6">
      <w:pPr>
        <w:adjustRightInd w:val="0"/>
        <w:snapToGrid w:val="0"/>
        <w:ind w:left="420" w:firstLine="420"/>
        <w:jc w:val="left"/>
        <w:rPr>
          <w:rFonts w:eastAsia="方正宋刻本秀楷简体"/>
        </w:rPr>
      </w:pPr>
    </w:p>
    <w:p w14:paraId="21FF92FA" w14:textId="77777777" w:rsidR="00ED6DF6" w:rsidRDefault="00ED6DF6">
      <w:pPr>
        <w:adjustRightInd w:val="0"/>
        <w:snapToGrid w:val="0"/>
        <w:ind w:left="420" w:firstLine="420"/>
        <w:jc w:val="left"/>
        <w:rPr>
          <w:rFonts w:eastAsia="方正宋刻本秀楷简体"/>
          <w:b/>
          <w:bCs/>
          <w:color w:val="0070C0"/>
        </w:rPr>
      </w:pPr>
      <w:proofErr w:type="spellStart"/>
      <w:r>
        <w:rPr>
          <w:rFonts w:eastAsia="方正宋刻本秀楷简体" w:hint="eastAsia"/>
        </w:rPr>
        <w:t>systemctl</w:t>
      </w:r>
      <w:proofErr w:type="spellEnd"/>
      <w:r>
        <w:rPr>
          <w:rFonts w:eastAsia="方正宋刻本秀楷简体" w:hint="eastAsia"/>
        </w:rPr>
        <w:t xml:space="preserve"> list-dependencies</w:t>
      </w:r>
      <w:r>
        <w:rPr>
          <w:rFonts w:eastAsia="方正宋刻本秀楷简体" w:hint="eastAsia"/>
        </w:rPr>
        <w:br/>
      </w:r>
      <w:proofErr w:type="spellStart"/>
      <w:r>
        <w:rPr>
          <w:rFonts w:eastAsia="方正宋刻本秀楷简体" w:hint="eastAsia"/>
          <w:b/>
          <w:bCs/>
          <w:color w:val="FF0000"/>
        </w:rPr>
        <w:t>default.target</w:t>
      </w:r>
      <w:proofErr w:type="spellEnd"/>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中间有省略的内容</w:t>
      </w:r>
      <w:r>
        <w:rPr>
          <w:rFonts w:eastAsia="方正宋刻本秀楷简体" w:hint="eastAsia"/>
          <w:b/>
          <w:bCs/>
          <w:color w:val="FF0000"/>
        </w:rPr>
        <w:br/>
      </w:r>
      <w:r>
        <w:rPr>
          <w:rFonts w:eastAsia="方正宋刻本秀楷简体" w:hint="eastAsia"/>
        </w:rPr>
        <w:t>├─</w:t>
      </w:r>
      <w:proofErr w:type="spellStart"/>
      <w:r>
        <w:rPr>
          <w:rFonts w:eastAsia="方正宋刻本秀楷简体" w:hint="eastAsia"/>
        </w:rPr>
        <w:t>abrt-ccpp.service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abrt-oops.service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vsftpd.service</w:t>
      </w:r>
      <w:proofErr w:type="spellEnd"/>
      <w:r>
        <w:rPr>
          <w:rFonts w:eastAsia="方正宋刻本秀楷简体" w:hint="eastAsia"/>
        </w:rPr>
        <w:br/>
      </w:r>
      <w:r>
        <w:rPr>
          <w:rFonts w:eastAsia="方正宋刻本秀楷简体" w:hint="eastAsia"/>
          <w:b/>
          <w:bCs/>
          <w:color w:val="0070C0"/>
        </w:rPr>
        <w:t>├─</w:t>
      </w:r>
      <w:proofErr w:type="spellStart"/>
      <w:r>
        <w:rPr>
          <w:rFonts w:eastAsia="方正宋刻本秀楷简体" w:hint="eastAsia"/>
          <w:b/>
          <w:bCs/>
          <w:color w:val="0070C0"/>
        </w:rPr>
        <w:t>basic.target</w:t>
      </w:r>
      <w:proofErr w:type="spellEnd"/>
      <w:r>
        <w:rPr>
          <w:rFonts w:eastAsia="方正宋刻本秀楷简体" w:hint="eastAsia"/>
          <w:b/>
          <w:bCs/>
          <w:color w:val="0070C0"/>
        </w:rPr>
        <w:br/>
      </w:r>
      <w:r>
        <w:rPr>
          <w:rFonts w:eastAsia="方正宋刻本秀楷简体" w:hint="eastAsia"/>
        </w:rPr>
        <w:t>│</w:t>
      </w:r>
      <w:r>
        <w:rPr>
          <w:rFonts w:eastAsia="方正宋刻本秀楷简体" w:hint="eastAsia"/>
        </w:rPr>
        <w:t xml:space="preserve"> </w:t>
      </w:r>
      <w:r>
        <w:rPr>
          <w:rFonts w:eastAsia="方正宋刻本秀楷简体" w:hint="eastAsia"/>
        </w:rPr>
        <w:t>├─</w:t>
      </w:r>
      <w:proofErr w:type="spellStart"/>
      <w:r>
        <w:rPr>
          <w:rFonts w:eastAsia="方正宋刻本秀楷简体" w:hint="eastAsia"/>
        </w:rPr>
        <w:t>alsa-restore.service</w:t>
      </w:r>
      <w:proofErr w:type="spellEnd"/>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hint="eastAsia"/>
        </w:rPr>
        <w:t>├─</w:t>
      </w:r>
      <w:proofErr w:type="spellStart"/>
      <w:r>
        <w:rPr>
          <w:rFonts w:eastAsia="方正宋刻本秀楷简体" w:hint="eastAsia"/>
        </w:rPr>
        <w:t>alsa-state.service</w:t>
      </w:r>
      <w:proofErr w:type="spellEnd"/>
      <w:r>
        <w:rPr>
          <w:rFonts w:eastAsia="方正宋刻本秀楷简体" w:hint="eastAsia"/>
        </w:rPr>
        <w:br/>
      </w:r>
      <w:r>
        <w:rPr>
          <w:rFonts w:eastAsia="方正宋刻本秀楷简体" w:hint="eastAsia"/>
          <w:b/>
          <w:bCs/>
          <w:color w:val="00B050"/>
        </w:rPr>
        <w:t>│</w:t>
      </w:r>
      <w:r>
        <w:rPr>
          <w:rFonts w:eastAsia="方正宋刻本秀楷简体" w:hint="eastAsia"/>
          <w:b/>
          <w:bCs/>
          <w:color w:val="00B050"/>
        </w:rPr>
        <w:t xml:space="preserve"> </w:t>
      </w:r>
      <w:r>
        <w:rPr>
          <w:rFonts w:eastAsia="方正宋刻本秀楷简体" w:hint="eastAsia"/>
          <w:b/>
          <w:bCs/>
          <w:color w:val="00B050"/>
        </w:rPr>
        <w:t>├─</w:t>
      </w:r>
      <w:proofErr w:type="spellStart"/>
      <w:r>
        <w:rPr>
          <w:rFonts w:eastAsia="方正宋刻本秀楷简体" w:hint="eastAsia"/>
          <w:b/>
          <w:bCs/>
          <w:color w:val="00B050"/>
        </w:rPr>
        <w:t>sockets.target</w:t>
      </w:r>
      <w:proofErr w:type="spellEnd"/>
      <w:r>
        <w:rPr>
          <w:rFonts w:eastAsia="方正宋刻本秀楷简体" w:hint="eastAsia"/>
          <w:b/>
          <w:bCs/>
          <w:color w:val="00B050"/>
        </w:rPr>
        <w:br/>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avahi-</w:t>
      </w:r>
      <w:proofErr w:type="spellStart"/>
      <w:r>
        <w:rPr>
          <w:rFonts w:eastAsia="方正宋刻本秀楷简体" w:hint="eastAsia"/>
        </w:rPr>
        <w:t>daemon.socket</w:t>
      </w:r>
      <w:proofErr w:type="spellEnd"/>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 xml:space="preserve"> </w:t>
      </w:r>
      <w:r>
        <w:rPr>
          <w:rFonts w:eastAsia="方正宋刻本秀楷简体" w:hint="eastAsia"/>
        </w:rPr>
        <w:t>├─</w:t>
      </w:r>
      <w:proofErr w:type="spellStart"/>
      <w:r>
        <w:rPr>
          <w:rFonts w:eastAsia="方正宋刻本秀楷简体" w:hint="eastAsia"/>
        </w:rPr>
        <w:t>dbus.socket</w:t>
      </w:r>
      <w:proofErr w:type="spellEnd"/>
      <w:r>
        <w:rPr>
          <w:rFonts w:eastAsia="方正宋刻本秀楷简体" w:hint="eastAsia"/>
        </w:rPr>
        <w:br/>
      </w:r>
      <w:r>
        <w:rPr>
          <w:rFonts w:eastAsia="方正宋刻本秀楷简体" w:hint="eastAsia"/>
          <w:b/>
          <w:bCs/>
          <w:color w:val="00B050"/>
        </w:rPr>
        <w:t>│</w:t>
      </w:r>
      <w:r>
        <w:rPr>
          <w:rFonts w:eastAsia="方正宋刻本秀楷简体" w:hint="eastAsia"/>
          <w:b/>
          <w:bCs/>
          <w:color w:val="00B050"/>
        </w:rPr>
        <w:t xml:space="preserve"> </w:t>
      </w:r>
      <w:r>
        <w:rPr>
          <w:rFonts w:eastAsia="方正宋刻本秀楷简体" w:hint="eastAsia"/>
          <w:b/>
          <w:bCs/>
          <w:color w:val="00B050"/>
        </w:rPr>
        <w:t>├─</w:t>
      </w:r>
      <w:proofErr w:type="spellStart"/>
      <w:r>
        <w:rPr>
          <w:rFonts w:eastAsia="方正宋刻本秀楷简体" w:hint="eastAsia"/>
          <w:b/>
          <w:bCs/>
          <w:color w:val="00B050"/>
        </w:rPr>
        <w:t>sysinit.target</w:t>
      </w:r>
      <w:proofErr w:type="spellEnd"/>
      <w:r>
        <w:rPr>
          <w:rFonts w:eastAsia="方正宋刻本秀楷简体" w:hint="eastAsia"/>
          <w:b/>
          <w:bCs/>
          <w:color w:val="00B050"/>
        </w:rPr>
        <w:br/>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dev-</w:t>
      </w:r>
      <w:proofErr w:type="spellStart"/>
      <w:r>
        <w:rPr>
          <w:rFonts w:eastAsia="方正宋刻本秀楷简体" w:hint="eastAsia"/>
        </w:rPr>
        <w:t>hugepages.mount</w:t>
      </w:r>
      <w:proofErr w:type="spellEnd"/>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dev-</w:t>
      </w:r>
      <w:proofErr w:type="spellStart"/>
      <w:r>
        <w:rPr>
          <w:rFonts w:eastAsia="方正宋刻本秀楷简体" w:hint="eastAsia"/>
        </w:rPr>
        <w:t>mqueue.mount</w:t>
      </w:r>
      <w:proofErr w:type="spellEnd"/>
      <w:r>
        <w:rPr>
          <w:rFonts w:eastAsia="方正宋刻本秀楷简体" w:hint="eastAsia"/>
        </w:rPr>
        <w:br/>
      </w:r>
      <w:r>
        <w:rPr>
          <w:rFonts w:eastAsia="方正宋刻本秀楷简体" w:hint="eastAsia"/>
          <w:b/>
          <w:bCs/>
          <w:color w:val="00B050"/>
        </w:rPr>
        <w:t>│</w:t>
      </w:r>
      <w:r>
        <w:rPr>
          <w:rFonts w:eastAsia="方正宋刻本秀楷简体" w:hint="eastAsia"/>
          <w:b/>
          <w:bCs/>
          <w:color w:val="00B050"/>
        </w:rPr>
        <w:t xml:space="preserve"> </w:t>
      </w:r>
      <w:r>
        <w:rPr>
          <w:rFonts w:eastAsia="方正宋刻本秀楷简体" w:hint="eastAsia"/>
          <w:b/>
          <w:bCs/>
          <w:color w:val="00B050"/>
        </w:rPr>
        <w:t>└─</w:t>
      </w:r>
      <w:proofErr w:type="spellStart"/>
      <w:r>
        <w:rPr>
          <w:rFonts w:eastAsia="方正宋刻本秀楷简体" w:hint="eastAsia"/>
          <w:b/>
          <w:bCs/>
          <w:color w:val="00B050"/>
        </w:rPr>
        <w:t>timers.target</w:t>
      </w:r>
      <w:proofErr w:type="spellEnd"/>
      <w:r>
        <w:rPr>
          <w:rFonts w:eastAsia="方正宋刻本秀楷简体" w:hint="eastAsia"/>
          <w:b/>
          <w:bCs/>
          <w:color w:val="00B050"/>
        </w:rPr>
        <w:br/>
      </w:r>
      <w:r>
        <w:rPr>
          <w:rFonts w:eastAsia="方正宋刻本秀楷简体" w:hint="eastAsia"/>
        </w:rPr>
        <w:t>│</w:t>
      </w:r>
      <w:r>
        <w:rPr>
          <w:rFonts w:eastAsia="方正宋刻本秀楷简体" w:hint="eastAsia"/>
        </w:rPr>
        <w:t xml:space="preserve"> </w:t>
      </w:r>
      <w:r>
        <w:rPr>
          <w:rFonts w:eastAsia="方正宋刻本秀楷简体" w:hint="eastAsia"/>
        </w:rPr>
        <w:t>└─</w:t>
      </w:r>
      <w:proofErr w:type="spellStart"/>
      <w:r>
        <w:rPr>
          <w:rFonts w:eastAsia="方正宋刻本秀楷简体" w:hint="eastAsia"/>
        </w:rPr>
        <w:t>systemd-tmpfiles-clean.timer</w:t>
      </w:r>
      <w:proofErr w:type="spellEnd"/>
      <w:r>
        <w:rPr>
          <w:rFonts w:eastAsia="方正宋刻本秀楷简体" w:hint="eastAsia"/>
        </w:rPr>
        <w:br/>
      </w:r>
      <w:r>
        <w:rPr>
          <w:rFonts w:eastAsia="方正宋刻本秀楷简体" w:hint="eastAsia"/>
          <w:b/>
          <w:bCs/>
          <w:color w:val="0070C0"/>
        </w:rPr>
        <w:t>├─</w:t>
      </w:r>
      <w:proofErr w:type="spellStart"/>
      <w:r>
        <w:rPr>
          <w:rFonts w:eastAsia="方正宋刻本秀楷简体" w:hint="eastAsia"/>
          <w:b/>
          <w:bCs/>
          <w:color w:val="0070C0"/>
        </w:rPr>
        <w:t>getty.target</w:t>
      </w:r>
      <w:proofErr w:type="spellEnd"/>
      <w:r>
        <w:rPr>
          <w:rFonts w:eastAsia="方正宋刻本秀楷简体" w:hint="eastAsia"/>
          <w:b/>
          <w:bCs/>
          <w:color w:val="0070C0"/>
        </w:rPr>
        <w:br/>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getty@tty1.service</w:t>
      </w:r>
      <w:r>
        <w:rPr>
          <w:rFonts w:eastAsia="方正宋刻本秀楷简体" w:hint="eastAsia"/>
        </w:rPr>
        <w:br/>
      </w:r>
      <w:r>
        <w:rPr>
          <w:rFonts w:eastAsia="方正宋刻本秀楷简体" w:hint="eastAsia"/>
          <w:b/>
          <w:bCs/>
          <w:color w:val="0070C0"/>
        </w:rPr>
        <w:t>└─</w:t>
      </w:r>
      <w:r>
        <w:rPr>
          <w:rFonts w:eastAsia="方正宋刻本秀楷简体" w:hint="eastAsia"/>
          <w:b/>
          <w:bCs/>
          <w:color w:val="0070C0"/>
        </w:rPr>
        <w:t>remote-</w:t>
      </w:r>
      <w:proofErr w:type="spellStart"/>
      <w:r>
        <w:rPr>
          <w:rFonts w:eastAsia="方正宋刻本秀楷简体" w:hint="eastAsia"/>
          <w:b/>
          <w:bCs/>
          <w:color w:val="0070C0"/>
        </w:rPr>
        <w:t>fs.target</w:t>
      </w:r>
      <w:proofErr w:type="spellEnd"/>
      <w:r>
        <w:rPr>
          <w:rFonts w:eastAsia="方正宋刻本秀楷简体" w:hint="eastAsia"/>
          <w:b/>
          <w:bCs/>
          <w:color w:val="0070C0"/>
        </w:rPr>
        <w:t xml:space="preserve"> </w:t>
      </w:r>
    </w:p>
    <w:p w14:paraId="64B646CD" w14:textId="77777777" w:rsidR="00ED6DF6" w:rsidRDefault="00ED6DF6">
      <w:pPr>
        <w:adjustRightInd w:val="0"/>
        <w:snapToGrid w:val="0"/>
        <w:ind w:left="420" w:firstLine="420"/>
        <w:jc w:val="left"/>
        <w:rPr>
          <w:rFonts w:eastAsia="方正宋刻本秀楷简体"/>
        </w:rPr>
      </w:pPr>
    </w:p>
    <w:p w14:paraId="3FC71957" w14:textId="77777777" w:rsidR="00ED6DF6" w:rsidRDefault="00ED6DF6">
      <w:pPr>
        <w:adjustRightInd w:val="0"/>
        <w:snapToGrid w:val="0"/>
        <w:ind w:left="420" w:firstLine="420"/>
        <w:jc w:val="left"/>
        <w:rPr>
          <w:rFonts w:eastAsia="方正宋刻本秀楷简体"/>
        </w:rPr>
      </w:pPr>
    </w:p>
    <w:p w14:paraId="5423E38A" w14:textId="77777777" w:rsidR="00ED6DF6" w:rsidRDefault="00ED6DF6">
      <w:pPr>
        <w:adjustRightInd w:val="0"/>
        <w:snapToGrid w:val="0"/>
        <w:ind w:left="420" w:firstLine="420"/>
        <w:jc w:val="left"/>
        <w:rPr>
          <w:rFonts w:ascii="宋体" w:hAnsi="宋体"/>
          <w:sz w:val="24"/>
        </w:rPr>
      </w:pPr>
      <w:proofErr w:type="spellStart"/>
      <w:r>
        <w:rPr>
          <w:rFonts w:eastAsia="方正宋刻本秀楷简体" w:hint="eastAsia"/>
        </w:rPr>
        <w:t>systemctl</w:t>
      </w:r>
      <w:proofErr w:type="spellEnd"/>
      <w:r>
        <w:rPr>
          <w:rFonts w:eastAsia="方正宋刻本秀楷简体" w:hint="eastAsia"/>
        </w:rPr>
        <w:t xml:space="preserve"> list-dependencies --reverse</w:t>
      </w:r>
      <w:r>
        <w:rPr>
          <w:rFonts w:eastAsia="方正宋刻本秀楷简体" w:hint="eastAsia"/>
        </w:rPr>
        <w:tab/>
      </w:r>
      <w:r>
        <w:rPr>
          <w:rFonts w:eastAsia="方正宋刻本秀楷简体" w:hint="eastAsia"/>
        </w:rPr>
        <w:tab/>
        <w:t>#</w:t>
      </w:r>
      <w:r>
        <w:rPr>
          <w:rFonts w:eastAsia="方正宋刻本秀楷简体" w:hint="eastAsia"/>
        </w:rPr>
        <w:t>反查谁会用到</w:t>
      </w:r>
      <w:r>
        <w:rPr>
          <w:rFonts w:eastAsia="方正宋刻本秀楷简体" w:hint="eastAsia"/>
        </w:rPr>
        <w:t xml:space="preserve"> multi-user.target </w:t>
      </w:r>
      <w:r>
        <w:rPr>
          <w:rFonts w:eastAsia="方正宋刻本秀楷简体" w:hint="eastAsia"/>
        </w:rPr>
        <w:br/>
        <w:t>default.target</w:t>
      </w:r>
      <w:r>
        <w:rPr>
          <w:rFonts w:eastAsia="方正宋刻本秀楷简体" w:hint="eastAsia"/>
        </w:rPr>
        <w:br/>
      </w:r>
      <w:r>
        <w:rPr>
          <w:rFonts w:eastAsia="方正宋刻本秀楷简体" w:hint="eastAsia"/>
        </w:rPr>
        <w:t>└─</w:t>
      </w:r>
      <w:r>
        <w:rPr>
          <w:rFonts w:eastAsia="方正宋刻本秀楷简体" w:hint="eastAsia"/>
        </w:rPr>
        <w:t>graphical.target</w:t>
      </w:r>
      <w:r>
        <w:rPr>
          <w:rFonts w:ascii="宋体" w:hAnsi="宋体"/>
          <w:sz w:val="24"/>
        </w:rPr>
        <w:t xml:space="preserve"> </w:t>
      </w:r>
    </w:p>
    <w:p w14:paraId="7FDD032A" w14:textId="77777777" w:rsidR="00ED6DF6" w:rsidRDefault="00ED6DF6">
      <w:pPr>
        <w:adjustRightInd w:val="0"/>
        <w:snapToGrid w:val="0"/>
        <w:ind w:left="420" w:firstLine="420"/>
        <w:jc w:val="left"/>
        <w:rPr>
          <w:rFonts w:ascii="宋体" w:hAnsi="宋体"/>
          <w:sz w:val="24"/>
        </w:rPr>
      </w:pPr>
    </w:p>
    <w:p w14:paraId="5CCF60E3" w14:textId="77777777" w:rsidR="00ED6DF6" w:rsidRDefault="00ED6DF6">
      <w:pPr>
        <w:adjustRightInd w:val="0"/>
        <w:snapToGrid w:val="0"/>
        <w:ind w:left="420" w:firstLine="42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list-dependencies </w:t>
      </w:r>
      <w:proofErr w:type="spellStart"/>
      <w:r>
        <w:rPr>
          <w:rFonts w:eastAsia="方正宋刻本秀楷简体" w:hint="eastAsia"/>
        </w:rPr>
        <w:t>graphical.target</w:t>
      </w:r>
      <w:proofErr w:type="spellEnd"/>
      <w:r>
        <w:rPr>
          <w:rFonts w:eastAsia="方正宋刻本秀楷简体" w:hint="eastAsia"/>
        </w:rPr>
        <w:br/>
      </w:r>
      <w:proofErr w:type="spellStart"/>
      <w:r>
        <w:rPr>
          <w:rFonts w:eastAsia="方正宋刻本秀楷简体" w:hint="eastAsia"/>
        </w:rPr>
        <w:t>graphical.target</w:t>
      </w:r>
      <w:proofErr w:type="spellEnd"/>
      <w:r>
        <w:rPr>
          <w:rFonts w:eastAsia="方正宋刻本秀楷简体" w:hint="eastAsia"/>
        </w:rPr>
        <w:br/>
      </w:r>
      <w:r>
        <w:rPr>
          <w:rFonts w:eastAsia="方正宋刻本秀楷简体" w:hint="eastAsia"/>
        </w:rPr>
        <w:t>├─</w:t>
      </w:r>
      <w:r>
        <w:rPr>
          <w:rFonts w:eastAsia="方正宋刻本秀楷简体" w:hint="eastAsia"/>
        </w:rPr>
        <w:t>accounts-</w:t>
      </w:r>
      <w:proofErr w:type="spellStart"/>
      <w:r>
        <w:rPr>
          <w:rFonts w:eastAsia="方正宋刻本秀楷简体" w:hint="eastAsia"/>
        </w:rPr>
        <w:t>daemon.service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gdm.service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network.service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rtkit-daemon.service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-update-</w:t>
      </w:r>
      <w:proofErr w:type="spellStart"/>
      <w:r>
        <w:rPr>
          <w:rFonts w:eastAsia="方正宋刻本秀楷简体" w:hint="eastAsia"/>
        </w:rPr>
        <w:t>utmp</w:t>
      </w:r>
      <w:proofErr w:type="spellEnd"/>
      <w:r>
        <w:rPr>
          <w:rFonts w:eastAsia="方正宋刻本秀楷简体" w:hint="eastAsia"/>
        </w:rPr>
        <w:t>-</w:t>
      </w:r>
      <w:proofErr w:type="spellStart"/>
      <w:r>
        <w:rPr>
          <w:rFonts w:eastAsia="方正宋刻本秀楷简体" w:hint="eastAsia"/>
        </w:rPr>
        <w:t>runlevel.service</w:t>
      </w:r>
      <w:proofErr w:type="spellEnd"/>
      <w:r>
        <w:rPr>
          <w:rFonts w:eastAsia="方正宋刻本秀楷简体" w:hint="eastAsia"/>
        </w:rPr>
        <w:br/>
      </w:r>
      <w:r>
        <w:rPr>
          <w:rFonts w:eastAsia="方正宋刻本秀楷简体" w:hint="eastAsia"/>
          <w:b/>
          <w:bCs/>
        </w:rPr>
        <w:t>└─</w:t>
      </w:r>
      <w:r>
        <w:rPr>
          <w:rFonts w:eastAsia="方正宋刻本秀楷简体" w:hint="eastAsia"/>
          <w:b/>
          <w:bCs/>
        </w:rPr>
        <w:t>multi-</w:t>
      </w:r>
      <w:proofErr w:type="spellStart"/>
      <w:r>
        <w:rPr>
          <w:rFonts w:eastAsia="方正宋刻本秀楷简体" w:hint="eastAsia"/>
          <w:b/>
          <w:bCs/>
        </w:rPr>
        <w:t>user.target</w:t>
      </w:r>
      <w:proofErr w:type="spellEnd"/>
      <w:r>
        <w:rPr>
          <w:rFonts w:eastAsia="方正宋刻本秀楷简体" w:hint="eastAsia"/>
          <w:b/>
          <w:bCs/>
        </w:rPr>
        <w:br/>
      </w:r>
      <w:r>
        <w:rPr>
          <w:rFonts w:eastAsia="方正宋刻本秀楷简体" w:hint="eastAsia"/>
        </w:rPr>
        <w:tab/>
      </w:r>
      <w:r>
        <w:rPr>
          <w:rFonts w:eastAsia="方正宋刻本秀楷简体" w:hint="eastAsia"/>
        </w:rPr>
        <w:t>├─</w:t>
      </w:r>
      <w:proofErr w:type="spellStart"/>
      <w:r>
        <w:rPr>
          <w:rFonts w:eastAsia="方正宋刻本秀楷简体" w:hint="eastAsia"/>
        </w:rPr>
        <w:t>abrt-ccpp.service</w:t>
      </w:r>
      <w:proofErr w:type="spellEnd"/>
      <w:r>
        <w:rPr>
          <w:rFonts w:eastAsia="方正宋刻本秀楷简体" w:hint="eastAsia"/>
        </w:rPr>
        <w:br/>
      </w:r>
      <w:r>
        <w:rPr>
          <w:rFonts w:eastAsia="方正宋刻本秀楷简体" w:hint="eastAsia"/>
        </w:rPr>
        <w:tab/>
      </w:r>
      <w:r>
        <w:rPr>
          <w:rFonts w:eastAsia="方正宋刻本秀楷简体" w:hint="eastAsia"/>
        </w:rPr>
        <w:t>├─</w:t>
      </w:r>
      <w:proofErr w:type="spellStart"/>
      <w:r>
        <w:rPr>
          <w:rFonts w:eastAsia="方正宋刻本秀楷简体" w:hint="eastAsia"/>
        </w:rPr>
        <w:t>abrt-oops.service</w:t>
      </w:r>
      <w:proofErr w:type="spellEnd"/>
      <w:r>
        <w:rPr>
          <w:rFonts w:eastAsia="方正宋刻本秀楷简体" w:hint="eastAsia"/>
        </w:rPr>
        <w:br/>
      </w:r>
      <w:proofErr w:type="gramStart"/>
      <w:r>
        <w:rPr>
          <w:rFonts w:eastAsia="方正宋刻本秀楷简体" w:hint="eastAsia"/>
        </w:rPr>
        <w:t>.....</w:t>
      </w:r>
      <w:proofErr w:type="gramEnd"/>
      <w:r>
        <w:rPr>
          <w:rFonts w:eastAsia="方正宋刻本秀楷简体" w:hint="eastAsia"/>
        </w:rPr>
        <w:t>（下面省略）</w:t>
      </w:r>
      <w:r>
        <w:rPr>
          <w:rFonts w:eastAsia="方正宋刻本秀楷简体" w:hint="eastAsia"/>
        </w:rPr>
        <w:t xml:space="preserve">..... </w:t>
      </w:r>
    </w:p>
    <w:p w14:paraId="1AC4BD68" w14:textId="77777777" w:rsidR="00ED6DF6" w:rsidRDefault="00ED6DF6">
      <w:pPr>
        <w:adjustRightInd w:val="0"/>
        <w:snapToGrid w:val="0"/>
        <w:ind w:left="420" w:firstLine="420"/>
        <w:jc w:val="left"/>
        <w:rPr>
          <w:rFonts w:eastAsia="方正宋刻本秀楷简体"/>
        </w:rPr>
      </w:pPr>
    </w:p>
    <w:p w14:paraId="08A30990" w14:textId="77777777" w:rsidR="00ED6DF6" w:rsidRDefault="00ED6DF6">
      <w:pPr>
        <w:adjustRightInd w:val="0"/>
        <w:snapToGrid w:val="0"/>
        <w:jc w:val="left"/>
        <w:rPr>
          <w:rFonts w:eastAsia="方正宋刻本秀楷简体"/>
        </w:rPr>
      </w:pPr>
      <w:r>
        <w:rPr>
          <w:rFonts w:eastAsia="方正宋刻本秀楷简体" w:hint="eastAsia"/>
        </w:rPr>
        <w:t xml:space="preserve">graphical.target </w:t>
      </w:r>
      <w:r>
        <w:rPr>
          <w:rFonts w:eastAsia="方正宋刻本秀楷简体" w:hint="eastAsia"/>
        </w:rPr>
        <w:t>就是在</w:t>
      </w:r>
      <w:r>
        <w:rPr>
          <w:rFonts w:eastAsia="方正宋刻本秀楷简体" w:hint="eastAsia"/>
        </w:rPr>
        <w:t xml:space="preserve"> multi-user.target </w:t>
      </w:r>
      <w:r>
        <w:rPr>
          <w:rFonts w:eastAsia="方正宋刻本秀楷简体" w:hint="eastAsia"/>
        </w:rPr>
        <w:t>下面再加上</w:t>
      </w:r>
      <w:r>
        <w:rPr>
          <w:rFonts w:eastAsia="方正宋刻本秀楷简体" w:hint="eastAsia"/>
        </w:rPr>
        <w:t xml:space="preserve"> accounts-daemon, </w:t>
      </w:r>
      <w:proofErr w:type="spellStart"/>
      <w:r>
        <w:rPr>
          <w:rFonts w:eastAsia="方正宋刻本秀楷简体" w:hint="eastAsia"/>
        </w:rPr>
        <w:t>gdm</w:t>
      </w:r>
      <w:proofErr w:type="spellEnd"/>
      <w:r>
        <w:rPr>
          <w:rFonts w:eastAsia="方正宋刻本秀楷简体" w:hint="eastAsia"/>
        </w:rPr>
        <w:t xml:space="preserve">, network, </w:t>
      </w:r>
      <w:proofErr w:type="spellStart"/>
      <w:r>
        <w:rPr>
          <w:rFonts w:eastAsia="方正宋刻本秀楷简体" w:hint="eastAsia"/>
        </w:rPr>
        <w:t>rtkit</w:t>
      </w:r>
      <w:proofErr w:type="spellEnd"/>
      <w:r>
        <w:rPr>
          <w:rFonts w:eastAsia="方正宋刻本秀楷简体" w:hint="eastAsia"/>
        </w:rPr>
        <w:t>-</w:t>
      </w:r>
      <w:proofErr w:type="spellStart"/>
      <w:r>
        <w:rPr>
          <w:rFonts w:eastAsia="方正宋刻本秀楷简体" w:hint="eastAsia"/>
        </w:rPr>
        <w:t>deamon,systemd</w:t>
      </w:r>
      <w:proofErr w:type="spellEnd"/>
      <w:r>
        <w:rPr>
          <w:rFonts w:eastAsia="方正宋刻本秀楷简体" w:hint="eastAsia"/>
        </w:rPr>
        <w:t>-update-</w:t>
      </w:r>
      <w:proofErr w:type="spellStart"/>
      <w:r>
        <w:rPr>
          <w:rFonts w:eastAsia="方正宋刻本秀楷简体" w:hint="eastAsia"/>
        </w:rPr>
        <w:t>utmp</w:t>
      </w:r>
      <w:proofErr w:type="spellEnd"/>
      <w:r>
        <w:rPr>
          <w:rFonts w:eastAsia="方正宋刻本秀楷简体" w:hint="eastAsia"/>
        </w:rPr>
        <w:t>-</w:t>
      </w:r>
      <w:proofErr w:type="spellStart"/>
      <w:r>
        <w:rPr>
          <w:rFonts w:eastAsia="方正宋刻本秀楷简体" w:hint="eastAsia"/>
        </w:rPr>
        <w:t>runlevel</w:t>
      </w:r>
      <w:proofErr w:type="spellEnd"/>
      <w:r>
        <w:rPr>
          <w:rFonts w:eastAsia="方正宋刻本秀楷简体" w:hint="eastAsia"/>
        </w:rPr>
        <w:t xml:space="preserve"> </w:t>
      </w:r>
      <w:r>
        <w:rPr>
          <w:rFonts w:eastAsia="方正宋刻本秀楷简体" w:hint="eastAsia"/>
        </w:rPr>
        <w:t>等服务而已，了解</w:t>
      </w:r>
      <w:r>
        <w:rPr>
          <w:rFonts w:eastAsia="方正宋刻本秀楷简体" w:hint="eastAsia"/>
        </w:rPr>
        <w:t>daemon</w:t>
      </w:r>
      <w:r>
        <w:rPr>
          <w:rFonts w:eastAsia="方正宋刻本秀楷简体" w:hint="eastAsia"/>
        </w:rPr>
        <w:t>之间的相关性，出问题时，可以找到正确的服务依赖流程！</w:t>
      </w:r>
      <w:r>
        <w:rPr>
          <w:rFonts w:eastAsia="方正宋刻本秀楷简体" w:hint="eastAsia"/>
        </w:rPr>
        <w:t xml:space="preserve"> </w:t>
      </w:r>
    </w:p>
    <w:p w14:paraId="71B2976D"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与</w:t>
      </w:r>
      <w:r>
        <w:rPr>
          <w:rFonts w:eastAsia="方正宋刻本秀楷简体" w:hint="eastAsia"/>
          <w:b/>
          <w:bCs/>
          <w:sz w:val="40"/>
          <w:szCs w:val="48"/>
        </w:rPr>
        <w:t>system</w:t>
      </w:r>
      <w:r>
        <w:rPr>
          <w:rFonts w:eastAsia="方正宋刻本秀楷简体" w:hint="eastAsia"/>
          <w:b/>
          <w:bCs/>
          <w:sz w:val="40"/>
          <w:szCs w:val="48"/>
        </w:rPr>
        <w:t>运行相关的目录</w:t>
      </w:r>
    </w:p>
    <w:p w14:paraId="6B6820B0" w14:textId="77777777" w:rsidR="00ED6DF6" w:rsidRDefault="00ED6DF6">
      <w:pPr>
        <w:adjustRightInd w:val="0"/>
        <w:snapToGrid w:val="0"/>
        <w:jc w:val="left"/>
        <w:rPr>
          <w:rFonts w:eastAsia="方正宋刻本秀楷简体"/>
        </w:rPr>
      </w:pPr>
    </w:p>
    <w:p w14:paraId="14BAF5F4" w14:textId="77777777" w:rsidR="00ED6DF6" w:rsidRDefault="00ED6DF6">
      <w:pPr>
        <w:adjustRightInd w:val="0"/>
        <w:snapToGrid w:val="0"/>
        <w:jc w:val="left"/>
        <w:rPr>
          <w:rFonts w:eastAsia="方正宋刻本秀楷简体"/>
          <w:b/>
          <w:bCs/>
          <w:color w:val="0070C0"/>
        </w:rPr>
      </w:pPr>
      <w:r>
        <w:rPr>
          <w:rFonts w:eastAsia="方正宋刻本秀楷简体" w:hint="eastAsia"/>
        </w:rPr>
        <w:tab/>
      </w:r>
      <w:r>
        <w:rPr>
          <w:rFonts w:eastAsia="方正宋刻本秀楷简体" w:hint="eastAsia"/>
          <w:b/>
          <w:bCs/>
          <w:color w:val="00B050"/>
        </w:rPr>
        <w:t>/</w:t>
      </w:r>
      <w:proofErr w:type="spellStart"/>
      <w:r>
        <w:rPr>
          <w:rFonts w:eastAsia="方正宋刻本秀楷简体" w:hint="eastAsia"/>
          <w:b/>
          <w:bCs/>
          <w:color w:val="00B050"/>
        </w:rPr>
        <w:t>usr</w:t>
      </w:r>
      <w:proofErr w:type="spellEnd"/>
      <w:r>
        <w:rPr>
          <w:rFonts w:eastAsia="方正宋刻本秀楷简体" w:hint="eastAsia"/>
          <w:b/>
          <w:bCs/>
          <w:color w:val="00B050"/>
        </w:rPr>
        <w:t>/lib/</w:t>
      </w:r>
      <w:proofErr w:type="spellStart"/>
      <w:r>
        <w:rPr>
          <w:rFonts w:eastAsia="方正宋刻本秀楷简体" w:hint="eastAsia"/>
          <w:b/>
          <w:bCs/>
          <w:color w:val="00B050"/>
        </w:rPr>
        <w:t>systemd</w:t>
      </w:r>
      <w:proofErr w:type="spellEnd"/>
      <w:r>
        <w:rPr>
          <w:rFonts w:eastAsia="方正宋刻本秀楷简体" w:hint="eastAsia"/>
          <w:b/>
          <w:bCs/>
          <w:color w:val="00B050"/>
        </w:rPr>
        <w:t>/system/</w:t>
      </w:r>
      <w:r>
        <w:rPr>
          <w:rFonts w:eastAsia="方正宋刻本秀楷简体" w:hint="eastAsia"/>
          <w:b/>
          <w:bCs/>
        </w:rPr>
        <w:t>：</w:t>
      </w:r>
      <w:r>
        <w:rPr>
          <w:rFonts w:eastAsia="方正宋刻本秀楷简体" w:hint="eastAsia"/>
        </w:rPr>
        <w:tab/>
      </w:r>
      <w:r>
        <w:rPr>
          <w:rFonts w:eastAsia="方正宋刻本秀楷简体" w:hint="eastAsia"/>
        </w:rPr>
        <w:t>官方</w:t>
      </w:r>
      <w:proofErr w:type="gramStart"/>
      <w:r>
        <w:rPr>
          <w:rFonts w:eastAsia="方正宋刻本秀楷简体" w:hint="eastAsia"/>
        </w:rPr>
        <w:t>带每个</w:t>
      </w:r>
      <w:proofErr w:type="gramEnd"/>
      <w:r>
        <w:rPr>
          <w:rFonts w:eastAsia="方正宋刻本秀楷简体" w:hint="eastAsia"/>
        </w:rPr>
        <w:t>服务</w:t>
      </w:r>
      <w:r>
        <w:rPr>
          <w:rFonts w:eastAsia="方正宋刻本秀楷简体" w:hint="eastAsia"/>
          <w:b/>
          <w:bCs/>
        </w:rPr>
        <w:t>默认原始的</w:t>
      </w:r>
      <w:r>
        <w:rPr>
          <w:rFonts w:eastAsia="方正宋刻本秀楷简体" w:hint="eastAsia"/>
        </w:rPr>
        <w:t>启动脚本配置</w:t>
      </w:r>
      <w:r>
        <w:rPr>
          <w:rFonts w:eastAsia="方正宋刻本秀楷简体" w:hint="eastAsia"/>
          <w:b/>
          <w:bCs/>
          <w:color w:val="0070C0"/>
        </w:rPr>
        <w:t>实际文件</w:t>
      </w:r>
    </w:p>
    <w:p w14:paraId="637A4869"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类似</w:t>
      </w:r>
      <w:r>
        <w:rPr>
          <w:rFonts w:eastAsia="方正宋刻本秀楷简体" w:hint="eastAsia"/>
        </w:rPr>
        <w:t xml:space="preserve">/etc/init.d </w:t>
      </w:r>
      <w:r>
        <w:rPr>
          <w:rFonts w:eastAsia="方正宋刻本秀楷简体" w:hint="eastAsia"/>
        </w:rPr>
        <w:t>下面的文件，优先</w:t>
      </w:r>
      <w:r>
        <w:rPr>
          <w:rFonts w:eastAsia="方正宋刻本秀楷简体" w:hint="eastAsia"/>
          <w:color w:val="92D050"/>
        </w:rPr>
        <w:t>序最低</w:t>
      </w:r>
    </w:p>
    <w:p w14:paraId="6538DBE1"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b/>
          <w:bCs/>
        </w:rPr>
        <w:t>/run/</w:t>
      </w:r>
      <w:proofErr w:type="spellStart"/>
      <w:r>
        <w:rPr>
          <w:rFonts w:eastAsia="方正宋刻本秀楷简体" w:hint="eastAsia"/>
          <w:b/>
          <w:bCs/>
        </w:rPr>
        <w:t>systemd</w:t>
      </w:r>
      <w:proofErr w:type="spellEnd"/>
      <w:r>
        <w:rPr>
          <w:rFonts w:eastAsia="方正宋刻本秀楷简体" w:hint="eastAsia"/>
          <w:b/>
          <w:bCs/>
        </w:rPr>
        <w:t>/system/</w:t>
      </w:r>
      <w:r>
        <w:rPr>
          <w:rFonts w:eastAsia="方正宋刻本秀楷简体" w:hint="eastAsia"/>
          <w:b/>
          <w:bCs/>
        </w:rPr>
        <w:t>：</w:t>
      </w:r>
      <w:r>
        <w:rPr>
          <w:rFonts w:eastAsia="方正宋刻本秀楷简体" w:hint="eastAsia"/>
        </w:rPr>
        <w:tab/>
      </w:r>
      <w:r>
        <w:rPr>
          <w:rFonts w:eastAsia="方正宋刻本秀楷简体" w:hint="eastAsia"/>
        </w:rPr>
        <w:t>系统</w:t>
      </w:r>
      <w:r>
        <w:rPr>
          <w:rFonts w:eastAsia="方正宋刻本秀楷简体" w:hint="eastAsia"/>
          <w:b/>
          <w:bCs/>
        </w:rPr>
        <w:t>执行过程中</w:t>
      </w:r>
      <w:r>
        <w:rPr>
          <w:rFonts w:eastAsia="方正宋刻本秀楷简体" w:hint="eastAsia"/>
        </w:rPr>
        <w:t>产生的服务脚本，优先序</w:t>
      </w:r>
      <w:r>
        <w:rPr>
          <w:rFonts w:eastAsia="方正宋刻本秀楷简体" w:hint="eastAsia"/>
          <w:color w:val="FFC000"/>
        </w:rPr>
        <w:t>稍高</w:t>
      </w:r>
      <w:r>
        <w:rPr>
          <w:rFonts w:eastAsia="方正宋刻本秀楷简体" w:hint="eastAsia"/>
        </w:rPr>
        <w:br/>
      </w:r>
      <w:r>
        <w:rPr>
          <w:rFonts w:eastAsia="方正宋刻本秀楷简体" w:hint="eastAsia"/>
        </w:rPr>
        <w:tab/>
      </w:r>
      <w:r>
        <w:rPr>
          <w:rFonts w:eastAsia="方正宋刻本秀楷简体" w:hint="eastAsia"/>
          <w:b/>
          <w:bCs/>
          <w:color w:val="FF0000"/>
        </w:rPr>
        <w:t>/</w:t>
      </w:r>
      <w:proofErr w:type="spellStart"/>
      <w:r>
        <w:rPr>
          <w:rFonts w:eastAsia="方正宋刻本秀楷简体" w:hint="eastAsia"/>
          <w:b/>
          <w:bCs/>
          <w:color w:val="FF0000"/>
        </w:rPr>
        <w:t>etc</w:t>
      </w:r>
      <w:proofErr w:type="spellEnd"/>
      <w:r>
        <w:rPr>
          <w:rFonts w:eastAsia="方正宋刻本秀楷简体" w:hint="eastAsia"/>
          <w:b/>
          <w:bCs/>
          <w:color w:val="FF0000"/>
        </w:rPr>
        <w:t>/</w:t>
      </w:r>
      <w:proofErr w:type="spellStart"/>
      <w:r>
        <w:rPr>
          <w:rFonts w:eastAsia="方正宋刻本秀楷简体" w:hint="eastAsia"/>
          <w:b/>
          <w:bCs/>
          <w:color w:val="FF0000"/>
        </w:rPr>
        <w:t>systemd</w:t>
      </w:r>
      <w:proofErr w:type="spellEnd"/>
      <w:r>
        <w:rPr>
          <w:rFonts w:eastAsia="方正宋刻本秀楷简体" w:hint="eastAsia"/>
          <w:b/>
          <w:bCs/>
          <w:color w:val="FF0000"/>
        </w:rPr>
        <w:t>/system/</w:t>
      </w:r>
      <w:r>
        <w:rPr>
          <w:rFonts w:eastAsia="方正宋刻本秀楷简体" w:hint="eastAsia"/>
          <w:b/>
          <w:bCs/>
          <w:color w:val="FF0000"/>
        </w:rPr>
        <w:t>：</w:t>
      </w:r>
      <w:r>
        <w:rPr>
          <w:rFonts w:eastAsia="方正宋刻本秀楷简体" w:hint="eastAsia"/>
        </w:rPr>
        <w:tab/>
      </w:r>
      <w:r>
        <w:rPr>
          <w:rFonts w:eastAsia="方正宋刻本秀楷简体" w:hint="eastAsia"/>
        </w:rPr>
        <w:t>依据主机系统的需求</w:t>
      </w:r>
      <w:r>
        <w:rPr>
          <w:rFonts w:eastAsia="方正宋刻本秀楷简体" w:hint="eastAsia"/>
          <w:b/>
          <w:bCs/>
        </w:rPr>
        <w:t>管理员所创建</w:t>
      </w:r>
      <w:r>
        <w:rPr>
          <w:rFonts w:eastAsia="方正宋刻本秀楷简体" w:hint="eastAsia"/>
        </w:rPr>
        <w:t>的执行脚本，优先序</w:t>
      </w:r>
      <w:r>
        <w:rPr>
          <w:rFonts w:eastAsia="方正宋刻本秀楷简体" w:hint="eastAsia"/>
          <w:color w:val="FF0000"/>
        </w:rPr>
        <w:t>最高</w:t>
      </w:r>
    </w:p>
    <w:p w14:paraId="51582A9E" w14:textId="77777777" w:rsidR="00ED6DF6" w:rsidRDefault="00ED6DF6">
      <w:pPr>
        <w:adjustRightInd w:val="0"/>
        <w:snapToGrid w:val="0"/>
        <w:ind w:left="2520" w:firstLine="420"/>
        <w:jc w:val="left"/>
        <w:rPr>
          <w:rFonts w:eastAsia="方正宋刻本秀楷简体"/>
          <w:color w:val="0070C0"/>
        </w:rPr>
      </w:pPr>
      <w:r>
        <w:rPr>
          <w:rFonts w:eastAsia="方正宋刻本秀楷简体" w:hint="eastAsia"/>
        </w:rPr>
        <w:t>类似</w:t>
      </w:r>
      <w:r>
        <w:rPr>
          <w:rFonts w:eastAsia="方正宋刻本秀楷简体" w:hint="eastAsia"/>
        </w:rPr>
        <w:t xml:space="preserve">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rc.d</w:t>
      </w:r>
      <w:proofErr w:type="spellEnd"/>
      <w:r>
        <w:rPr>
          <w:rFonts w:eastAsia="方正宋刻本秀楷简体" w:hint="eastAsia"/>
        </w:rPr>
        <w:t>/rc5.d/</w:t>
      </w:r>
      <w:proofErr w:type="spellStart"/>
      <w:r>
        <w:rPr>
          <w:rFonts w:eastAsia="方正宋刻本秀楷简体" w:hint="eastAsia"/>
        </w:rPr>
        <w:t>Sxx</w:t>
      </w:r>
      <w:proofErr w:type="spellEnd"/>
      <w:r>
        <w:rPr>
          <w:rFonts w:eastAsia="方正宋刻本秀楷简体" w:hint="eastAsia"/>
        </w:rPr>
        <w:t xml:space="preserve"> </w:t>
      </w:r>
      <w:r>
        <w:rPr>
          <w:rFonts w:eastAsia="方正宋刻本秀楷简体" w:hint="eastAsia"/>
        </w:rPr>
        <w:t>之类的功能，都是</w:t>
      </w:r>
      <w:r>
        <w:rPr>
          <w:rFonts w:eastAsia="方正宋刻本秀楷简体" w:hint="eastAsia"/>
          <w:b/>
          <w:bCs/>
          <w:color w:val="0070C0"/>
        </w:rPr>
        <w:t>链接文件</w:t>
      </w:r>
    </w:p>
    <w:p w14:paraId="3E67CE1C" w14:textId="77777777" w:rsidR="00ED6DF6" w:rsidRDefault="00ED6DF6">
      <w:pPr>
        <w:adjustRightInd w:val="0"/>
        <w:snapToGrid w:val="0"/>
        <w:ind w:left="2520" w:firstLine="420"/>
        <w:jc w:val="left"/>
        <w:rPr>
          <w:rFonts w:eastAsia="方正宋刻本秀楷简体"/>
          <w:b/>
          <w:bCs/>
        </w:rPr>
      </w:pPr>
      <w:r>
        <w:rPr>
          <w:rFonts w:eastAsia="方正宋刻本秀楷简体" w:hint="eastAsia"/>
          <w:b/>
          <w:bCs/>
        </w:rPr>
        <w:t>尽量在</w:t>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systemd</w:t>
      </w:r>
      <w:proofErr w:type="spellEnd"/>
      <w:r>
        <w:rPr>
          <w:rFonts w:eastAsia="方正宋刻本秀楷简体" w:hint="eastAsia"/>
          <w:b/>
          <w:bCs/>
        </w:rPr>
        <w:t>/system</w:t>
      </w:r>
      <w:r>
        <w:rPr>
          <w:rFonts w:eastAsia="方正宋刻本秀楷简体" w:hint="eastAsia"/>
          <w:b/>
          <w:bCs/>
        </w:rPr>
        <w:t>下面修改配置</w:t>
      </w:r>
      <w:r>
        <w:rPr>
          <w:rFonts w:eastAsia="方正宋刻本秀楷简体" w:hint="eastAsia"/>
          <w:b/>
          <w:bCs/>
        </w:rPr>
        <w:br/>
      </w:r>
    </w:p>
    <w:p w14:paraId="2F5AD26D" w14:textId="77777777" w:rsidR="00ED6DF6" w:rsidRDefault="00ED6DF6">
      <w:pPr>
        <w:adjustRightInd w:val="0"/>
        <w:snapToGrid w:val="0"/>
        <w:jc w:val="left"/>
        <w:rPr>
          <w:rFonts w:eastAsia="方正宋刻本秀楷简体"/>
        </w:rPr>
      </w:pPr>
      <w:r>
        <w:rPr>
          <w:rFonts w:eastAsia="方正宋刻本秀楷简体" w:hint="eastAsia"/>
        </w:rPr>
        <w:tab/>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sysconfig</w:t>
      </w:r>
      <w:proofErr w:type="spellEnd"/>
      <w:r>
        <w:rPr>
          <w:rFonts w:eastAsia="方正宋刻本秀楷简体" w:hint="eastAsia"/>
        </w:rPr>
        <w:t>/*</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几乎所有服务都会将初始化的一些</w:t>
      </w:r>
      <w:r>
        <w:rPr>
          <w:rFonts w:eastAsia="方正宋刻本秀楷简体" w:hint="eastAsia"/>
          <w:b/>
          <w:bCs/>
        </w:rPr>
        <w:t>选项设置</w:t>
      </w:r>
      <w:r>
        <w:rPr>
          <w:rFonts w:eastAsia="方正宋刻本秀楷简体" w:hint="eastAsia"/>
        </w:rPr>
        <w:t>写入到此目录</w:t>
      </w:r>
    </w:p>
    <w:p w14:paraId="4A4779A9" w14:textId="77777777" w:rsidR="00ED6DF6" w:rsidRDefault="00ED6DF6">
      <w:pPr>
        <w:adjustRightInd w:val="0"/>
        <w:snapToGrid w:val="0"/>
        <w:jc w:val="left"/>
        <w:rPr>
          <w:rFonts w:eastAsia="方正宋刻本秀楷简体"/>
          <w:sz w:val="16"/>
          <w:szCs w:val="20"/>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sz w:val="18"/>
          <w:szCs w:val="21"/>
        </w:rPr>
        <w:t>mandb</w:t>
      </w:r>
      <w:proofErr w:type="spellEnd"/>
      <w:r>
        <w:rPr>
          <w:rFonts w:eastAsia="方正宋刻本秀楷简体" w:hint="eastAsia"/>
          <w:sz w:val="18"/>
          <w:szCs w:val="21"/>
        </w:rPr>
        <w:t>要更新的</w:t>
      </w:r>
      <w:r>
        <w:rPr>
          <w:rFonts w:eastAsia="方正宋刻本秀楷简体" w:hint="eastAsia"/>
          <w:sz w:val="18"/>
          <w:szCs w:val="21"/>
        </w:rPr>
        <w:t>man page</w:t>
      </w:r>
      <w:r>
        <w:rPr>
          <w:rFonts w:eastAsia="方正宋刻本秀楷简体" w:hint="eastAsia"/>
          <w:sz w:val="18"/>
          <w:szCs w:val="21"/>
        </w:rPr>
        <w:t>索引要加的参数写入到此目录下的</w:t>
      </w:r>
      <w:r>
        <w:rPr>
          <w:rFonts w:eastAsia="方正宋刻本秀楷简体" w:hint="eastAsia"/>
          <w:sz w:val="18"/>
          <w:szCs w:val="21"/>
        </w:rPr>
        <w:t>man-db</w:t>
      </w:r>
    </w:p>
    <w:p w14:paraId="33132EF9"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网络设置则写在</w:t>
      </w:r>
      <w:r>
        <w:rPr>
          <w:rFonts w:eastAsia="方正宋刻本秀楷简体" w:hint="eastAsia"/>
        </w:rPr>
        <w:t xml:space="preserve">network-scripts/ </w:t>
      </w:r>
      <w:r>
        <w:rPr>
          <w:rFonts w:eastAsia="方正宋刻本秀楷简体" w:hint="eastAsia"/>
        </w:rPr>
        <w:t>这个目录内</w:t>
      </w:r>
    </w:p>
    <w:p w14:paraId="01FDD37D" w14:textId="77777777" w:rsidR="00ED6DF6" w:rsidRDefault="00ED6DF6">
      <w:pPr>
        <w:adjustRightInd w:val="0"/>
        <w:snapToGrid w:val="0"/>
        <w:jc w:val="left"/>
        <w:rPr>
          <w:rFonts w:eastAsia="方正宋刻本秀楷简体"/>
        </w:rPr>
      </w:pPr>
      <w:r>
        <w:rPr>
          <w:rFonts w:eastAsia="方正宋刻本秀楷简体" w:hint="eastAsia"/>
        </w:rPr>
        <w:tab/>
        <w:t>/var/lib/</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一些会产生数据的服务会将数据写入到</w:t>
      </w:r>
      <w:r>
        <w:rPr>
          <w:rFonts w:eastAsia="方正宋刻本秀楷简体" w:hint="eastAsia"/>
        </w:rPr>
        <w:t>/var/lib/</w:t>
      </w:r>
      <w:r>
        <w:rPr>
          <w:rFonts w:eastAsia="方正宋刻本秀楷简体" w:hint="eastAsia"/>
        </w:rPr>
        <w:t>目录中</w:t>
      </w:r>
    </w:p>
    <w:p w14:paraId="01A70B66"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w:t>
      </w:r>
      <w:proofErr w:type="spellStart"/>
      <w:r>
        <w:rPr>
          <w:rFonts w:eastAsia="方正宋刻本秀楷简体" w:hint="eastAsia"/>
        </w:rPr>
        <w:t>Mariadb</w:t>
      </w:r>
      <w:proofErr w:type="spellEnd"/>
      <w:r>
        <w:rPr>
          <w:rFonts w:eastAsia="方正宋刻本秀楷简体" w:hint="eastAsia"/>
        </w:rPr>
        <w:t>的数据库默认写入</w:t>
      </w:r>
      <w:r>
        <w:rPr>
          <w:rFonts w:eastAsia="方正宋刻本秀楷简体" w:hint="eastAsia"/>
        </w:rPr>
        <w:t xml:space="preserve">/var/lib/mysql/ </w:t>
      </w:r>
    </w:p>
    <w:p w14:paraId="006D0940" w14:textId="77777777" w:rsidR="00ED6DF6" w:rsidRDefault="00ED6DF6">
      <w:pPr>
        <w:adjustRightInd w:val="0"/>
        <w:snapToGrid w:val="0"/>
        <w:jc w:val="left"/>
        <w:rPr>
          <w:rFonts w:eastAsia="方正宋刻本秀楷简体"/>
        </w:rPr>
      </w:pPr>
      <w:r>
        <w:rPr>
          <w:rFonts w:eastAsia="方正宋刻本秀楷简体" w:hint="eastAsia"/>
        </w:rPr>
        <w:tab/>
        <w:t>/run/</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放置许多</w:t>
      </w:r>
      <w:r>
        <w:rPr>
          <w:rFonts w:eastAsia="方正宋刻本秀楷简体" w:hint="eastAsia"/>
        </w:rPr>
        <w:t>daemon</w:t>
      </w:r>
      <w:r>
        <w:rPr>
          <w:rFonts w:eastAsia="方正宋刻本秀楷简体" w:hint="eastAsia"/>
        </w:rPr>
        <w:t>的暂存盘，如</w:t>
      </w:r>
      <w:r>
        <w:rPr>
          <w:rFonts w:eastAsia="方正宋刻本秀楷简体" w:hint="eastAsia"/>
        </w:rPr>
        <w:t>lock file</w:t>
      </w:r>
      <w:r>
        <w:rPr>
          <w:rFonts w:eastAsia="方正宋刻本秀楷简体" w:hint="eastAsia"/>
        </w:rPr>
        <w:t>以及</w:t>
      </w:r>
      <w:r>
        <w:rPr>
          <w:rFonts w:eastAsia="方正宋刻本秀楷简体" w:hint="eastAsia"/>
        </w:rPr>
        <w:t>PID file</w:t>
      </w:r>
    </w:p>
    <w:p w14:paraId="72088168" w14:textId="77777777" w:rsidR="00ED6DF6" w:rsidRDefault="00ED6DF6">
      <w:pPr>
        <w:adjustRightInd w:val="0"/>
        <w:snapToGrid w:val="0"/>
        <w:jc w:val="left"/>
        <w:rPr>
          <w:rFonts w:eastAsia="方正宋刻本秀楷简体"/>
        </w:rPr>
      </w:pPr>
    </w:p>
    <w:p w14:paraId="4B596374" w14:textId="77777777" w:rsidR="00ED6DF6" w:rsidRDefault="00ED6DF6">
      <w:pPr>
        <w:adjustRightInd w:val="0"/>
        <w:snapToGrid w:val="0"/>
        <w:ind w:left="2520" w:firstLine="420"/>
        <w:jc w:val="left"/>
        <w:rPr>
          <w:rFonts w:eastAsia="方正宋刻本秀楷简体"/>
        </w:rPr>
      </w:pPr>
    </w:p>
    <w:p w14:paraId="3F49421E" w14:textId="77777777" w:rsidR="00ED6DF6" w:rsidRDefault="00ED6DF6">
      <w:pPr>
        <w:adjustRightInd w:val="0"/>
        <w:snapToGrid w:val="0"/>
        <w:jc w:val="left"/>
        <w:rPr>
          <w:rFonts w:eastAsia="方正宋刻本秀楷简体"/>
        </w:rPr>
      </w:pPr>
      <w:r>
        <w:rPr>
          <w:rFonts w:eastAsia="方正宋刻本秀楷简体" w:hint="eastAsia"/>
        </w:rPr>
        <w:t>系统开机会不会执行某些服务看</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 xml:space="preserve">/system/ </w:t>
      </w:r>
      <w:r>
        <w:rPr>
          <w:rFonts w:eastAsia="方正宋刻本秀楷简体" w:hint="eastAsia"/>
        </w:rPr>
        <w:t>下面的设置，但仅是链接到</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r>
        <w:rPr>
          <w:rFonts w:eastAsia="方正宋刻本秀楷简体" w:hint="eastAsia"/>
        </w:rPr>
        <w:t>的执行脚本配置文件。</w:t>
      </w:r>
    </w:p>
    <w:p w14:paraId="787A3EBA" w14:textId="77777777" w:rsidR="00ED6DF6" w:rsidRDefault="00ED6DF6">
      <w:pPr>
        <w:adjustRightInd w:val="0"/>
        <w:snapToGrid w:val="0"/>
        <w:jc w:val="left"/>
        <w:rPr>
          <w:rFonts w:eastAsia="方正宋刻本秀楷简体"/>
        </w:rPr>
      </w:pPr>
      <w:r>
        <w:rPr>
          <w:rFonts w:eastAsia="方正宋刻本秀楷简体" w:hint="eastAsia"/>
        </w:rPr>
        <w:t>实际执行的</w:t>
      </w:r>
      <w:proofErr w:type="spellStart"/>
      <w:r>
        <w:rPr>
          <w:rFonts w:eastAsia="方正宋刻本秀楷简体" w:hint="eastAsia"/>
        </w:rPr>
        <w:t>systemd</w:t>
      </w:r>
      <w:proofErr w:type="spellEnd"/>
      <w:r>
        <w:rPr>
          <w:rFonts w:eastAsia="方正宋刻本秀楷简体" w:hint="eastAsia"/>
        </w:rPr>
        <w:t>启动脚本配置文件放置在</w:t>
      </w:r>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 xml:space="preserve">/system/ </w:t>
      </w:r>
      <w:r>
        <w:rPr>
          <w:rFonts w:eastAsia="方正宋刻本秀楷简体" w:hint="eastAsia"/>
        </w:rPr>
        <w:t>下面，在此修改查阅配置文件。</w:t>
      </w:r>
    </w:p>
    <w:p w14:paraId="04C570DE" w14:textId="77777777" w:rsidR="00ED6DF6" w:rsidRDefault="00ED6DF6">
      <w:pPr>
        <w:adjustRightInd w:val="0"/>
        <w:snapToGrid w:val="0"/>
        <w:jc w:val="left"/>
        <w:rPr>
          <w:rFonts w:eastAsia="方正宋刻本秀楷简体"/>
        </w:rPr>
      </w:pPr>
    </w:p>
    <w:p w14:paraId="25879B8A" w14:textId="77777777" w:rsidR="00ED6DF6" w:rsidRDefault="00ED6DF6">
      <w:pPr>
        <w:adjustRightInd w:val="0"/>
        <w:snapToGrid w:val="0"/>
        <w:jc w:val="left"/>
        <w:rPr>
          <w:rFonts w:eastAsia="方正宋刻本秀楷简体"/>
        </w:rPr>
      </w:pPr>
    </w:p>
    <w:p w14:paraId="5E66BB06"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list-sockets </w:t>
      </w:r>
      <w:r>
        <w:rPr>
          <w:rFonts w:eastAsia="方正宋刻本秀楷简体" w:hint="eastAsia"/>
        </w:rPr>
        <w:tab/>
      </w:r>
      <w:r>
        <w:rPr>
          <w:rFonts w:eastAsia="方正宋刻本秀楷简体" w:hint="eastAsia"/>
        </w:rPr>
        <w:t>查看</w:t>
      </w:r>
      <w:r>
        <w:rPr>
          <w:rFonts w:eastAsia="方正宋刻本秀楷简体" w:hint="eastAsia"/>
        </w:rPr>
        <w:t xml:space="preserve">socket </w:t>
      </w:r>
      <w:r>
        <w:rPr>
          <w:rFonts w:eastAsia="方正宋刻本秀楷简体" w:hint="eastAsia"/>
        </w:rPr>
        <w:t>服务，知道正在监听本机服务需求的</w:t>
      </w:r>
      <w:r>
        <w:rPr>
          <w:rFonts w:eastAsia="方正宋刻本秀楷简体" w:hint="eastAsia"/>
        </w:rPr>
        <w:t>socket file</w:t>
      </w:r>
      <w:r>
        <w:rPr>
          <w:rFonts w:eastAsia="方正宋刻本秀楷简体" w:hint="eastAsia"/>
        </w:rPr>
        <w:t>位置</w:t>
      </w:r>
      <w:r>
        <w:rPr>
          <w:rFonts w:eastAsia="方正宋刻本秀楷简体" w:hint="eastAsia"/>
        </w:rPr>
        <w:t xml:space="preserve"> </w:t>
      </w:r>
    </w:p>
    <w:p w14:paraId="2621B05F"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网络服务与端口对应简介</w:t>
      </w:r>
      <w:r>
        <w:rPr>
          <w:rFonts w:eastAsia="方正宋刻本秀楷简体" w:hint="eastAsia"/>
          <w:b/>
          <w:bCs/>
          <w:sz w:val="40"/>
          <w:szCs w:val="48"/>
        </w:rPr>
        <w:t xml:space="preserve"> </w:t>
      </w:r>
    </w:p>
    <w:p w14:paraId="7577E228" w14:textId="77777777" w:rsidR="00ED6DF6" w:rsidRDefault="00ED6DF6">
      <w:pPr>
        <w:adjustRightInd w:val="0"/>
        <w:snapToGrid w:val="0"/>
        <w:jc w:val="left"/>
        <w:rPr>
          <w:rFonts w:eastAsia="方正宋刻本秀楷简体"/>
        </w:rPr>
      </w:pPr>
      <w:r>
        <w:rPr>
          <w:rFonts w:eastAsia="方正宋刻本秀楷简体" w:hint="eastAsia"/>
        </w:rPr>
        <w:tab/>
      </w:r>
      <w:hyperlink r:id="rId28" w:history="1">
        <w:r>
          <w:rPr>
            <w:rStyle w:val="a3"/>
            <w:rFonts w:eastAsia="方正宋刻本秀楷简体" w:hint="eastAsia"/>
          </w:rPr>
          <w:t>http://ftp.ksu.edu.tw/</w:t>
        </w:r>
      </w:hyperlink>
      <w:r>
        <w:rPr>
          <w:rFonts w:eastAsia="方正宋刻本秀楷简体" w:hint="eastAsia"/>
        </w:rPr>
        <w:tab/>
      </w:r>
      <w:r>
        <w:rPr>
          <w:rFonts w:eastAsia="方正宋刻本秀楷简体" w:hint="eastAsia"/>
        </w:rPr>
        <w:tab/>
      </w:r>
      <w:r>
        <w:rPr>
          <w:rFonts w:eastAsia="方正宋刻本秀楷简体" w:hint="eastAsia"/>
        </w:rPr>
        <w:tab/>
        <w:t xml:space="preserve">ftp://ftp.ksu.edu.tw/ </w:t>
      </w:r>
    </w:p>
    <w:p w14:paraId="132C1AD6" w14:textId="77777777" w:rsidR="00ED6DF6" w:rsidRDefault="00ED6DF6">
      <w:pPr>
        <w:adjustRightInd w:val="0"/>
        <w:snapToGrid w:val="0"/>
        <w:jc w:val="left"/>
        <w:rPr>
          <w:rFonts w:eastAsia="方正宋刻本秀楷简体"/>
        </w:rPr>
      </w:pPr>
      <w:r>
        <w:rPr>
          <w:rFonts w:eastAsia="方正宋刻本秀楷简体" w:hint="eastAsia"/>
        </w:rPr>
        <w:t>两个网址都是指向</w:t>
      </w:r>
      <w:r>
        <w:rPr>
          <w:rFonts w:eastAsia="方正宋刻本秀楷简体" w:hint="eastAsia"/>
        </w:rPr>
        <w:t xml:space="preserve"> ftp.ksu.edu.tw</w:t>
      </w:r>
      <w:r>
        <w:rPr>
          <w:rFonts w:eastAsia="方正宋刻本秀楷简体" w:hint="eastAsia"/>
        </w:rPr>
        <w:t>的</w:t>
      </w:r>
      <w:r>
        <w:rPr>
          <w:rFonts w:eastAsia="方正宋刻本秀楷简体" w:hint="eastAsia"/>
        </w:rPr>
        <w:t>FTP</w:t>
      </w:r>
      <w:r>
        <w:rPr>
          <w:rFonts w:eastAsia="方正宋刻本秀楷简体" w:hint="eastAsia"/>
        </w:rPr>
        <w:t>网站，但是浏览器上面显示的结果却是不一样</w:t>
      </w:r>
      <w:r>
        <w:rPr>
          <w:rFonts w:eastAsia="方正宋刻本秀楷简体" w:hint="eastAsia"/>
        </w:rPr>
        <w:t xml:space="preserve"> </w:t>
      </w:r>
    </w:p>
    <w:p w14:paraId="1E0E326D" w14:textId="77777777" w:rsidR="00ED6DF6" w:rsidRDefault="00ED6DF6">
      <w:pPr>
        <w:adjustRightInd w:val="0"/>
        <w:snapToGrid w:val="0"/>
        <w:jc w:val="left"/>
        <w:rPr>
          <w:rFonts w:eastAsia="方正宋刻本秀楷简体"/>
        </w:rPr>
      </w:pPr>
      <w:r>
        <w:rPr>
          <w:rFonts w:eastAsia="方正宋刻本秀楷简体" w:hint="eastAsia"/>
        </w:rPr>
        <w:t>指向不同的服务，一个是</w:t>
      </w:r>
      <w:r>
        <w:rPr>
          <w:rFonts w:eastAsia="方正宋刻本秀楷简体" w:hint="eastAsia"/>
        </w:rPr>
        <w:t xml:space="preserve"> http </w:t>
      </w:r>
      <w:r>
        <w:rPr>
          <w:rFonts w:eastAsia="方正宋刻本秀楷简体" w:hint="eastAsia"/>
        </w:rPr>
        <w:t>这个</w:t>
      </w:r>
      <w:r>
        <w:rPr>
          <w:rFonts w:eastAsia="方正宋刻本秀楷简体" w:hint="eastAsia"/>
        </w:rPr>
        <w:t>WWW</w:t>
      </w:r>
      <w:r>
        <w:rPr>
          <w:rFonts w:eastAsia="方正宋刻本秀楷简体" w:hint="eastAsia"/>
        </w:rPr>
        <w:t>的服务，一个则是</w:t>
      </w:r>
      <w:r>
        <w:rPr>
          <w:rFonts w:eastAsia="方正宋刻本秀楷简体" w:hint="eastAsia"/>
        </w:rPr>
        <w:t>ftp</w:t>
      </w:r>
      <w:r>
        <w:rPr>
          <w:rFonts w:eastAsia="方正宋刻本秀楷简体" w:hint="eastAsia"/>
        </w:rPr>
        <w:t>这个文件传输服务</w:t>
      </w:r>
      <w:r>
        <w:rPr>
          <w:rFonts w:eastAsia="方正宋刻本秀楷简体" w:hint="eastAsia"/>
        </w:rPr>
        <w:t xml:space="preserve"> </w:t>
      </w:r>
    </w:p>
    <w:p w14:paraId="21B1394B" w14:textId="77777777" w:rsidR="00ED6DF6" w:rsidRDefault="00ED6DF6">
      <w:pPr>
        <w:adjustRightInd w:val="0"/>
        <w:snapToGrid w:val="0"/>
        <w:jc w:val="left"/>
        <w:rPr>
          <w:rFonts w:eastAsia="方正宋刻本秀楷简体"/>
        </w:rPr>
      </w:pPr>
    </w:p>
    <w:p w14:paraId="26EFC6D8" w14:textId="77777777" w:rsidR="00ED6DF6" w:rsidRDefault="00ED6DF6">
      <w:pPr>
        <w:adjustRightInd w:val="0"/>
        <w:snapToGrid w:val="0"/>
        <w:jc w:val="left"/>
        <w:rPr>
          <w:rFonts w:eastAsia="方正宋刻本秀楷简体"/>
        </w:rPr>
      </w:pPr>
      <w:r>
        <w:rPr>
          <w:rFonts w:eastAsia="方正宋刻本秀楷简体" w:hint="eastAsia"/>
          <w:b/>
          <w:bCs/>
        </w:rPr>
        <w:t>通讯协定</w:t>
      </w:r>
      <w:r>
        <w:rPr>
          <w:rFonts w:eastAsia="方正宋刻本秀楷简体" w:hint="eastAsia"/>
        </w:rPr>
        <w:t>：统一整个网际网络的端口号对应服务的功能，好让所有的主机都能够使用相同的机制来提供服务与要求服务，有些约定俗成的服务都放置在同一个端口号上面</w:t>
      </w:r>
      <w:r>
        <w:rPr>
          <w:rFonts w:eastAsia="方正宋刻本秀楷简体" w:hint="eastAsia"/>
        </w:rPr>
        <w:t xml:space="preserve"> </w:t>
      </w:r>
    </w:p>
    <w:p w14:paraId="57AC02B7" w14:textId="77777777" w:rsidR="00ED6DF6" w:rsidRDefault="00ED6DF6">
      <w:pPr>
        <w:adjustRightInd w:val="0"/>
        <w:snapToGrid w:val="0"/>
        <w:jc w:val="left"/>
        <w:rPr>
          <w:rFonts w:eastAsia="方正宋刻本秀楷简体"/>
        </w:rPr>
      </w:pPr>
      <w:r>
        <w:rPr>
          <w:rFonts w:eastAsia="方正宋刻本秀楷简体" w:hint="eastAsia"/>
        </w:rPr>
        <w:tab/>
        <w:t>cat /</w:t>
      </w:r>
      <w:proofErr w:type="spellStart"/>
      <w:r>
        <w:rPr>
          <w:rFonts w:eastAsia="方正宋刻本秀楷简体" w:hint="eastAsia"/>
        </w:rPr>
        <w:t>etc</w:t>
      </w:r>
      <w:proofErr w:type="spellEnd"/>
      <w:r>
        <w:rPr>
          <w:rFonts w:eastAsia="方正宋刻本秀楷简体" w:hint="eastAsia"/>
        </w:rPr>
        <w:t>/services</w:t>
      </w:r>
      <w:r>
        <w:rPr>
          <w:rFonts w:eastAsia="方正宋刻本秀楷简体" w:hint="eastAsia"/>
        </w:rPr>
        <w:br/>
      </w:r>
      <w:r>
        <w:rPr>
          <w:rFonts w:eastAsia="方正宋刻本秀楷简体" w:hint="eastAsia"/>
        </w:rPr>
        <w:tab/>
        <w:t xml:space="preserve">ftp </w:t>
      </w:r>
      <w:r>
        <w:rPr>
          <w:rFonts w:eastAsia="方正宋刻本秀楷简体" w:hint="eastAsia"/>
        </w:rPr>
        <w:tab/>
      </w:r>
      <w:r>
        <w:rPr>
          <w:rFonts w:eastAsia="方正宋刻本秀楷简体" w:hint="eastAsia"/>
        </w:rPr>
        <w:tab/>
        <w:t>21/</w:t>
      </w:r>
      <w:proofErr w:type="spellStart"/>
      <w:r>
        <w:rPr>
          <w:rFonts w:eastAsia="方正宋刻本秀楷简体" w:hint="eastAsia"/>
        </w:rPr>
        <w:t>tcp</w:t>
      </w:r>
      <w:proofErr w:type="spellEnd"/>
      <w:r>
        <w:rPr>
          <w:rFonts w:eastAsia="方正宋刻本秀楷简体" w:hint="eastAsia"/>
        </w:rPr>
        <w:br/>
      </w:r>
      <w:r>
        <w:rPr>
          <w:rFonts w:eastAsia="方正宋刻本秀楷简体" w:hint="eastAsia"/>
        </w:rPr>
        <w:tab/>
        <w:t>ftp</w:t>
      </w:r>
      <w:r>
        <w:rPr>
          <w:rFonts w:eastAsia="方正宋刻本秀楷简体" w:hint="eastAsia"/>
        </w:rPr>
        <w:tab/>
      </w:r>
      <w:r>
        <w:rPr>
          <w:rFonts w:eastAsia="方正宋刻本秀楷简体" w:hint="eastAsia"/>
        </w:rPr>
        <w:tab/>
        <w:t xml:space="preserve"> 21/</w:t>
      </w:r>
      <w:proofErr w:type="spellStart"/>
      <w:r>
        <w:rPr>
          <w:rFonts w:eastAsia="方正宋刻本秀楷简体" w:hint="eastAsia"/>
        </w:rPr>
        <w:t>udp</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proofErr w:type="spellStart"/>
      <w:r>
        <w:rPr>
          <w:rFonts w:eastAsia="方正宋刻本秀楷简体" w:hint="eastAsia"/>
        </w:rPr>
        <w:t>fsp</w:t>
      </w:r>
      <w:proofErr w:type="spellEnd"/>
      <w:r>
        <w:rPr>
          <w:rFonts w:eastAsia="方正宋刻本秀楷简体" w:hint="eastAsia"/>
        </w:rPr>
        <w:t xml:space="preserve"> </w:t>
      </w:r>
      <w:proofErr w:type="spellStart"/>
      <w:r>
        <w:rPr>
          <w:rFonts w:eastAsia="方正宋刻本秀楷简体" w:hint="eastAsia"/>
        </w:rPr>
        <w:t>fspd</w:t>
      </w:r>
      <w:proofErr w:type="spellEnd"/>
      <w:r>
        <w:rPr>
          <w:rFonts w:eastAsia="方正宋刻本秀楷简体" w:hint="eastAsia"/>
        </w:rPr>
        <w:br/>
      </w:r>
      <w:r>
        <w:rPr>
          <w:rFonts w:eastAsia="方正宋刻本秀楷简体" w:hint="eastAsia"/>
        </w:rPr>
        <w:tab/>
      </w:r>
      <w:proofErr w:type="spellStart"/>
      <w:r>
        <w:rPr>
          <w:rFonts w:eastAsia="方正宋刻本秀楷简体" w:hint="eastAsia"/>
        </w:rPr>
        <w:t>ssh</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t>22/</w:t>
      </w:r>
      <w:proofErr w:type="spellStart"/>
      <w:r>
        <w:rPr>
          <w:rFonts w:eastAsia="方正宋刻本秀楷简体" w:hint="eastAsia"/>
        </w:rPr>
        <w:t>tcp</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The Secure Shell </w:t>
      </w:r>
      <w:r>
        <w:rPr>
          <w:rFonts w:eastAsia="方正宋刻本秀楷简体" w:hint="eastAsia"/>
        </w:rPr>
        <w:t>（</w:t>
      </w:r>
      <w:r>
        <w:rPr>
          <w:rFonts w:eastAsia="方正宋刻本秀楷简体" w:hint="eastAsia"/>
        </w:rPr>
        <w:t>SSH</w:t>
      </w:r>
      <w:r>
        <w:rPr>
          <w:rFonts w:eastAsia="方正宋刻本秀楷简体" w:hint="eastAsia"/>
        </w:rPr>
        <w:t>）</w:t>
      </w:r>
      <w:r>
        <w:rPr>
          <w:rFonts w:eastAsia="方正宋刻本秀楷简体" w:hint="eastAsia"/>
        </w:rPr>
        <w:t xml:space="preserve"> Protocol</w:t>
      </w:r>
      <w:r>
        <w:rPr>
          <w:rFonts w:eastAsia="方正宋刻本秀楷简体" w:hint="eastAsia"/>
        </w:rPr>
        <w:br/>
      </w:r>
      <w:r>
        <w:rPr>
          <w:rFonts w:eastAsia="方正宋刻本秀楷简体" w:hint="eastAsia"/>
        </w:rPr>
        <w:tab/>
      </w:r>
      <w:proofErr w:type="spellStart"/>
      <w:r>
        <w:rPr>
          <w:rFonts w:eastAsia="方正宋刻本秀楷简体" w:hint="eastAsia"/>
        </w:rPr>
        <w:t>ssh</w:t>
      </w:r>
      <w:proofErr w:type="spellEnd"/>
      <w:r>
        <w:rPr>
          <w:rFonts w:eastAsia="方正宋刻本秀楷简体" w:hint="eastAsia"/>
        </w:rPr>
        <w:tab/>
      </w:r>
      <w:r>
        <w:rPr>
          <w:rFonts w:eastAsia="方正宋刻本秀楷简体" w:hint="eastAsia"/>
        </w:rPr>
        <w:tab/>
        <w:t xml:space="preserve"> 22/</w:t>
      </w:r>
      <w:proofErr w:type="spellStart"/>
      <w:r>
        <w:rPr>
          <w:rFonts w:eastAsia="方正宋刻本秀楷简体" w:hint="eastAsia"/>
        </w:rPr>
        <w:t>udp</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The Secure Shell </w:t>
      </w:r>
      <w:r>
        <w:rPr>
          <w:rFonts w:eastAsia="方正宋刻本秀楷简体" w:hint="eastAsia"/>
        </w:rPr>
        <w:t>（</w:t>
      </w:r>
      <w:r>
        <w:rPr>
          <w:rFonts w:eastAsia="方正宋刻本秀楷简体" w:hint="eastAsia"/>
        </w:rPr>
        <w:t>SSH</w:t>
      </w:r>
      <w:r>
        <w:rPr>
          <w:rFonts w:eastAsia="方正宋刻本秀楷简体" w:hint="eastAsia"/>
        </w:rPr>
        <w:t>）</w:t>
      </w:r>
      <w:r>
        <w:rPr>
          <w:rFonts w:eastAsia="方正宋刻本秀楷简体" w:hint="eastAsia"/>
        </w:rPr>
        <w:t xml:space="preserve"> Protocol</w:t>
      </w:r>
      <w:r>
        <w:rPr>
          <w:rFonts w:eastAsia="方正宋刻本秀楷简体" w:hint="eastAsia"/>
        </w:rPr>
        <w:br/>
      </w:r>
      <w:r>
        <w:rPr>
          <w:rFonts w:eastAsia="方正宋刻本秀楷简体" w:hint="eastAsia"/>
        </w:rPr>
        <w:tab/>
        <w:t xml:space="preserve">http </w:t>
      </w:r>
      <w:r>
        <w:rPr>
          <w:rFonts w:eastAsia="方正宋刻本秀楷简体" w:hint="eastAsia"/>
        </w:rPr>
        <w:tab/>
      </w:r>
      <w:r>
        <w:rPr>
          <w:rFonts w:eastAsia="方正宋刻本秀楷简体" w:hint="eastAsia"/>
        </w:rPr>
        <w:tab/>
        <w:t>80/</w:t>
      </w:r>
      <w:proofErr w:type="spellStart"/>
      <w:r>
        <w:rPr>
          <w:rFonts w:eastAsia="方正宋刻本秀楷简体" w:hint="eastAsia"/>
        </w:rPr>
        <w:t>tcp</w:t>
      </w:r>
      <w:proofErr w:type="spellEnd"/>
      <w:r>
        <w:rPr>
          <w:rFonts w:eastAsia="方正宋刻本秀楷简体" w:hint="eastAsia"/>
        </w:rPr>
        <w:tab/>
      </w:r>
      <w:r>
        <w:rPr>
          <w:rFonts w:eastAsia="方正宋刻本秀楷简体" w:hint="eastAsia"/>
        </w:rPr>
        <w:tab/>
      </w:r>
      <w:proofErr w:type="gramStart"/>
      <w:r>
        <w:rPr>
          <w:rFonts w:eastAsia="方正宋刻本秀楷简体" w:hint="eastAsia"/>
        </w:rPr>
        <w:t xml:space="preserve"> www www</w:t>
      </w:r>
      <w:proofErr w:type="gramEnd"/>
      <w:r>
        <w:rPr>
          <w:rFonts w:eastAsia="方正宋刻本秀楷简体" w:hint="eastAsia"/>
        </w:rPr>
        <w:t>-http</w:t>
      </w:r>
      <w:r>
        <w:rPr>
          <w:rFonts w:eastAsia="方正宋刻本秀楷简体" w:hint="eastAsia"/>
        </w:rPr>
        <w:tab/>
      </w:r>
      <w:r>
        <w:rPr>
          <w:rFonts w:eastAsia="方正宋刻本秀楷简体" w:hint="eastAsia"/>
        </w:rPr>
        <w:tab/>
        <w:t xml:space="preserve"> # </w:t>
      </w:r>
      <w:proofErr w:type="spellStart"/>
      <w:r>
        <w:rPr>
          <w:rFonts w:eastAsia="方正宋刻本秀楷简体" w:hint="eastAsia"/>
        </w:rPr>
        <w:t>WorldWideWeb</w:t>
      </w:r>
      <w:proofErr w:type="spellEnd"/>
      <w:r>
        <w:rPr>
          <w:rFonts w:eastAsia="方正宋刻本秀楷简体" w:hint="eastAsia"/>
        </w:rPr>
        <w:t xml:space="preserve"> HTTP</w:t>
      </w:r>
      <w:r>
        <w:rPr>
          <w:rFonts w:eastAsia="方正宋刻本秀楷简体" w:hint="eastAsia"/>
        </w:rPr>
        <w:br/>
      </w:r>
      <w:r>
        <w:rPr>
          <w:rFonts w:eastAsia="方正宋刻本秀楷简体" w:hint="eastAsia"/>
        </w:rPr>
        <w:tab/>
      </w:r>
      <w:proofErr w:type="spellStart"/>
      <w:r>
        <w:rPr>
          <w:rFonts w:eastAsia="方正宋刻本秀楷简体" w:hint="eastAsia"/>
        </w:rPr>
        <w:t>http</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t>80/</w:t>
      </w:r>
      <w:proofErr w:type="spellStart"/>
      <w:r>
        <w:rPr>
          <w:rFonts w:eastAsia="方正宋刻本秀楷简体" w:hint="eastAsia"/>
        </w:rPr>
        <w:t>udp</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t xml:space="preserve">www www-http </w:t>
      </w:r>
      <w:r>
        <w:rPr>
          <w:rFonts w:eastAsia="方正宋刻本秀楷简体" w:hint="eastAsia"/>
        </w:rPr>
        <w:tab/>
      </w:r>
      <w:r>
        <w:rPr>
          <w:rFonts w:eastAsia="方正宋刻本秀楷简体" w:hint="eastAsia"/>
        </w:rPr>
        <w:tab/>
        <w:t xml:space="preserve"> </w:t>
      </w:r>
      <w:proofErr w:type="spellStart"/>
      <w:r>
        <w:rPr>
          <w:rFonts w:eastAsia="方正宋刻本秀楷简体" w:hint="eastAsia"/>
        </w:rPr>
        <w:t>HyperText</w:t>
      </w:r>
      <w:proofErr w:type="spellEnd"/>
      <w:r>
        <w:rPr>
          <w:rFonts w:eastAsia="方正宋刻本秀楷简体" w:hint="eastAsia"/>
        </w:rPr>
        <w:t xml:space="preserve"> Transfer Protocol</w:t>
      </w:r>
    </w:p>
    <w:p w14:paraId="7CF113CC" w14:textId="77777777" w:rsidR="00ED6DF6" w:rsidRDefault="00ED6DF6">
      <w:pPr>
        <w:adjustRightInd w:val="0"/>
        <w:snapToGrid w:val="0"/>
        <w:jc w:val="left"/>
        <w:rPr>
          <w:rFonts w:eastAsia="方正宋刻本秀楷简体"/>
        </w:rPr>
      </w:pPr>
      <w:r>
        <w:rPr>
          <w:rFonts w:eastAsia="方正宋刻本秀楷简体" w:hint="eastAsia"/>
        </w:rPr>
        <w:br/>
      </w:r>
      <w:r>
        <w:rPr>
          <w:rFonts w:eastAsia="方正宋刻本秀楷简体" w:hint="eastAsia"/>
        </w:rPr>
        <w:tab/>
        <w:t xml:space="preserve"># </w:t>
      </w:r>
      <w:r>
        <w:rPr>
          <w:rFonts w:eastAsia="方正宋刻本秀楷简体" w:hint="eastAsia"/>
        </w:rPr>
        <w:t>这个文件的内容是以下面的方式来编排的：</w:t>
      </w:r>
      <w:r>
        <w:rPr>
          <w:rFonts w:eastAsia="方正宋刻本秀楷简体" w:hint="eastAsia"/>
        </w:rPr>
        <w:br/>
      </w:r>
      <w:r>
        <w:rPr>
          <w:rFonts w:eastAsia="方正宋刻本秀楷简体" w:hint="eastAsia"/>
        </w:rPr>
        <w:tab/>
        <w:t># &lt;daemon name&gt; &lt;port/</w:t>
      </w:r>
      <w:r>
        <w:rPr>
          <w:rFonts w:eastAsia="方正宋刻本秀楷简体" w:hint="eastAsia"/>
        </w:rPr>
        <w:t>封包协定</w:t>
      </w:r>
      <w:r>
        <w:rPr>
          <w:rFonts w:eastAsia="方正宋刻本秀楷简体" w:hint="eastAsia"/>
        </w:rPr>
        <w:t>&gt; &lt;</w:t>
      </w:r>
      <w:r>
        <w:rPr>
          <w:rFonts w:eastAsia="方正宋刻本秀楷简体" w:hint="eastAsia"/>
        </w:rPr>
        <w:t>该服务的说明</w:t>
      </w:r>
      <w:r>
        <w:rPr>
          <w:rFonts w:eastAsia="方正宋刻本秀楷简体" w:hint="eastAsia"/>
        </w:rPr>
        <w:t xml:space="preserve">&gt; </w:t>
      </w:r>
    </w:p>
    <w:p w14:paraId="479179D6"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封包协议：可靠连线的</w:t>
      </w:r>
      <w:r>
        <w:rPr>
          <w:rFonts w:eastAsia="方正宋刻本秀楷简体" w:hint="eastAsia"/>
        </w:rPr>
        <w:t xml:space="preserve"> TCP </w:t>
      </w:r>
      <w:r>
        <w:rPr>
          <w:rFonts w:eastAsia="方正宋刻本秀楷简体" w:hint="eastAsia"/>
        </w:rPr>
        <w:t>封包以及较快速但为非连线导向的</w:t>
      </w:r>
      <w:r>
        <w:rPr>
          <w:rFonts w:eastAsia="方正宋刻本秀楷简体" w:hint="eastAsia"/>
        </w:rPr>
        <w:t xml:space="preserve"> UDP </w:t>
      </w:r>
    </w:p>
    <w:p w14:paraId="32FBE2FB" w14:textId="77777777" w:rsidR="00ED6DF6" w:rsidRDefault="00ED6DF6">
      <w:pPr>
        <w:adjustRightInd w:val="0"/>
        <w:snapToGrid w:val="0"/>
        <w:jc w:val="left"/>
        <w:rPr>
          <w:rFonts w:eastAsia="方正宋刻本秀楷简体"/>
        </w:rPr>
      </w:pPr>
    </w:p>
    <w:p w14:paraId="043F81AB" w14:textId="77777777" w:rsidR="00ED6DF6" w:rsidRDefault="00ED6DF6">
      <w:pPr>
        <w:adjustRightInd w:val="0"/>
        <w:snapToGrid w:val="0"/>
        <w:jc w:val="left"/>
        <w:rPr>
          <w:rFonts w:eastAsia="方正宋刻本秀楷简体"/>
        </w:rPr>
      </w:pPr>
      <w:r>
        <w:rPr>
          <w:rFonts w:eastAsia="方正宋刻本秀楷简体" w:hint="eastAsia"/>
        </w:rPr>
        <w:t>可以修改</w:t>
      </w:r>
      <w:r>
        <w:rPr>
          <w:rFonts w:eastAsia="方正宋刻本秀楷简体" w:hint="eastAsia"/>
        </w:rPr>
        <w:t>/etc/services</w:t>
      </w:r>
      <w:r>
        <w:rPr>
          <w:rFonts w:eastAsia="方正宋刻本秀楷简体" w:hint="eastAsia"/>
        </w:rPr>
        <w:t>更改端口号，并不建议如此，因为很有可能会造成一些协定的错误</w:t>
      </w:r>
    </w:p>
    <w:p w14:paraId="135E1F5E" w14:textId="77777777" w:rsidR="00ED6DF6" w:rsidRDefault="00ED6DF6">
      <w:pPr>
        <w:adjustRightInd w:val="0"/>
        <w:snapToGrid w:val="0"/>
        <w:jc w:val="left"/>
        <w:rPr>
          <w:rFonts w:eastAsia="方正宋刻本秀楷简体"/>
        </w:rPr>
      </w:pPr>
      <w:r>
        <w:rPr>
          <w:rFonts w:eastAsia="方正宋刻本秀楷简体" w:hint="eastAsia"/>
        </w:rPr>
        <w:t>除非你要架设一个地下网站，否则的话，使用</w:t>
      </w:r>
      <w:r>
        <w:rPr>
          <w:rFonts w:eastAsia="方正宋刻本秀楷简体" w:hint="eastAsia"/>
        </w:rPr>
        <w:t>/etc/services</w:t>
      </w:r>
      <w:r>
        <w:rPr>
          <w:rFonts w:eastAsia="方正宋刻本秀楷简体" w:hint="eastAsia"/>
        </w:rPr>
        <w:t>原先的设置就好</w:t>
      </w:r>
      <w:r>
        <w:rPr>
          <w:rFonts w:eastAsia="方正宋刻本秀楷简体" w:hint="eastAsia"/>
        </w:rPr>
        <w:t xml:space="preserve"> </w:t>
      </w:r>
    </w:p>
    <w:p w14:paraId="1CE60D00" w14:textId="77777777" w:rsidR="00ED6DF6" w:rsidRDefault="00ED6DF6">
      <w:pPr>
        <w:adjustRightInd w:val="0"/>
        <w:snapToGrid w:val="0"/>
        <w:jc w:val="left"/>
        <w:rPr>
          <w:rFonts w:eastAsia="方正宋刻本秀楷简体"/>
        </w:rPr>
      </w:pPr>
    </w:p>
    <w:p w14:paraId="408D8727" w14:textId="77777777" w:rsidR="00ED6DF6" w:rsidRDefault="00ED6DF6">
      <w:pPr>
        <w:adjustRightInd w:val="0"/>
        <w:snapToGrid w:val="0"/>
        <w:jc w:val="left"/>
        <w:rPr>
          <w:rFonts w:eastAsia="方正宋刻本秀楷简体"/>
          <w:b/>
          <w:bCs/>
          <w:sz w:val="28"/>
          <w:szCs w:val="36"/>
        </w:rPr>
      </w:pPr>
      <w:r>
        <w:rPr>
          <w:rFonts w:eastAsia="方正宋刻本秀楷简体" w:hint="eastAsia"/>
          <w:b/>
          <w:bCs/>
          <w:sz w:val="28"/>
          <w:szCs w:val="36"/>
        </w:rPr>
        <w:t>管壁网络服务</w:t>
      </w:r>
    </w:p>
    <w:p w14:paraId="1086A7F5" w14:textId="77777777" w:rsidR="00ED6DF6" w:rsidRDefault="00ED6DF6">
      <w:pPr>
        <w:adjustRightInd w:val="0"/>
        <w:snapToGrid w:val="0"/>
        <w:jc w:val="left"/>
        <w:rPr>
          <w:rFonts w:eastAsia="方正宋刻本秀楷简体"/>
        </w:rPr>
      </w:pPr>
    </w:p>
    <w:p w14:paraId="18E60BBE" w14:textId="77777777" w:rsidR="00ED6DF6" w:rsidRDefault="00ED6DF6">
      <w:pPr>
        <w:adjustRightInd w:val="0"/>
        <w:snapToGrid w:val="0"/>
        <w:jc w:val="left"/>
        <w:rPr>
          <w:rFonts w:eastAsia="方正宋刻本秀楷简体"/>
        </w:rPr>
      </w:pPr>
      <w:r>
        <w:rPr>
          <w:rFonts w:eastAsia="方正宋刻本秀楷简体" w:hint="eastAsia"/>
        </w:rPr>
        <w:t>使用</w:t>
      </w:r>
      <w:proofErr w:type="spellStart"/>
      <w:r>
        <w:rPr>
          <w:rFonts w:eastAsia="方正宋刻本秀楷简体" w:hint="eastAsia"/>
        </w:rPr>
        <w:t>systemctl</w:t>
      </w:r>
      <w:proofErr w:type="spellEnd"/>
      <w:r>
        <w:rPr>
          <w:rFonts w:eastAsia="方正宋刻本秀楷简体" w:hint="eastAsia"/>
        </w:rPr>
        <w:t>去观察启动的服务时，发现很多个</w:t>
      </w:r>
      <w:r>
        <w:rPr>
          <w:rFonts w:eastAsia="方正宋刻本秀楷简体" w:hint="eastAsia"/>
        </w:rPr>
        <w:t>daemon</w:t>
      </w:r>
      <w:r>
        <w:rPr>
          <w:rFonts w:eastAsia="方正宋刻本秀楷简体" w:hint="eastAsia"/>
        </w:rPr>
        <w:t>，其实</w:t>
      </w:r>
      <w:proofErr w:type="spellStart"/>
      <w:r>
        <w:rPr>
          <w:rFonts w:eastAsia="方正宋刻本秀楷简体" w:hint="eastAsia"/>
        </w:rPr>
        <w:t>systemd</w:t>
      </w:r>
      <w:proofErr w:type="spellEnd"/>
      <w:r>
        <w:rPr>
          <w:rFonts w:eastAsia="方正宋刻本秀楷简体" w:hint="eastAsia"/>
        </w:rPr>
        <w:t>将许多原本不被列为</w:t>
      </w:r>
      <w:r>
        <w:rPr>
          <w:rFonts w:eastAsia="方正宋刻本秀楷简体" w:hint="eastAsia"/>
        </w:rPr>
        <w:t xml:space="preserve">daemon </w:t>
      </w:r>
      <w:r>
        <w:rPr>
          <w:rFonts w:eastAsia="方正宋刻本秀楷简体" w:hint="eastAsia"/>
        </w:rPr>
        <w:t>的程序都纳入到</w:t>
      </w:r>
      <w:proofErr w:type="spellStart"/>
      <w:r>
        <w:rPr>
          <w:rFonts w:eastAsia="方正宋刻本秀楷简体" w:hint="eastAsia"/>
        </w:rPr>
        <w:t>systemd</w:t>
      </w:r>
      <w:proofErr w:type="spellEnd"/>
      <w:r>
        <w:rPr>
          <w:rFonts w:eastAsia="方正宋刻本秀楷简体" w:hint="eastAsia"/>
        </w:rPr>
        <w:t>的管辖监测范围内</w:t>
      </w:r>
    </w:p>
    <w:p w14:paraId="4C5D322B" w14:textId="77777777" w:rsidR="00ED6DF6" w:rsidRDefault="00ED6DF6">
      <w:pPr>
        <w:adjustRightInd w:val="0"/>
        <w:snapToGrid w:val="0"/>
        <w:jc w:val="left"/>
        <w:rPr>
          <w:rFonts w:eastAsia="方正宋刻本秀楷简体"/>
        </w:rPr>
      </w:pPr>
      <w:r>
        <w:rPr>
          <w:rFonts w:eastAsia="方正宋刻本秀楷简体" w:hint="eastAsia"/>
        </w:rPr>
        <w:t>那些大部分都属于</w:t>
      </w:r>
      <w:r>
        <w:rPr>
          <w:rFonts w:eastAsia="方正宋刻本秀楷简体" w:hint="eastAsia"/>
        </w:rPr>
        <w:t xml:space="preserve">Linux </w:t>
      </w:r>
      <w:proofErr w:type="gramStart"/>
      <w:r>
        <w:rPr>
          <w:rFonts w:eastAsia="方正宋刻本秀楷简体" w:hint="eastAsia"/>
        </w:rPr>
        <w:t>统基础</w:t>
      </w:r>
      <w:proofErr w:type="gramEnd"/>
      <w:r>
        <w:rPr>
          <w:rFonts w:eastAsia="方正宋刻本秀楷简体" w:hint="eastAsia"/>
        </w:rPr>
        <w:t>运行所需要的环境，没有什么特别需求的话，最好都不要更动，除非你自己知道自己需要什么</w:t>
      </w:r>
      <w:r>
        <w:rPr>
          <w:rFonts w:eastAsia="方正宋刻本秀楷简体" w:hint="eastAsia"/>
        </w:rPr>
        <w:t xml:space="preserve"> </w:t>
      </w:r>
    </w:p>
    <w:p w14:paraId="2E5A73AA" w14:textId="77777777" w:rsidR="00ED6DF6" w:rsidRDefault="00ED6DF6">
      <w:pPr>
        <w:adjustRightInd w:val="0"/>
        <w:snapToGrid w:val="0"/>
        <w:jc w:val="left"/>
        <w:rPr>
          <w:rFonts w:eastAsia="方正宋刻本秀楷简体"/>
        </w:rPr>
      </w:pPr>
    </w:p>
    <w:p w14:paraId="5F1404A4" w14:textId="77777777" w:rsidR="00ED6DF6" w:rsidRDefault="00ED6DF6">
      <w:pPr>
        <w:adjustRightInd w:val="0"/>
        <w:snapToGrid w:val="0"/>
        <w:jc w:val="left"/>
        <w:rPr>
          <w:rFonts w:eastAsia="方正宋刻本秀楷简体"/>
        </w:rPr>
      </w:pPr>
      <w:r>
        <w:rPr>
          <w:rFonts w:eastAsia="方正宋刻本秀楷简体" w:hint="eastAsia"/>
        </w:rPr>
        <w:t>除本机服务之外，要注意的是网络服务喔，建议关闭非必要的网络服务</w:t>
      </w:r>
    </w:p>
    <w:p w14:paraId="1E02F726" w14:textId="77777777" w:rsidR="00ED6DF6" w:rsidRDefault="00ED6DF6">
      <w:pPr>
        <w:adjustRightInd w:val="0"/>
        <w:snapToGrid w:val="0"/>
        <w:jc w:val="left"/>
        <w:rPr>
          <w:rFonts w:eastAsia="方正宋刻本秀楷简体"/>
          <w:b/>
          <w:bCs/>
        </w:rPr>
      </w:pPr>
      <w:r>
        <w:rPr>
          <w:rFonts w:eastAsia="方正宋刻本秀楷简体" w:hint="eastAsia"/>
          <w:b/>
          <w:bCs/>
        </w:rPr>
        <w:t>网络服务：会产生一个网络监听端口</w:t>
      </w:r>
      <w:r>
        <w:rPr>
          <w:rFonts w:eastAsia="方正宋刻本秀楷简体" w:hint="eastAsia"/>
          <w:b/>
          <w:bCs/>
        </w:rPr>
        <w:t>port</w:t>
      </w:r>
      <w:r>
        <w:rPr>
          <w:rFonts w:eastAsia="方正宋刻本秀楷简体" w:hint="eastAsia"/>
          <w:b/>
          <w:bCs/>
        </w:rPr>
        <w:t>的程序</w:t>
      </w:r>
    </w:p>
    <w:p w14:paraId="72D03209" w14:textId="77777777" w:rsidR="00ED6DF6" w:rsidRDefault="00ED6DF6">
      <w:pPr>
        <w:adjustRightInd w:val="0"/>
        <w:snapToGrid w:val="0"/>
        <w:jc w:val="left"/>
        <w:rPr>
          <w:rFonts w:eastAsia="方正宋刻本秀楷简体"/>
        </w:rPr>
      </w:pPr>
    </w:p>
    <w:p w14:paraId="381C7D2E" w14:textId="77777777" w:rsidR="00ED6DF6" w:rsidRDefault="00ED6DF6">
      <w:pPr>
        <w:adjustRightInd w:val="0"/>
        <w:snapToGrid w:val="0"/>
        <w:jc w:val="left"/>
        <w:rPr>
          <w:rFonts w:eastAsia="方正宋刻本秀楷简体"/>
          <w:b/>
          <w:bCs/>
        </w:rPr>
      </w:pPr>
      <w:r>
        <w:rPr>
          <w:rFonts w:eastAsia="方正宋刻本秀楷简体" w:hint="eastAsia"/>
        </w:rPr>
        <w:t>netstat -</w:t>
      </w:r>
      <w:proofErr w:type="spellStart"/>
      <w:r>
        <w:rPr>
          <w:rFonts w:eastAsia="方正宋刻本秀楷简体" w:hint="eastAsia"/>
        </w:rPr>
        <w:t>tlunp</w:t>
      </w:r>
      <w:proofErr w:type="spellEnd"/>
      <w:r>
        <w:rPr>
          <w:rFonts w:eastAsia="方正宋刻本秀楷简体" w:hint="eastAsia"/>
        </w:rPr>
        <w:br/>
        <w:t xml:space="preserve">Proto </w:t>
      </w:r>
      <w:proofErr w:type="spellStart"/>
      <w:r>
        <w:rPr>
          <w:rFonts w:eastAsia="方正宋刻本秀楷简体" w:hint="eastAsia"/>
        </w:rPr>
        <w:t>Recv</w:t>
      </w:r>
      <w:proofErr w:type="spellEnd"/>
      <w:r>
        <w:rPr>
          <w:rFonts w:eastAsia="方正宋刻本秀楷简体" w:hint="eastAsia"/>
        </w:rPr>
        <w:t>-Q Send-Q Local Address Foreign Address State PID/Program name</w:t>
      </w:r>
      <w:r>
        <w:rPr>
          <w:rFonts w:eastAsia="方正宋刻本秀楷简体" w:hint="eastAsia"/>
        </w:rPr>
        <w:br/>
      </w:r>
      <w:proofErr w:type="spellStart"/>
      <w:r>
        <w:rPr>
          <w:rFonts w:eastAsia="方正宋刻本秀楷简体" w:hint="eastAsia"/>
        </w:rPr>
        <w:t>tcp</w:t>
      </w:r>
      <w:proofErr w:type="spellEnd"/>
      <w:r>
        <w:rPr>
          <w:rFonts w:eastAsia="方正宋刻本秀楷简体" w:hint="eastAsia"/>
        </w:rPr>
        <w:t xml:space="preserve"> 0 0 0.0.0.0:22 </w:t>
      </w:r>
      <w:proofErr w:type="gramStart"/>
      <w:r>
        <w:rPr>
          <w:rFonts w:eastAsia="方正宋刻本秀楷简体" w:hint="eastAsia"/>
        </w:rPr>
        <w:t>0.0.0.0:*</w:t>
      </w:r>
      <w:proofErr w:type="gramEnd"/>
      <w:r>
        <w:rPr>
          <w:rFonts w:eastAsia="方正宋刻本秀楷简体" w:hint="eastAsia"/>
        </w:rPr>
        <w:t xml:space="preserve"> LISTEN 1340/</w:t>
      </w:r>
      <w:proofErr w:type="spellStart"/>
      <w:r>
        <w:rPr>
          <w:rFonts w:eastAsia="方正宋刻本秀楷简体" w:hint="eastAsia"/>
        </w:rPr>
        <w:t>sshd</w:t>
      </w:r>
      <w:proofErr w:type="spellEnd"/>
      <w:r>
        <w:rPr>
          <w:rFonts w:eastAsia="方正宋刻本秀楷简体" w:hint="eastAsia"/>
        </w:rPr>
        <w:br/>
      </w:r>
      <w:proofErr w:type="spellStart"/>
      <w:r>
        <w:rPr>
          <w:rFonts w:eastAsia="方正宋刻本秀楷简体" w:hint="eastAsia"/>
        </w:rPr>
        <w:t>tcp</w:t>
      </w:r>
      <w:proofErr w:type="spellEnd"/>
      <w:r>
        <w:rPr>
          <w:rFonts w:eastAsia="方正宋刻本秀楷简体" w:hint="eastAsia"/>
        </w:rPr>
        <w:t xml:space="preserve"> 0 0 127.0.0.1:25 0.0.0.0:* LISTEN 2387/master</w:t>
      </w:r>
      <w:r>
        <w:rPr>
          <w:rFonts w:eastAsia="方正宋刻本秀楷简体" w:hint="eastAsia"/>
        </w:rPr>
        <w:br/>
        <w:t>tcp6 0 0 :::555 :::* LISTEN 29113/</w:t>
      </w:r>
      <w:proofErr w:type="spellStart"/>
      <w:r>
        <w:rPr>
          <w:rFonts w:eastAsia="方正宋刻本秀楷简体" w:hint="eastAsia"/>
        </w:rPr>
        <w:t>vsftpd</w:t>
      </w:r>
      <w:proofErr w:type="spellEnd"/>
      <w:r>
        <w:rPr>
          <w:rFonts w:eastAsia="方正宋刻本秀楷简体" w:hint="eastAsia"/>
        </w:rPr>
        <w:br/>
        <w:t>tcp6 0 0 :::22 :::* LISTEN 1340/</w:t>
      </w:r>
      <w:proofErr w:type="spellStart"/>
      <w:r>
        <w:rPr>
          <w:rFonts w:eastAsia="方正宋刻本秀楷简体" w:hint="eastAsia"/>
        </w:rPr>
        <w:t>sshd</w:t>
      </w:r>
      <w:proofErr w:type="spellEnd"/>
      <w:r>
        <w:rPr>
          <w:rFonts w:eastAsia="方正宋刻本秀楷简体" w:hint="eastAsia"/>
        </w:rPr>
        <w:br/>
        <w:t>tcp6 0 0 ::1:25 :::* LISTEN 2387/master</w:t>
      </w:r>
      <w:r>
        <w:rPr>
          <w:rFonts w:eastAsia="方正宋刻本秀楷简体" w:hint="eastAsia"/>
        </w:rPr>
        <w:br/>
      </w:r>
      <w:proofErr w:type="spellStart"/>
      <w:r>
        <w:rPr>
          <w:rFonts w:eastAsia="方正宋刻本秀楷简体" w:hint="eastAsia"/>
          <w:b/>
          <w:bCs/>
        </w:rPr>
        <w:t>udp</w:t>
      </w:r>
      <w:proofErr w:type="spellEnd"/>
      <w:r>
        <w:rPr>
          <w:rFonts w:eastAsia="方正宋刻本秀楷简体" w:hint="eastAsia"/>
          <w:b/>
          <w:bCs/>
        </w:rPr>
        <w:t xml:space="preserve"> 0 0 0.0.0.0:5353 0.0.0.0:* 750/avahi-daemon: r</w:t>
      </w:r>
      <w:r>
        <w:rPr>
          <w:rFonts w:eastAsia="方正宋刻本秀楷简体" w:hint="eastAsia"/>
          <w:b/>
          <w:bCs/>
        </w:rPr>
        <w:br/>
      </w:r>
      <w:proofErr w:type="spellStart"/>
      <w:r>
        <w:rPr>
          <w:rFonts w:eastAsia="方正宋刻本秀楷简体" w:hint="eastAsia"/>
          <w:b/>
          <w:bCs/>
        </w:rPr>
        <w:t>udp</w:t>
      </w:r>
      <w:proofErr w:type="spellEnd"/>
      <w:r>
        <w:rPr>
          <w:rFonts w:eastAsia="方正宋刻本秀楷简体" w:hint="eastAsia"/>
          <w:b/>
          <w:bCs/>
        </w:rPr>
        <w:t xml:space="preserve"> 0 0 0.0.0.0:36540 0.0.0.0:* 750/avahi-daemon: r </w:t>
      </w:r>
    </w:p>
    <w:p w14:paraId="37FB1591" w14:textId="77777777" w:rsidR="00ED6DF6" w:rsidRDefault="00ED6DF6">
      <w:pPr>
        <w:adjustRightInd w:val="0"/>
        <w:snapToGrid w:val="0"/>
        <w:jc w:val="left"/>
        <w:rPr>
          <w:rFonts w:eastAsia="方正宋刻本秀楷简体"/>
          <w:b/>
          <w:bCs/>
        </w:rPr>
      </w:pPr>
    </w:p>
    <w:p w14:paraId="36773CEF" w14:textId="77777777" w:rsidR="00ED6DF6" w:rsidRDefault="00ED6DF6">
      <w:pPr>
        <w:adjustRightInd w:val="0"/>
        <w:snapToGrid w:val="0"/>
        <w:jc w:val="left"/>
        <w:rPr>
          <w:rFonts w:eastAsia="方正宋刻本秀楷简体"/>
          <w:b/>
          <w:bCs/>
        </w:rPr>
      </w:pPr>
      <w:r>
        <w:rPr>
          <w:rFonts w:eastAsia="方正宋刻本秀楷简体" w:hint="eastAsia"/>
          <w:b/>
          <w:bCs/>
        </w:rPr>
        <w:t>zero configuration</w:t>
      </w:r>
      <w:r>
        <w:rPr>
          <w:rFonts w:eastAsia="方正宋刻本秀楷简体" w:hint="eastAsia"/>
          <w:b/>
          <w:bCs/>
        </w:rPr>
        <w:t>规范由</w:t>
      </w:r>
      <w:r>
        <w:rPr>
          <w:rFonts w:eastAsia="方正宋刻本秀楷简体" w:hint="eastAsia"/>
          <w:b/>
          <w:bCs/>
        </w:rPr>
        <w:t>apple</w:t>
      </w:r>
      <w:r>
        <w:rPr>
          <w:rFonts w:eastAsia="方正宋刻本秀楷简体" w:hint="eastAsia"/>
          <w:b/>
          <w:bCs/>
        </w:rPr>
        <w:t>提出，它的实现：开源</w:t>
      </w:r>
      <w:r>
        <w:rPr>
          <w:rFonts w:eastAsia="方正宋刻本秀楷简体" w:hint="eastAsia"/>
          <w:b/>
          <w:bCs/>
        </w:rPr>
        <w:t>avahi</w:t>
      </w:r>
      <w:r>
        <w:rPr>
          <w:rFonts w:eastAsia="方正宋刻本秀楷简体" w:hint="eastAsia"/>
          <w:b/>
          <w:bCs/>
        </w:rPr>
        <w:t>、</w:t>
      </w:r>
      <w:r>
        <w:rPr>
          <w:rFonts w:eastAsia="方正宋刻本秀楷简体" w:hint="eastAsia"/>
          <w:b/>
          <w:bCs/>
        </w:rPr>
        <w:t>Apple</w:t>
      </w:r>
      <w:r>
        <w:rPr>
          <w:rFonts w:eastAsia="方正宋刻本秀楷简体" w:hint="eastAsia"/>
          <w:b/>
          <w:bCs/>
        </w:rPr>
        <w:t>的</w:t>
      </w:r>
      <w:r>
        <w:rPr>
          <w:rFonts w:eastAsia="方正宋刻本秀楷简体" w:hint="eastAsia"/>
          <w:b/>
          <w:bCs/>
        </w:rPr>
        <w:t>bonjour</w:t>
      </w:r>
    </w:p>
    <w:p w14:paraId="17696DD3" w14:textId="77777777" w:rsidR="00ED6DF6" w:rsidRDefault="00ED6DF6">
      <w:pPr>
        <w:adjustRightInd w:val="0"/>
        <w:snapToGrid w:val="0"/>
        <w:jc w:val="left"/>
        <w:rPr>
          <w:rFonts w:eastAsia="方正宋刻本秀楷简体"/>
          <w:b/>
          <w:bCs/>
        </w:rPr>
      </w:pPr>
      <w:r>
        <w:rPr>
          <w:rFonts w:eastAsia="方正宋刻本秀楷简体" w:hint="eastAsia"/>
          <w:b/>
          <w:bCs/>
        </w:rPr>
        <w:t>#</w:t>
      </w:r>
      <w:r>
        <w:rPr>
          <w:rFonts w:eastAsia="方正宋刻本秀楷简体" w:hint="eastAsia"/>
          <w:b/>
          <w:bCs/>
        </w:rPr>
        <w:t>傻瓜式连接局域网，像计算机、打印机等，类似局域网广播、网上邻居等</w:t>
      </w:r>
    </w:p>
    <w:p w14:paraId="42A6F8B1" w14:textId="77777777" w:rsidR="00ED6DF6" w:rsidRDefault="00ED6DF6">
      <w:pPr>
        <w:adjustRightInd w:val="0"/>
        <w:snapToGrid w:val="0"/>
        <w:jc w:val="left"/>
        <w:rPr>
          <w:rFonts w:eastAsia="方正宋刻本秀楷简体"/>
          <w:b/>
          <w:bCs/>
        </w:rPr>
      </w:pPr>
    </w:p>
    <w:p w14:paraId="1A9F6B41" w14:textId="77777777" w:rsidR="00ED6DF6" w:rsidRDefault="00ED6DF6">
      <w:pPr>
        <w:adjustRightInd w:val="0"/>
        <w:snapToGrid w:val="0"/>
        <w:jc w:val="left"/>
        <w:rPr>
          <w:rFonts w:eastAsia="方正宋刻本秀楷简体"/>
          <w:b/>
          <w:bCs/>
        </w:rPr>
      </w:pPr>
      <w:r>
        <w:rPr>
          <w:rFonts w:eastAsia="方正宋刻本秀楷简体" w:hint="eastAsia"/>
          <w:b/>
          <w:bCs/>
        </w:rPr>
        <w:t>关闭网络服务</w:t>
      </w:r>
    </w:p>
    <w:p w14:paraId="70E264FE"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stop avahi-</w:t>
      </w:r>
      <w:proofErr w:type="spellStart"/>
      <w:proofErr w:type="gramStart"/>
      <w:r>
        <w:rPr>
          <w:rFonts w:eastAsia="方正宋刻本秀楷简体" w:hint="eastAsia"/>
        </w:rPr>
        <w:t>daemon.service</w:t>
      </w:r>
      <w:proofErr w:type="spellEnd"/>
      <w:proofErr w:type="gramEnd"/>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stop avahi-</w:t>
      </w:r>
      <w:proofErr w:type="spellStart"/>
      <w:r>
        <w:rPr>
          <w:rFonts w:eastAsia="方正宋刻本秀楷简体" w:hint="eastAsia"/>
        </w:rPr>
        <w:t>daemon.socket</w:t>
      </w:r>
      <w:proofErr w:type="spellEnd"/>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disable avahi-</w:t>
      </w:r>
      <w:proofErr w:type="spellStart"/>
      <w:r>
        <w:rPr>
          <w:rFonts w:eastAsia="方正宋刻本秀楷简体" w:hint="eastAsia"/>
        </w:rPr>
        <w:t>daemon.service</w:t>
      </w:r>
      <w:proofErr w:type="spellEnd"/>
      <w:r>
        <w:rPr>
          <w:rFonts w:eastAsia="方正宋刻本秀楷简体" w:hint="eastAsia"/>
        </w:rPr>
        <w:t xml:space="preserve"> avahi-</w:t>
      </w:r>
      <w:proofErr w:type="spellStart"/>
      <w:r>
        <w:rPr>
          <w:rFonts w:eastAsia="方正宋刻本秀楷简体" w:hint="eastAsia"/>
        </w:rPr>
        <w:t>daemon.socket</w:t>
      </w:r>
      <w:proofErr w:type="spellEnd"/>
    </w:p>
    <w:p w14:paraId="38494FF2" w14:textId="77777777" w:rsidR="00ED6DF6" w:rsidRDefault="00ED6DF6">
      <w:pPr>
        <w:adjustRightInd w:val="0"/>
        <w:snapToGrid w:val="0"/>
        <w:jc w:val="left"/>
        <w:rPr>
          <w:rFonts w:eastAsia="方正宋刻本秀楷简体"/>
          <w:b/>
          <w:bCs/>
          <w:sz w:val="40"/>
          <w:szCs w:val="48"/>
        </w:rPr>
      </w:pPr>
      <w:r>
        <w:rPr>
          <w:rFonts w:eastAsia="方正宋刻本秀楷简体" w:hint="eastAsia"/>
          <w:b/>
          <w:bCs/>
          <w:sz w:val="40"/>
          <w:szCs w:val="48"/>
        </w:rPr>
        <w:lastRenderedPageBreak/>
        <w:t>system</w:t>
      </w:r>
      <w:r>
        <w:rPr>
          <w:rFonts w:eastAsia="方正宋刻本秀楷简体" w:hint="eastAsia"/>
          <w:b/>
          <w:bCs/>
          <w:sz w:val="40"/>
          <w:szCs w:val="48"/>
        </w:rPr>
        <w:t>针对</w:t>
      </w:r>
      <w:r>
        <w:rPr>
          <w:rFonts w:eastAsia="方正宋刻本秀楷简体" w:hint="eastAsia"/>
          <w:b/>
          <w:bCs/>
          <w:sz w:val="40"/>
          <w:szCs w:val="48"/>
        </w:rPr>
        <w:t>service</w:t>
      </w:r>
      <w:r>
        <w:rPr>
          <w:rFonts w:eastAsia="方正宋刻本秀楷简体" w:hint="eastAsia"/>
          <w:b/>
          <w:bCs/>
          <w:sz w:val="40"/>
          <w:szCs w:val="48"/>
        </w:rPr>
        <w:t>类型的配置文件</w:t>
      </w:r>
    </w:p>
    <w:p w14:paraId="6F8CD180" w14:textId="77777777" w:rsidR="00ED6DF6" w:rsidRDefault="00ED6DF6">
      <w:pPr>
        <w:adjustRightInd w:val="0"/>
        <w:snapToGrid w:val="0"/>
        <w:jc w:val="left"/>
        <w:rPr>
          <w:rFonts w:eastAsia="方正宋刻本秀楷简体"/>
        </w:rPr>
      </w:pPr>
    </w:p>
    <w:p w14:paraId="084E0C7F" w14:textId="77777777" w:rsidR="00ED6DF6" w:rsidRDefault="00ED6DF6">
      <w:pPr>
        <w:adjustRightInd w:val="0"/>
        <w:snapToGrid w:val="0"/>
        <w:jc w:val="left"/>
        <w:rPr>
          <w:rFonts w:eastAsia="方正宋刻本秀楷简体"/>
        </w:rPr>
      </w:pPr>
      <w:r>
        <w:rPr>
          <w:rFonts w:eastAsia="方正宋刻本秀楷简体" w:hint="eastAsia"/>
          <w:b/>
          <w:bCs/>
        </w:rPr>
        <w:t>/</w:t>
      </w:r>
      <w:proofErr w:type="spellStart"/>
      <w:r>
        <w:rPr>
          <w:rFonts w:eastAsia="方正宋刻本秀楷简体" w:hint="eastAsia"/>
          <w:b/>
          <w:bCs/>
        </w:rPr>
        <w:t>usr</w:t>
      </w:r>
      <w:proofErr w:type="spellEnd"/>
      <w:r>
        <w:rPr>
          <w:rFonts w:eastAsia="方正宋刻本秀楷简体" w:hint="eastAsia"/>
          <w:b/>
          <w:bCs/>
        </w:rPr>
        <w:t>/lib/</w:t>
      </w:r>
      <w:proofErr w:type="spellStart"/>
      <w:r>
        <w:rPr>
          <w:rFonts w:eastAsia="方正宋刻本秀楷简体" w:hint="eastAsia"/>
          <w:b/>
          <w:bCs/>
        </w:rPr>
        <w:t>systemd</w:t>
      </w:r>
      <w:proofErr w:type="spellEnd"/>
      <w:r>
        <w:rPr>
          <w:rFonts w:eastAsia="方正宋刻本秀楷简体" w:hint="eastAsia"/>
          <w:b/>
          <w:bCs/>
        </w:rPr>
        <w:t>/system/</w:t>
      </w:r>
      <w:proofErr w:type="spellStart"/>
      <w:r>
        <w:rPr>
          <w:rFonts w:eastAsia="方正宋刻本秀楷简体" w:hint="eastAsia"/>
        </w:rPr>
        <w:t>vsftpd.service</w:t>
      </w:r>
      <w:proofErr w:type="spellEnd"/>
      <w:r>
        <w:rPr>
          <w:rFonts w:eastAsia="方正宋刻本秀楷简体" w:hint="eastAsia"/>
        </w:rPr>
        <w:t>：</w:t>
      </w:r>
    </w:p>
    <w:p w14:paraId="35421451" w14:textId="77777777" w:rsidR="00ED6DF6" w:rsidRDefault="00ED6DF6">
      <w:pPr>
        <w:adjustRightInd w:val="0"/>
        <w:snapToGrid w:val="0"/>
        <w:jc w:val="left"/>
        <w:rPr>
          <w:rFonts w:eastAsia="方正宋刻本秀楷简体"/>
          <w:color w:val="FF0000"/>
        </w:rPr>
      </w:pPr>
      <w:r>
        <w:rPr>
          <w:rFonts w:eastAsia="方正宋刻本秀楷简体" w:hint="eastAsia"/>
        </w:rPr>
        <w:tab/>
      </w:r>
      <w:r>
        <w:rPr>
          <w:rFonts w:eastAsia="方正宋刻本秀楷简体" w:hint="eastAsia"/>
        </w:rPr>
        <w:tab/>
      </w:r>
      <w:r>
        <w:rPr>
          <w:rFonts w:eastAsia="方正宋刻本秀楷简体" w:hint="eastAsia"/>
        </w:rPr>
        <w:t>官方释出的默认原始配置文件；</w:t>
      </w:r>
      <w:r>
        <w:rPr>
          <w:rFonts w:eastAsia="方正宋刻本秀楷简体" w:hint="eastAsia"/>
        </w:rPr>
        <w:br/>
      </w:r>
      <w:r>
        <w:rPr>
          <w:rFonts w:eastAsia="方正宋刻本秀楷简体" w:hint="eastAsia"/>
          <w:b/>
          <w:bCs/>
          <w:color w:val="FF0000"/>
        </w:rPr>
        <w:t>/</w:t>
      </w:r>
      <w:proofErr w:type="spellStart"/>
      <w:r>
        <w:rPr>
          <w:rFonts w:eastAsia="方正宋刻本秀楷简体" w:hint="eastAsia"/>
          <w:b/>
          <w:bCs/>
          <w:color w:val="FF0000"/>
        </w:rPr>
        <w:t>etc</w:t>
      </w:r>
      <w:proofErr w:type="spellEnd"/>
      <w:r>
        <w:rPr>
          <w:rFonts w:eastAsia="方正宋刻本秀楷简体" w:hint="eastAsia"/>
          <w:b/>
          <w:bCs/>
          <w:color w:val="FF0000"/>
        </w:rPr>
        <w:t>/</w:t>
      </w:r>
      <w:proofErr w:type="spellStart"/>
      <w:r>
        <w:rPr>
          <w:rFonts w:eastAsia="方正宋刻本秀楷简体" w:hint="eastAsia"/>
          <w:b/>
          <w:bCs/>
          <w:color w:val="FF0000"/>
        </w:rPr>
        <w:t>systemd</w:t>
      </w:r>
      <w:proofErr w:type="spellEnd"/>
      <w:r>
        <w:rPr>
          <w:rFonts w:eastAsia="方正宋刻本秀楷简体" w:hint="eastAsia"/>
          <w:b/>
          <w:bCs/>
          <w:color w:val="FF0000"/>
        </w:rPr>
        <w:t>/system/</w:t>
      </w:r>
      <w:proofErr w:type="spellStart"/>
      <w:r>
        <w:rPr>
          <w:rFonts w:eastAsia="方正宋刻本秀楷简体" w:hint="eastAsia"/>
          <w:color w:val="FF0000"/>
        </w:rPr>
        <w:t>vsftpd.service.d</w:t>
      </w:r>
      <w:proofErr w:type="spellEnd"/>
      <w:r>
        <w:rPr>
          <w:rFonts w:eastAsia="方正宋刻本秀楷简体" w:hint="eastAsia"/>
          <w:color w:val="FF0000"/>
        </w:rPr>
        <w:t>/</w:t>
      </w:r>
      <w:proofErr w:type="spellStart"/>
      <w:r>
        <w:rPr>
          <w:rFonts w:eastAsia="方正宋刻本秀楷简体" w:hint="eastAsia"/>
          <w:color w:val="FF0000"/>
        </w:rPr>
        <w:t>custom.conf</w:t>
      </w:r>
      <w:proofErr w:type="spellEnd"/>
      <w:r>
        <w:rPr>
          <w:rFonts w:eastAsia="方正宋刻本秀楷简体" w:hint="eastAsia"/>
          <w:color w:val="FF0000"/>
        </w:rPr>
        <w:t>：</w:t>
      </w:r>
    </w:p>
    <w:p w14:paraId="43123966"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在</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w:t>
      </w:r>
      <w:r>
        <w:rPr>
          <w:rFonts w:eastAsia="方正宋刻本秀楷简体" w:hint="eastAsia"/>
        </w:rPr>
        <w:t>下面创建与配置文件相同文件名的目录，但是要加上</w:t>
      </w:r>
      <w:r>
        <w:rPr>
          <w:rFonts w:eastAsia="方正宋刻本秀楷简体" w:hint="eastAsia"/>
        </w:rPr>
        <w:t xml:space="preserve">.d </w:t>
      </w:r>
      <w:r>
        <w:rPr>
          <w:rFonts w:eastAsia="方正宋刻本秀楷简体" w:hint="eastAsia"/>
        </w:rPr>
        <w:t>的扩展名，然后在该目录下创建配置文件即可，配置文件最好附文件名取名为</w:t>
      </w:r>
      <w:r>
        <w:rPr>
          <w:rFonts w:eastAsia="方正宋刻本秀楷简体" w:hint="eastAsia"/>
        </w:rPr>
        <w:t>.conf</w:t>
      </w:r>
      <w:r>
        <w:rPr>
          <w:rFonts w:eastAsia="方正宋刻本秀楷简体" w:hint="eastAsia"/>
        </w:rPr>
        <w:t>，在这个目录下的文件会“累加其他设置”进入</w:t>
      </w:r>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vsftpd.service</w:t>
      </w:r>
      <w:proofErr w:type="spellEnd"/>
      <w:r>
        <w:rPr>
          <w:rFonts w:eastAsia="方正宋刻本秀楷简体" w:hint="eastAsia"/>
        </w:rPr>
        <w:t>内。</w:t>
      </w:r>
      <w:r>
        <w:rPr>
          <w:rFonts w:eastAsia="方正宋刻本秀楷简体" w:hint="eastAsia"/>
        </w:rPr>
        <w:br/>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systemd</w:t>
      </w:r>
      <w:proofErr w:type="spellEnd"/>
      <w:r>
        <w:rPr>
          <w:rFonts w:eastAsia="方正宋刻本秀楷简体" w:hint="eastAsia"/>
          <w:b/>
          <w:bCs/>
        </w:rPr>
        <w:t>/system/</w:t>
      </w:r>
      <w:proofErr w:type="spellStart"/>
      <w:r>
        <w:rPr>
          <w:rFonts w:eastAsia="方正宋刻本秀楷简体" w:hint="eastAsia"/>
          <w:b/>
          <w:bCs/>
        </w:rPr>
        <w:t>vsftpd.service.wants</w:t>
      </w:r>
      <w:proofErr w:type="spellEnd"/>
      <w:r>
        <w:rPr>
          <w:rFonts w:eastAsia="方正宋刻本秀楷简体" w:hint="eastAsia"/>
        </w:rPr>
        <w:t>/*</w:t>
      </w:r>
      <w:r>
        <w:rPr>
          <w:rFonts w:eastAsia="方正宋刻本秀楷简体" w:hint="eastAsia"/>
        </w:rPr>
        <w:t>：</w:t>
      </w:r>
    </w:p>
    <w:p w14:paraId="2D30CCF5"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此目录内的文件为链接文件，设置相依赖服务的链接。意思是启动了</w:t>
      </w:r>
      <w:proofErr w:type="spellStart"/>
      <w:r>
        <w:rPr>
          <w:rFonts w:eastAsia="方正宋刻本秀楷简体" w:hint="eastAsia"/>
        </w:rPr>
        <w:t>vsftpd.service</w:t>
      </w:r>
      <w:proofErr w:type="spellEnd"/>
      <w:r>
        <w:rPr>
          <w:rFonts w:eastAsia="方正宋刻本秀楷简体" w:hint="eastAsia"/>
        </w:rPr>
        <w:t>之</w:t>
      </w:r>
      <w:r>
        <w:rPr>
          <w:rFonts w:eastAsia="方正宋刻本秀楷简体" w:hint="eastAsia"/>
          <w:b/>
          <w:bCs/>
        </w:rPr>
        <w:t>后</w:t>
      </w:r>
      <w:r>
        <w:rPr>
          <w:rFonts w:eastAsia="方正宋刻本秀楷简体" w:hint="eastAsia"/>
        </w:rPr>
        <w:t>，最好再加上这目录下面建议的服务。</w:t>
      </w:r>
      <w:r>
        <w:rPr>
          <w:rFonts w:eastAsia="方正宋刻本秀楷简体" w:hint="eastAsia"/>
        </w:rPr>
        <w:br/>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systemd</w:t>
      </w:r>
      <w:proofErr w:type="spellEnd"/>
      <w:r>
        <w:rPr>
          <w:rFonts w:eastAsia="方正宋刻本秀楷简体" w:hint="eastAsia"/>
          <w:b/>
          <w:bCs/>
        </w:rPr>
        <w:t>/system/</w:t>
      </w:r>
      <w:proofErr w:type="spellStart"/>
      <w:r>
        <w:rPr>
          <w:rFonts w:eastAsia="方正宋刻本秀楷简体" w:hint="eastAsia"/>
          <w:b/>
          <w:bCs/>
        </w:rPr>
        <w:t>vsftpd.service.requires</w:t>
      </w:r>
      <w:proofErr w:type="spellEnd"/>
      <w:r>
        <w:rPr>
          <w:rFonts w:eastAsia="方正宋刻本秀楷简体" w:hint="eastAsia"/>
        </w:rPr>
        <w:t>/*</w:t>
      </w:r>
      <w:r>
        <w:rPr>
          <w:rFonts w:eastAsia="方正宋刻本秀楷简体" w:hint="eastAsia"/>
        </w:rPr>
        <w:t>：</w:t>
      </w:r>
    </w:p>
    <w:p w14:paraId="443390BF"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此目录内的文件为链接文件，设置相依服务的链接。意思是在启动</w:t>
      </w:r>
      <w:proofErr w:type="spellStart"/>
      <w:r>
        <w:rPr>
          <w:rFonts w:eastAsia="方正宋刻本秀楷简体" w:hint="eastAsia"/>
        </w:rPr>
        <w:t>vsftpd.service</w:t>
      </w:r>
      <w:proofErr w:type="spellEnd"/>
      <w:r>
        <w:rPr>
          <w:rFonts w:eastAsia="方正宋刻本秀楷简体" w:hint="eastAsia"/>
        </w:rPr>
        <w:t xml:space="preserve"> </w:t>
      </w:r>
      <w:r>
        <w:rPr>
          <w:rFonts w:eastAsia="方正宋刻本秀楷简体" w:hint="eastAsia"/>
        </w:rPr>
        <w:t>之</w:t>
      </w:r>
      <w:r>
        <w:rPr>
          <w:rFonts w:eastAsia="方正宋刻本秀楷简体" w:hint="eastAsia"/>
          <w:b/>
          <w:bCs/>
        </w:rPr>
        <w:t>前</w:t>
      </w:r>
      <w:r>
        <w:rPr>
          <w:rFonts w:eastAsia="方正宋刻本秀楷简体" w:hint="eastAsia"/>
        </w:rPr>
        <w:t>，需要事先启动哪些服务的意思。</w:t>
      </w:r>
      <w:r>
        <w:rPr>
          <w:rFonts w:eastAsia="方正宋刻本秀楷简体" w:hint="eastAsia"/>
        </w:rPr>
        <w:t xml:space="preserve"> </w:t>
      </w:r>
    </w:p>
    <w:p w14:paraId="0944BCA4" w14:textId="77777777" w:rsidR="00ED6DF6" w:rsidRDefault="00ED6DF6">
      <w:pPr>
        <w:adjustRightInd w:val="0"/>
        <w:snapToGrid w:val="0"/>
        <w:jc w:val="left"/>
        <w:rPr>
          <w:rFonts w:eastAsia="方正宋刻本秀楷简体"/>
        </w:rPr>
      </w:pPr>
    </w:p>
    <w:p w14:paraId="2D059D78" w14:textId="77777777" w:rsidR="00ED6DF6" w:rsidRDefault="00ED6DF6">
      <w:pPr>
        <w:adjustRightInd w:val="0"/>
        <w:snapToGrid w:val="0"/>
        <w:jc w:val="left"/>
        <w:rPr>
          <w:rFonts w:eastAsia="方正宋刻本秀楷简体"/>
        </w:rPr>
      </w:pPr>
      <w:r>
        <w:rPr>
          <w:rFonts w:eastAsia="方正宋刻本秀楷简体" w:hint="eastAsia"/>
        </w:rPr>
        <w:t>建议不要修改原设置，而是到另几个目录去进行额外的自定义设置</w:t>
      </w:r>
      <w:r>
        <w:rPr>
          <w:rFonts w:eastAsia="方正宋刻本秀楷简体" w:hint="eastAsia"/>
        </w:rPr>
        <w:br/>
      </w:r>
      <w:r>
        <w:rPr>
          <w:rFonts w:eastAsia="方正宋刻本秀楷简体" w:hint="eastAsia"/>
        </w:rPr>
        <w:t>硬要修改原始的</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r>
        <w:rPr>
          <w:rFonts w:eastAsia="方正宋刻本秀楷简体" w:hint="eastAsia"/>
        </w:rPr>
        <w:t>下面的配置文件，也可以，且能减少配置文件</w:t>
      </w:r>
      <w:r>
        <w:rPr>
          <w:rFonts w:eastAsia="方正宋刻本秀楷简体" w:hint="eastAsia"/>
        </w:rPr>
        <w:t xml:space="preserve"> </w:t>
      </w:r>
    </w:p>
    <w:p w14:paraId="4B76DFC8" w14:textId="77777777" w:rsidR="00ED6DF6" w:rsidRDefault="00ED6DF6">
      <w:pPr>
        <w:adjustRightInd w:val="0"/>
        <w:snapToGrid w:val="0"/>
        <w:jc w:val="left"/>
        <w:rPr>
          <w:rFonts w:eastAsia="方正宋刻本秀楷简体"/>
        </w:rPr>
      </w:pPr>
    </w:p>
    <w:p w14:paraId="2A73D7AB" w14:textId="04B7F36B" w:rsidR="00ED6DF6" w:rsidRDefault="00ED6DF6">
      <w:pPr>
        <w:adjustRightInd w:val="0"/>
        <w:snapToGrid w:val="0"/>
        <w:jc w:val="left"/>
        <w:rPr>
          <w:rFonts w:eastAsia="方正宋刻本秀楷简体"/>
        </w:rPr>
      </w:pPr>
      <w:r>
        <w:rPr>
          <w:rFonts w:eastAsia="方正宋刻本秀楷简体" w:hint="eastAsia"/>
        </w:rPr>
        <w:t>cat /</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sshd.service</w:t>
      </w:r>
      <w:proofErr w:type="spellEnd"/>
    </w:p>
    <w:p w14:paraId="20020513" w14:textId="77777777" w:rsidR="00E601E0" w:rsidRDefault="00E601E0">
      <w:pPr>
        <w:adjustRightInd w:val="0"/>
        <w:snapToGrid w:val="0"/>
        <w:jc w:val="left"/>
        <w:rPr>
          <w:rFonts w:eastAsia="方正宋刻本秀楷简体"/>
        </w:rPr>
      </w:pPr>
    </w:p>
    <w:p w14:paraId="3925970F" w14:textId="1F19D0CB" w:rsidR="00ED6DF6" w:rsidRDefault="00ED6DF6">
      <w:pPr>
        <w:adjustRightInd w:val="0"/>
        <w:snapToGrid w:val="0"/>
        <w:jc w:val="left"/>
        <w:rPr>
          <w:rFonts w:eastAsia="方正宋刻本秀楷简体"/>
        </w:rPr>
      </w:pPr>
      <w:r>
        <w:rPr>
          <w:rFonts w:eastAsia="方正宋刻本秀楷简体" w:hint="eastAsia"/>
          <w:b/>
          <w:bCs/>
        </w:rPr>
        <w:t xml:space="preserve">[Unit]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w:t>
      </w:r>
      <w:r>
        <w:rPr>
          <w:rFonts w:eastAsia="方正宋刻本秀楷简体" w:hint="eastAsia"/>
        </w:rPr>
        <w:t>这个项目与此</w:t>
      </w:r>
      <w:r>
        <w:rPr>
          <w:rFonts w:eastAsia="方正宋刻本秀楷简体" w:hint="eastAsia"/>
        </w:rPr>
        <w:t xml:space="preserve"> unit </w:t>
      </w:r>
      <w:r>
        <w:rPr>
          <w:rFonts w:eastAsia="方正宋刻本秀楷简体" w:hint="eastAsia"/>
        </w:rPr>
        <w:t>的解释、执行服务相依性有关</w:t>
      </w:r>
      <w:r>
        <w:rPr>
          <w:rFonts w:eastAsia="方正宋刻本秀楷简体" w:hint="eastAsia"/>
        </w:rPr>
        <w:br/>
        <w:t>Description=OpenSSH server daemon</w:t>
      </w:r>
      <w:r>
        <w:rPr>
          <w:rFonts w:eastAsia="方正宋刻本秀楷简体" w:hint="eastAsia"/>
        </w:rPr>
        <w:br/>
        <w:t>After=</w:t>
      </w:r>
      <w:proofErr w:type="spellStart"/>
      <w:r>
        <w:rPr>
          <w:rFonts w:eastAsia="方正宋刻本秀楷简体" w:hint="eastAsia"/>
        </w:rPr>
        <w:t>network.target</w:t>
      </w:r>
      <w:proofErr w:type="spellEnd"/>
      <w:r>
        <w:rPr>
          <w:rFonts w:eastAsia="方正宋刻本秀楷简体" w:hint="eastAsia"/>
        </w:rPr>
        <w:t xml:space="preserve"> </w:t>
      </w:r>
      <w:proofErr w:type="spellStart"/>
      <w:r>
        <w:rPr>
          <w:rFonts w:eastAsia="方正宋刻本秀楷简体" w:hint="eastAsia"/>
        </w:rPr>
        <w:t>sshd-</w:t>
      </w:r>
      <w:proofErr w:type="gramStart"/>
      <w:r>
        <w:rPr>
          <w:rFonts w:eastAsia="方正宋刻本秀楷简体" w:hint="eastAsia"/>
        </w:rPr>
        <w:t>keygen.service</w:t>
      </w:r>
      <w:proofErr w:type="spellEnd"/>
      <w:proofErr w:type="gramEnd"/>
      <w:r>
        <w:rPr>
          <w:rFonts w:eastAsia="方正宋刻本秀楷简体" w:hint="eastAsia"/>
        </w:rPr>
        <w:br/>
        <w:t>Wants=</w:t>
      </w:r>
      <w:proofErr w:type="spellStart"/>
      <w:r>
        <w:rPr>
          <w:rFonts w:eastAsia="方正宋刻本秀楷简体" w:hint="eastAsia"/>
        </w:rPr>
        <w:t>sshd-keygen.service</w:t>
      </w:r>
      <w:proofErr w:type="spellEnd"/>
    </w:p>
    <w:p w14:paraId="7220EF6A" w14:textId="1F8DCE75" w:rsidR="00ED6DF6" w:rsidRDefault="00ED6DF6">
      <w:pPr>
        <w:adjustRightInd w:val="0"/>
        <w:snapToGrid w:val="0"/>
        <w:jc w:val="left"/>
        <w:rPr>
          <w:rFonts w:eastAsia="方正宋刻本秀楷简体"/>
        </w:rPr>
      </w:pPr>
      <w:r>
        <w:rPr>
          <w:rFonts w:eastAsia="方正宋刻本秀楷简体" w:hint="eastAsia"/>
          <w:b/>
          <w:bCs/>
        </w:rPr>
        <w:t xml:space="preserve">[Service] </w:t>
      </w:r>
      <w:r>
        <w:rPr>
          <w:rFonts w:eastAsia="方正宋刻本秀楷简体" w:hint="eastAsia"/>
          <w:b/>
          <w:bCs/>
        </w:rPr>
        <w:tab/>
      </w:r>
      <w:r>
        <w:rPr>
          <w:rFonts w:eastAsia="方正宋刻本秀楷简体" w:hint="eastAsia"/>
          <w:b/>
          <w:bCs/>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w:t>
      </w:r>
      <w:r>
        <w:rPr>
          <w:rFonts w:eastAsia="方正宋刻本秀楷简体" w:hint="eastAsia"/>
        </w:rPr>
        <w:t>这个项目与实际执行的指令参数有关</w:t>
      </w:r>
      <w:r>
        <w:rPr>
          <w:rFonts w:eastAsia="方正宋刻本秀楷简体" w:hint="eastAsia"/>
        </w:rPr>
        <w:br/>
      </w:r>
      <w:proofErr w:type="spellStart"/>
      <w:r>
        <w:rPr>
          <w:rFonts w:eastAsia="方正宋刻本秀楷简体" w:hint="eastAsia"/>
        </w:rPr>
        <w:t>EnvironmentFile</w:t>
      </w:r>
      <w:proofErr w:type="spellEnd"/>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sysconfig</w:t>
      </w:r>
      <w:proofErr w:type="spellEnd"/>
      <w:r>
        <w:rPr>
          <w:rFonts w:eastAsia="方正宋刻本秀楷简体" w:hint="eastAsia"/>
        </w:rPr>
        <w:t>/</w:t>
      </w:r>
      <w:proofErr w:type="spellStart"/>
      <w:r>
        <w:rPr>
          <w:rFonts w:eastAsia="方正宋刻本秀楷简体" w:hint="eastAsia"/>
        </w:rPr>
        <w:t>sshd</w:t>
      </w:r>
      <w:proofErr w:type="spellEnd"/>
      <w:r>
        <w:rPr>
          <w:rFonts w:eastAsia="方正宋刻本秀楷简体" w:hint="eastAsia"/>
        </w:rPr>
        <w:br/>
      </w:r>
      <w:proofErr w:type="spellStart"/>
      <w:r>
        <w:rPr>
          <w:rFonts w:eastAsia="方正宋刻本秀楷简体" w:hint="eastAsia"/>
        </w:rPr>
        <w:t>ExecStart</w:t>
      </w:r>
      <w:proofErr w:type="spellEnd"/>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w:t>
      </w:r>
      <w:proofErr w:type="spellStart"/>
      <w:r>
        <w:rPr>
          <w:rFonts w:eastAsia="方正宋刻本秀楷简体" w:hint="eastAsia"/>
        </w:rPr>
        <w:t>sbin</w:t>
      </w:r>
      <w:proofErr w:type="spellEnd"/>
      <w:r>
        <w:rPr>
          <w:rFonts w:eastAsia="方正宋刻本秀楷简体" w:hint="eastAsia"/>
        </w:rPr>
        <w:t>/</w:t>
      </w:r>
      <w:proofErr w:type="spellStart"/>
      <w:r>
        <w:rPr>
          <w:rFonts w:eastAsia="方正宋刻本秀楷简体" w:hint="eastAsia"/>
        </w:rPr>
        <w:t>sshd</w:t>
      </w:r>
      <w:proofErr w:type="spellEnd"/>
      <w:r>
        <w:rPr>
          <w:rFonts w:eastAsia="方正宋刻本秀楷简体" w:hint="eastAsia"/>
        </w:rPr>
        <w:t xml:space="preserve"> -D $OPTIONS</w:t>
      </w:r>
      <w:r>
        <w:rPr>
          <w:rFonts w:eastAsia="方正宋刻本秀楷简体" w:hint="eastAsia"/>
        </w:rPr>
        <w:br/>
      </w:r>
      <w:proofErr w:type="spellStart"/>
      <w:r>
        <w:rPr>
          <w:rFonts w:eastAsia="方正宋刻本秀楷简体" w:hint="eastAsia"/>
        </w:rPr>
        <w:t>ExecReload</w:t>
      </w:r>
      <w:proofErr w:type="spellEnd"/>
      <w:r>
        <w:rPr>
          <w:rFonts w:eastAsia="方正宋刻本秀楷简体" w:hint="eastAsia"/>
        </w:rPr>
        <w:t>=/bin/kill -HUP $MAINPID</w:t>
      </w:r>
      <w:r>
        <w:rPr>
          <w:rFonts w:eastAsia="方正宋刻本秀楷简体" w:hint="eastAsia"/>
        </w:rPr>
        <w:br/>
      </w:r>
      <w:proofErr w:type="spellStart"/>
      <w:r>
        <w:rPr>
          <w:rFonts w:eastAsia="方正宋刻本秀楷简体" w:hint="eastAsia"/>
        </w:rPr>
        <w:t>KillMode</w:t>
      </w:r>
      <w:proofErr w:type="spellEnd"/>
      <w:r>
        <w:rPr>
          <w:rFonts w:eastAsia="方正宋刻本秀楷简体" w:hint="eastAsia"/>
        </w:rPr>
        <w:t>=process</w:t>
      </w:r>
      <w:r>
        <w:rPr>
          <w:rFonts w:eastAsia="方正宋刻本秀楷简体" w:hint="eastAsia"/>
        </w:rPr>
        <w:br/>
        <w:t>Restart=on-failure</w:t>
      </w:r>
      <w:r>
        <w:rPr>
          <w:rFonts w:eastAsia="方正宋刻本秀楷简体" w:hint="eastAsia"/>
        </w:rPr>
        <w:br/>
      </w:r>
      <w:proofErr w:type="spellStart"/>
      <w:r>
        <w:rPr>
          <w:rFonts w:eastAsia="方正宋刻本秀楷简体" w:hint="eastAsia"/>
        </w:rPr>
        <w:t>RestartSec</w:t>
      </w:r>
      <w:proofErr w:type="spellEnd"/>
      <w:r>
        <w:rPr>
          <w:rFonts w:eastAsia="方正宋刻本秀楷简体" w:hint="eastAsia"/>
        </w:rPr>
        <w:t>=42s</w:t>
      </w:r>
    </w:p>
    <w:p w14:paraId="748DB4F5" w14:textId="1E362AEF" w:rsidR="00ED6DF6" w:rsidRDefault="00ED6DF6">
      <w:pPr>
        <w:adjustRightInd w:val="0"/>
        <w:snapToGrid w:val="0"/>
        <w:jc w:val="left"/>
        <w:rPr>
          <w:rFonts w:eastAsia="方正宋刻本秀楷简体"/>
        </w:rPr>
      </w:pPr>
      <w:r>
        <w:rPr>
          <w:rFonts w:eastAsia="方正宋刻本秀楷简体" w:hint="eastAsia"/>
          <w:b/>
          <w:bCs/>
        </w:rPr>
        <w:t>[Install]</w:t>
      </w:r>
      <w:r>
        <w:rPr>
          <w:rFonts w:eastAsia="方正宋刻本秀楷简体" w:hint="eastAsia"/>
          <w:b/>
          <w:bCs/>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 </w:t>
      </w:r>
      <w:r>
        <w:rPr>
          <w:rFonts w:eastAsia="方正宋刻本秀楷简体" w:hint="eastAsia"/>
        </w:rPr>
        <w:t>这个项目说明此</w:t>
      </w:r>
      <w:r>
        <w:rPr>
          <w:rFonts w:eastAsia="方正宋刻本秀楷简体" w:hint="eastAsia"/>
        </w:rPr>
        <w:t xml:space="preserve"> unit </w:t>
      </w:r>
      <w:r>
        <w:rPr>
          <w:rFonts w:eastAsia="方正宋刻本秀楷简体" w:hint="eastAsia"/>
        </w:rPr>
        <w:t>要挂载哪个</w:t>
      </w:r>
      <w:r>
        <w:rPr>
          <w:rFonts w:eastAsia="方正宋刻本秀楷简体" w:hint="eastAsia"/>
        </w:rPr>
        <w:t xml:space="preserve"> target </w:t>
      </w:r>
      <w:proofErr w:type="gramStart"/>
      <w:r>
        <w:rPr>
          <w:rFonts w:eastAsia="方正宋刻本秀楷简体" w:hint="eastAsia"/>
        </w:rPr>
        <w:t>下面</w:t>
      </w:r>
      <w:proofErr w:type="gramEnd"/>
      <w:r>
        <w:rPr>
          <w:rFonts w:eastAsia="方正宋刻本秀楷简体" w:hint="eastAsia"/>
        </w:rPr>
        <w:br/>
        <w:t xml:space="preserve">WantedBy=multi-user.target </w:t>
      </w:r>
    </w:p>
    <w:p w14:paraId="7B641A27" w14:textId="77777777" w:rsidR="00ED6DF6" w:rsidRDefault="00ED6DF6">
      <w:pPr>
        <w:adjustRightInd w:val="0"/>
        <w:snapToGrid w:val="0"/>
        <w:jc w:val="left"/>
        <w:rPr>
          <w:rFonts w:eastAsia="方正宋刻本秀楷简体"/>
        </w:rPr>
      </w:pPr>
    </w:p>
    <w:p w14:paraId="4A4C53D0" w14:textId="77777777" w:rsidR="00ED6DF6" w:rsidRDefault="00ED6DF6">
      <w:pPr>
        <w:adjustRightInd w:val="0"/>
        <w:snapToGrid w:val="0"/>
        <w:jc w:val="left"/>
        <w:rPr>
          <w:rFonts w:eastAsia="方正宋刻本秀楷简体"/>
          <w:b/>
          <w:bCs/>
          <w:sz w:val="28"/>
          <w:szCs w:val="36"/>
        </w:rPr>
      </w:pPr>
      <w:r>
        <w:rPr>
          <w:rFonts w:eastAsia="方正宋刻本秀楷简体" w:hint="eastAsia"/>
          <w:b/>
          <w:bCs/>
          <w:sz w:val="28"/>
          <w:szCs w:val="36"/>
        </w:rPr>
        <w:t>配置文件结构分解</w:t>
      </w:r>
    </w:p>
    <w:p w14:paraId="6D381FF6" w14:textId="713F0B6F" w:rsidR="00ED6DF6" w:rsidRDefault="00ED6DF6">
      <w:pPr>
        <w:adjustRightInd w:val="0"/>
        <w:snapToGrid w:val="0"/>
        <w:jc w:val="left"/>
        <w:rPr>
          <w:rFonts w:eastAsia="方正宋刻本秀楷简体"/>
        </w:rPr>
      </w:pPr>
      <w:r>
        <w:rPr>
          <w:rFonts w:eastAsia="方正宋刻本秀楷简体" w:hint="eastAsia"/>
          <w:b/>
          <w:bCs/>
        </w:rPr>
        <w:t>[Unit]</w:t>
      </w:r>
      <w:r>
        <w:rPr>
          <w:rFonts w:eastAsia="方正宋刻本秀楷简体" w:hint="eastAsia"/>
          <w:b/>
          <w:bCs/>
        </w:rPr>
        <w:t>：</w:t>
      </w:r>
      <w:r>
        <w:rPr>
          <w:rFonts w:eastAsia="方正宋刻本秀楷简体" w:hint="eastAsia"/>
        </w:rPr>
        <w:t>unit</w:t>
      </w:r>
      <w:r>
        <w:rPr>
          <w:rFonts w:eastAsia="方正宋刻本秀楷简体" w:hint="eastAsia"/>
        </w:rPr>
        <w:t>本身的说明以及与其他依赖</w:t>
      </w:r>
      <w:r>
        <w:rPr>
          <w:rFonts w:eastAsia="方正宋刻本秀楷简体" w:hint="eastAsia"/>
        </w:rPr>
        <w:t>daemon</w:t>
      </w:r>
      <w:r>
        <w:rPr>
          <w:rFonts w:eastAsia="方正宋刻本秀楷简体" w:hint="eastAsia"/>
        </w:rPr>
        <w:t>的设置</w:t>
      </w:r>
    </w:p>
    <w:p w14:paraId="4EC431CA" w14:textId="77777777" w:rsidR="00E601E0" w:rsidRDefault="00ED6DF6">
      <w:pPr>
        <w:adjustRightInd w:val="0"/>
        <w:snapToGrid w:val="0"/>
        <w:jc w:val="left"/>
        <w:rPr>
          <w:rFonts w:eastAsia="方正宋刻本秀楷简体"/>
        </w:rPr>
      </w:pPr>
      <w:r>
        <w:rPr>
          <w:rFonts w:eastAsia="方正宋刻本秀楷简体" w:hint="eastAsia"/>
          <w:b/>
          <w:bCs/>
        </w:rPr>
        <w:t>[Service], [Socket], [Timer], [Mount], [Path]</w:t>
      </w:r>
      <w:r>
        <w:rPr>
          <w:rFonts w:eastAsia="方正宋刻本秀楷简体" w:hint="eastAsia"/>
        </w:rPr>
        <w:t>：</w:t>
      </w:r>
    </w:p>
    <w:p w14:paraId="1D2F128F" w14:textId="1AA69BE9" w:rsidR="00ED6DF6" w:rsidRDefault="00ED6DF6">
      <w:pPr>
        <w:adjustRightInd w:val="0"/>
        <w:snapToGrid w:val="0"/>
        <w:jc w:val="left"/>
        <w:rPr>
          <w:rFonts w:eastAsia="方正宋刻本秀楷简体"/>
        </w:rPr>
      </w:pPr>
      <w:r>
        <w:rPr>
          <w:rFonts w:eastAsia="方正宋刻本秀楷简体" w:hint="eastAsia"/>
        </w:rPr>
        <w:t>不同的</w:t>
      </w:r>
      <w:r>
        <w:rPr>
          <w:rFonts w:eastAsia="方正宋刻本秀楷简体" w:hint="eastAsia"/>
        </w:rPr>
        <w:t>unit type</w:t>
      </w:r>
      <w:r>
        <w:rPr>
          <w:rFonts w:eastAsia="方正宋刻本秀楷简体" w:hint="eastAsia"/>
        </w:rPr>
        <w:t>就得要使用相对应的设置项目。主要规范服务启动的脚本、环境配置文件文件名、重新启动的方式等</w:t>
      </w:r>
      <w:r>
        <w:rPr>
          <w:rFonts w:eastAsia="方正宋刻本秀楷简体" w:hint="eastAsia"/>
        </w:rPr>
        <w:br/>
      </w:r>
      <w:r>
        <w:rPr>
          <w:rFonts w:eastAsia="方正宋刻本秀楷简体" w:hint="eastAsia"/>
          <w:b/>
          <w:bCs/>
        </w:rPr>
        <w:t>[Install]</w:t>
      </w:r>
      <w:r>
        <w:rPr>
          <w:rFonts w:eastAsia="方正宋刻本秀楷简体" w:hint="eastAsia"/>
        </w:rPr>
        <w:t>：将此</w:t>
      </w:r>
      <w:r>
        <w:rPr>
          <w:rFonts w:eastAsia="方正宋刻本秀楷简体" w:hint="eastAsia"/>
        </w:rPr>
        <w:t xml:space="preserve"> unit </w:t>
      </w:r>
      <w:r>
        <w:rPr>
          <w:rFonts w:eastAsia="方正宋刻本秀楷简体" w:hint="eastAsia"/>
        </w:rPr>
        <w:t>安装到哪个</w:t>
      </w:r>
      <w:r>
        <w:rPr>
          <w:rFonts w:eastAsia="方正宋刻本秀楷简体" w:hint="eastAsia"/>
        </w:rPr>
        <w:t xml:space="preserve"> target </w:t>
      </w:r>
      <w:r>
        <w:rPr>
          <w:rFonts w:eastAsia="方正宋刻本秀楷简体" w:hint="eastAsia"/>
        </w:rPr>
        <w:t>里面去</w:t>
      </w:r>
      <w:r>
        <w:rPr>
          <w:rFonts w:eastAsia="方正宋刻本秀楷简体" w:hint="eastAsia"/>
        </w:rPr>
        <w:t xml:space="preserve"> </w:t>
      </w:r>
    </w:p>
    <w:p w14:paraId="31E7CAE5" w14:textId="77777777" w:rsidR="00ED6DF6" w:rsidRDefault="00ED6DF6">
      <w:pPr>
        <w:adjustRightInd w:val="0"/>
        <w:snapToGrid w:val="0"/>
        <w:jc w:val="left"/>
        <w:rPr>
          <w:rFonts w:eastAsia="方正宋刻本秀楷简体"/>
        </w:rPr>
      </w:pPr>
    </w:p>
    <w:p w14:paraId="245F8FF4" w14:textId="77777777" w:rsidR="00ED6DF6" w:rsidRDefault="00ED6DF6">
      <w:pPr>
        <w:adjustRightInd w:val="0"/>
        <w:snapToGrid w:val="0"/>
        <w:jc w:val="left"/>
        <w:rPr>
          <w:rFonts w:eastAsia="方正宋刻本秀楷简体"/>
        </w:rPr>
      </w:pPr>
      <w:r>
        <w:rPr>
          <w:rFonts w:eastAsia="方正宋刻本秀楷简体" w:hint="eastAsia"/>
          <w:b/>
          <w:bCs/>
        </w:rPr>
        <w:t>设置规则：</w:t>
      </w:r>
      <w:r>
        <w:rPr>
          <w:rFonts w:eastAsia="方正宋刻本秀楷简体" w:hint="eastAsia"/>
          <w:b/>
          <w:bCs/>
        </w:rPr>
        <w:br/>
      </w:r>
      <w:r>
        <w:rPr>
          <w:rFonts w:eastAsia="方正宋刻本秀楷简体" w:hint="eastAsia"/>
        </w:rPr>
        <w:t>设置项目通常是</w:t>
      </w:r>
      <w:r>
        <w:rPr>
          <w:rFonts w:eastAsia="方正宋刻本秀楷简体" w:hint="eastAsia"/>
          <w:b/>
          <w:bCs/>
        </w:rPr>
        <w:t>可以重复</w:t>
      </w:r>
      <w:r>
        <w:rPr>
          <w:rFonts w:eastAsia="方正宋刻本秀楷简体" w:hint="eastAsia"/>
        </w:rPr>
        <w:t>的，可以重复设置两个</w:t>
      </w:r>
      <w:r>
        <w:rPr>
          <w:rFonts w:eastAsia="方正宋刻本秀楷简体" w:hint="eastAsia"/>
        </w:rPr>
        <w:t>After</w:t>
      </w:r>
      <w:r>
        <w:rPr>
          <w:rFonts w:eastAsia="方正宋刻本秀楷简体" w:hint="eastAsia"/>
        </w:rPr>
        <w:t>，但后面的设置会取代前面的；</w:t>
      </w:r>
    </w:p>
    <w:p w14:paraId="0122588A" w14:textId="0B6D010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若要将设置值归零，可以使用类似</w:t>
      </w:r>
      <w:proofErr w:type="gramStart"/>
      <w:r>
        <w:rPr>
          <w:rFonts w:eastAsia="方正宋刻本秀楷简体" w:hint="eastAsia"/>
        </w:rPr>
        <w:t>“</w:t>
      </w:r>
      <w:proofErr w:type="gramEnd"/>
      <w:r>
        <w:rPr>
          <w:rFonts w:eastAsia="方正宋刻本秀楷简体" w:hint="eastAsia"/>
        </w:rPr>
        <w:t>After=</w:t>
      </w:r>
      <w:proofErr w:type="gramStart"/>
      <w:r>
        <w:rPr>
          <w:rFonts w:eastAsia="方正宋刻本秀楷简体" w:hint="eastAsia"/>
        </w:rPr>
        <w:t>“</w:t>
      </w:r>
      <w:proofErr w:type="gramEnd"/>
      <w:r>
        <w:rPr>
          <w:rFonts w:eastAsia="方正宋刻本秀楷简体" w:hint="eastAsia"/>
        </w:rPr>
        <w:t>的设置</w:t>
      </w:r>
      <w:r>
        <w:rPr>
          <w:rFonts w:eastAsia="方正宋刻本秀楷简体" w:hint="eastAsia"/>
        </w:rPr>
        <w:br/>
      </w:r>
      <w:r>
        <w:rPr>
          <w:rFonts w:eastAsia="方正宋刻本秀楷简体" w:hint="eastAsia"/>
        </w:rPr>
        <w:t>设置参数需要有“是</w:t>
      </w:r>
      <w:r>
        <w:rPr>
          <w:rFonts w:eastAsia="方正宋刻本秀楷简体" w:hint="eastAsia"/>
        </w:rPr>
        <w:t>/</w:t>
      </w:r>
      <w:r>
        <w:rPr>
          <w:rFonts w:eastAsia="方正宋刻本秀楷简体" w:hint="eastAsia"/>
        </w:rPr>
        <w:t>否”的项目（</w:t>
      </w:r>
      <w:proofErr w:type="gramStart"/>
      <w:r>
        <w:rPr>
          <w:rFonts w:eastAsia="方正宋刻本秀楷简体" w:hint="eastAsia"/>
        </w:rPr>
        <w:t>布林值</w:t>
      </w:r>
      <w:proofErr w:type="gramEnd"/>
      <w:r>
        <w:rPr>
          <w:rFonts w:eastAsia="方正宋刻本秀楷简体" w:hint="eastAsia"/>
        </w:rPr>
        <w:t>, boolean</w:t>
      </w:r>
      <w:r>
        <w:rPr>
          <w:rFonts w:eastAsia="方正宋刻本秀楷简体" w:hint="eastAsia"/>
        </w:rPr>
        <w:t>）</w:t>
      </w:r>
    </w:p>
    <w:p w14:paraId="1DAB51E5" w14:textId="031BAD45" w:rsidR="00ED6DF6" w:rsidRDefault="00ED6DF6">
      <w:pPr>
        <w:adjustRightInd w:val="0"/>
        <w:snapToGrid w:val="0"/>
        <w:jc w:val="left"/>
        <w:rPr>
          <w:rFonts w:eastAsia="方正宋刻本秀楷简体"/>
        </w:rPr>
      </w:pPr>
      <w:r w:rsidRPr="00277015">
        <w:rPr>
          <w:rFonts w:eastAsia="方正宋刻本秀楷简体" w:hint="eastAsia"/>
          <w:b/>
          <w:bCs/>
        </w:rPr>
        <w:tab/>
      </w:r>
      <w:r w:rsidRPr="00277015">
        <w:rPr>
          <w:rFonts w:eastAsia="方正宋刻本秀楷简体" w:hint="eastAsia"/>
          <w:b/>
          <w:bCs/>
        </w:rPr>
        <w:tab/>
      </w:r>
      <w:r w:rsidRPr="00277015">
        <w:rPr>
          <w:rFonts w:eastAsia="方正宋刻本秀楷简体" w:hint="eastAsia"/>
          <w:b/>
          <w:bCs/>
        </w:rPr>
        <w:t>可以使用</w:t>
      </w:r>
      <w:r w:rsidRPr="00277015">
        <w:rPr>
          <w:rFonts w:eastAsia="方正宋刻本秀楷简体" w:hint="eastAsia"/>
          <w:b/>
          <w:bCs/>
        </w:rPr>
        <w:t xml:space="preserve"> 1, yes, true, on </w:t>
      </w:r>
      <w:r w:rsidRPr="00277015">
        <w:rPr>
          <w:rFonts w:eastAsia="方正宋刻本秀楷简体" w:hint="eastAsia"/>
          <w:b/>
          <w:bCs/>
        </w:rPr>
        <w:t>代表启动，用</w:t>
      </w:r>
      <w:r w:rsidRPr="00277015">
        <w:rPr>
          <w:rFonts w:eastAsia="方正宋刻本秀楷简体" w:hint="eastAsia"/>
          <w:b/>
          <w:bCs/>
        </w:rPr>
        <w:t xml:space="preserve"> 0, no, false, off </w:t>
      </w:r>
      <w:r w:rsidRPr="00277015">
        <w:rPr>
          <w:rFonts w:eastAsia="方正宋刻本秀楷简体" w:hint="eastAsia"/>
          <w:b/>
          <w:bCs/>
        </w:rPr>
        <w:t>代表关闭</w:t>
      </w:r>
      <w:r>
        <w:rPr>
          <w:rFonts w:eastAsia="方正宋刻本秀楷简体" w:hint="eastAsia"/>
        </w:rPr>
        <w:t>空白行、开头为</w:t>
      </w:r>
      <w:r>
        <w:rPr>
          <w:rFonts w:eastAsia="方正宋刻本秀楷简体" w:hint="eastAsia"/>
        </w:rPr>
        <w:t xml:space="preserve"> # </w:t>
      </w:r>
      <w:r>
        <w:rPr>
          <w:rFonts w:eastAsia="方正宋刻本秀楷简体" w:hint="eastAsia"/>
        </w:rPr>
        <w:t>或</w:t>
      </w:r>
      <w:r>
        <w:rPr>
          <w:rFonts w:eastAsia="方正宋刻本秀楷简体" w:hint="eastAsia"/>
        </w:rPr>
        <w:t xml:space="preserve"> ; </w:t>
      </w:r>
      <w:r>
        <w:rPr>
          <w:rFonts w:eastAsia="方正宋刻本秀楷简体" w:hint="eastAsia"/>
        </w:rPr>
        <w:t>的代表注解</w:t>
      </w:r>
    </w:p>
    <w:p w14:paraId="507174AA"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system</w:t>
      </w:r>
      <w:r>
        <w:rPr>
          <w:rFonts w:eastAsia="方正宋刻本秀楷简体" w:hint="eastAsia"/>
          <w:b/>
          <w:bCs/>
          <w:sz w:val="40"/>
          <w:szCs w:val="48"/>
        </w:rPr>
        <w:t>配置详解</w:t>
      </w:r>
      <w:r>
        <w:rPr>
          <w:rFonts w:eastAsia="方正宋刻本秀楷简体" w:hint="eastAsia"/>
          <w:b/>
          <w:bCs/>
          <w:sz w:val="40"/>
          <w:szCs w:val="48"/>
        </w:rPr>
        <w:tab/>
      </w:r>
    </w:p>
    <w:tbl>
      <w:tblPr>
        <w:tblpPr w:leftFromText="180" w:rightFromText="180" w:vertAnchor="text" w:horzAnchor="page" w:tblpX="1642" w:tblpY="239"/>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2"/>
        <w:gridCol w:w="7448"/>
      </w:tblGrid>
      <w:tr w:rsidR="00ED6DF6" w14:paraId="2220D2E0" w14:textId="77777777">
        <w:trPr>
          <w:trHeight w:val="311"/>
        </w:trPr>
        <w:tc>
          <w:tcPr>
            <w:tcW w:w="9000" w:type="dxa"/>
            <w:gridSpan w:val="2"/>
            <w:tcBorders>
              <w:top w:val="single" w:sz="4" w:space="0" w:color="auto"/>
              <w:left w:val="single" w:sz="4" w:space="0" w:color="auto"/>
              <w:bottom w:val="single" w:sz="4" w:space="0" w:color="auto"/>
              <w:right w:val="single" w:sz="4" w:space="0" w:color="auto"/>
            </w:tcBorders>
            <w:vAlign w:val="center"/>
          </w:tcPr>
          <w:p w14:paraId="2B95851F" w14:textId="77777777" w:rsidR="00ED6DF6" w:rsidRDefault="00ED6DF6">
            <w:pPr>
              <w:adjustRightInd w:val="0"/>
              <w:snapToGrid w:val="0"/>
              <w:jc w:val="center"/>
              <w:rPr>
                <w:rFonts w:eastAsia="方正宋刻本秀楷简体"/>
              </w:rPr>
            </w:pPr>
            <w:r>
              <w:rPr>
                <w:rFonts w:eastAsia="方正宋刻本秀楷简体" w:hint="eastAsia"/>
                <w:b/>
                <w:bCs/>
                <w:color w:val="FF0000"/>
                <w:sz w:val="28"/>
                <w:szCs w:val="36"/>
              </w:rPr>
              <w:t xml:space="preserve">[Unit] </w:t>
            </w:r>
            <w:r>
              <w:rPr>
                <w:rFonts w:eastAsia="方正宋刻本秀楷简体" w:hint="eastAsia"/>
                <w:b/>
                <w:bCs/>
                <w:color w:val="FF0000"/>
                <w:sz w:val="28"/>
                <w:szCs w:val="36"/>
              </w:rPr>
              <w:t>部份</w:t>
            </w:r>
          </w:p>
        </w:tc>
      </w:tr>
      <w:tr w:rsidR="00ED6DF6" w14:paraId="5ADB339C" w14:textId="77777777">
        <w:trPr>
          <w:trHeight w:val="311"/>
        </w:trPr>
        <w:tc>
          <w:tcPr>
            <w:tcW w:w="1552" w:type="dxa"/>
            <w:tcBorders>
              <w:top w:val="single" w:sz="4" w:space="0" w:color="auto"/>
              <w:left w:val="single" w:sz="4" w:space="0" w:color="auto"/>
              <w:bottom w:val="single" w:sz="4" w:space="0" w:color="auto"/>
              <w:right w:val="single" w:sz="4" w:space="0" w:color="auto"/>
            </w:tcBorders>
            <w:vAlign w:val="center"/>
          </w:tcPr>
          <w:p w14:paraId="6046A255" w14:textId="77777777" w:rsidR="00ED6DF6" w:rsidRDefault="00ED6DF6">
            <w:pPr>
              <w:adjustRightInd w:val="0"/>
              <w:snapToGrid w:val="0"/>
              <w:jc w:val="left"/>
              <w:rPr>
                <w:rFonts w:eastAsia="方正宋刻本秀楷简体"/>
              </w:rPr>
            </w:pPr>
            <w:r>
              <w:rPr>
                <w:rFonts w:eastAsia="方正宋刻本秀楷简体" w:hint="eastAsia"/>
              </w:rPr>
              <w:t>设置参数</w:t>
            </w:r>
            <w:r>
              <w:rPr>
                <w:rFonts w:eastAsia="方正宋刻本秀楷简体" w:hint="eastAsia"/>
              </w:rPr>
              <w:t xml:space="preserve"> </w:t>
            </w:r>
          </w:p>
        </w:tc>
        <w:tc>
          <w:tcPr>
            <w:tcW w:w="7448" w:type="dxa"/>
            <w:tcBorders>
              <w:top w:val="single" w:sz="4" w:space="0" w:color="auto"/>
              <w:left w:val="single" w:sz="4" w:space="0" w:color="auto"/>
              <w:bottom w:val="single" w:sz="4" w:space="0" w:color="auto"/>
              <w:right w:val="single" w:sz="4" w:space="0" w:color="auto"/>
            </w:tcBorders>
            <w:vAlign w:val="center"/>
          </w:tcPr>
          <w:p w14:paraId="10CE713F" w14:textId="77777777" w:rsidR="00ED6DF6" w:rsidRDefault="00ED6DF6">
            <w:pPr>
              <w:adjustRightInd w:val="0"/>
              <w:snapToGrid w:val="0"/>
              <w:jc w:val="left"/>
              <w:rPr>
                <w:rFonts w:eastAsia="方正宋刻本秀楷简体"/>
              </w:rPr>
            </w:pPr>
            <w:r>
              <w:rPr>
                <w:rFonts w:eastAsia="方正宋刻本秀楷简体" w:hint="eastAsia"/>
              </w:rPr>
              <w:t>参数意义说明</w:t>
            </w:r>
          </w:p>
        </w:tc>
      </w:tr>
      <w:tr w:rsidR="00ED6DF6" w14:paraId="499E4080" w14:textId="77777777">
        <w:trPr>
          <w:trHeight w:val="548"/>
        </w:trPr>
        <w:tc>
          <w:tcPr>
            <w:tcW w:w="1552" w:type="dxa"/>
            <w:tcBorders>
              <w:top w:val="single" w:sz="4" w:space="0" w:color="auto"/>
              <w:left w:val="single" w:sz="4" w:space="0" w:color="auto"/>
              <w:bottom w:val="single" w:sz="4" w:space="0" w:color="auto"/>
              <w:right w:val="single" w:sz="4" w:space="0" w:color="auto"/>
            </w:tcBorders>
            <w:vAlign w:val="center"/>
          </w:tcPr>
          <w:p w14:paraId="2657CA94"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 xml:space="preserve">Description </w:t>
            </w:r>
          </w:p>
        </w:tc>
        <w:tc>
          <w:tcPr>
            <w:tcW w:w="7448" w:type="dxa"/>
            <w:tcBorders>
              <w:top w:val="single" w:sz="4" w:space="0" w:color="auto"/>
              <w:left w:val="single" w:sz="4" w:space="0" w:color="auto"/>
              <w:bottom w:val="single" w:sz="4" w:space="0" w:color="auto"/>
              <w:right w:val="single" w:sz="4" w:space="0" w:color="auto"/>
            </w:tcBorders>
            <w:vAlign w:val="center"/>
          </w:tcPr>
          <w:p w14:paraId="1103609E" w14:textId="77777777" w:rsidR="00ED6DF6" w:rsidRDefault="00ED6DF6">
            <w:pPr>
              <w:adjustRightInd w:val="0"/>
              <w:snapToGrid w:val="0"/>
              <w:jc w:val="left"/>
              <w:rPr>
                <w:rFonts w:eastAsia="方正宋刻本秀楷简体"/>
              </w:rPr>
            </w:pPr>
            <w:r>
              <w:rPr>
                <w:rFonts w:eastAsia="方正宋刻本秀楷简体" w:hint="eastAsia"/>
              </w:rPr>
              <w:t>使用</w:t>
            </w:r>
            <w:proofErr w:type="spellStart"/>
            <w:r>
              <w:rPr>
                <w:rFonts w:eastAsia="方正宋刻本秀楷简体" w:hint="eastAsia"/>
              </w:rPr>
              <w:t>systemctl</w:t>
            </w:r>
            <w:proofErr w:type="spellEnd"/>
            <w:r>
              <w:rPr>
                <w:rFonts w:eastAsia="方正宋刻本秀楷简体" w:hint="eastAsia"/>
              </w:rPr>
              <w:t xml:space="preserve"> list-units</w:t>
            </w:r>
            <w:r>
              <w:rPr>
                <w:rFonts w:eastAsia="方正宋刻本秀楷简体" w:hint="eastAsia"/>
              </w:rPr>
              <w:t>、</w:t>
            </w:r>
            <w:proofErr w:type="spellStart"/>
            <w:r>
              <w:rPr>
                <w:rFonts w:eastAsia="方正宋刻本秀楷简体" w:hint="eastAsia"/>
              </w:rPr>
              <w:t>systemctl</w:t>
            </w:r>
            <w:proofErr w:type="spellEnd"/>
            <w:r>
              <w:rPr>
                <w:rFonts w:eastAsia="方正宋刻本秀楷简体" w:hint="eastAsia"/>
              </w:rPr>
              <w:t xml:space="preserve"> status</w:t>
            </w:r>
            <w:r>
              <w:rPr>
                <w:rFonts w:eastAsia="方正宋刻本秀楷简体" w:hint="eastAsia"/>
              </w:rPr>
              <w:t>时，输出给管理员看的简易说明</w:t>
            </w:r>
          </w:p>
        </w:tc>
      </w:tr>
      <w:tr w:rsidR="00ED6DF6" w14:paraId="5115EEF6" w14:textId="77777777">
        <w:trPr>
          <w:trHeight w:val="1105"/>
        </w:trPr>
        <w:tc>
          <w:tcPr>
            <w:tcW w:w="1552" w:type="dxa"/>
            <w:tcBorders>
              <w:top w:val="single" w:sz="4" w:space="0" w:color="auto"/>
              <w:left w:val="single" w:sz="4" w:space="0" w:color="auto"/>
              <w:bottom w:val="single" w:sz="4" w:space="0" w:color="auto"/>
              <w:right w:val="single" w:sz="4" w:space="0" w:color="auto"/>
            </w:tcBorders>
            <w:vAlign w:val="center"/>
          </w:tcPr>
          <w:p w14:paraId="571D43B1"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Documentation</w:t>
            </w:r>
          </w:p>
        </w:tc>
        <w:tc>
          <w:tcPr>
            <w:tcW w:w="7448" w:type="dxa"/>
            <w:tcBorders>
              <w:top w:val="single" w:sz="4" w:space="0" w:color="auto"/>
              <w:left w:val="single" w:sz="4" w:space="0" w:color="auto"/>
              <w:bottom w:val="single" w:sz="4" w:space="0" w:color="auto"/>
              <w:right w:val="single" w:sz="4" w:space="0" w:color="auto"/>
            </w:tcBorders>
            <w:vAlign w:val="center"/>
          </w:tcPr>
          <w:p w14:paraId="18BACB4C" w14:textId="77777777" w:rsidR="00ED6DF6" w:rsidRDefault="00ED6DF6">
            <w:pPr>
              <w:adjustRightInd w:val="0"/>
              <w:snapToGrid w:val="0"/>
              <w:jc w:val="left"/>
              <w:rPr>
                <w:rFonts w:eastAsia="方正宋刻本秀楷简体"/>
              </w:rPr>
            </w:pPr>
            <w:r>
              <w:rPr>
                <w:rFonts w:eastAsia="方正宋刻本秀楷简体" w:hint="eastAsia"/>
              </w:rPr>
              <w:t>提供管理员能够进行进一步的文件查询的功能！提供的文件可以是如下的数据：</w:t>
            </w:r>
            <w:r>
              <w:rPr>
                <w:rFonts w:eastAsia="方正宋刻本秀楷简体" w:hint="eastAsia"/>
              </w:rPr>
              <w:br/>
              <w:t>Documentation=http://www....</w:t>
            </w:r>
            <w:r>
              <w:rPr>
                <w:rFonts w:eastAsia="方正宋刻本秀楷简体" w:hint="eastAsia"/>
              </w:rPr>
              <w:br/>
              <w:t>Documentation=</w:t>
            </w:r>
            <w:proofErr w:type="spellStart"/>
            <w:proofErr w:type="gramStart"/>
            <w:r>
              <w:rPr>
                <w:rFonts w:eastAsia="方正宋刻本秀楷简体" w:hint="eastAsia"/>
              </w:rPr>
              <w:t>man:sshd</w:t>
            </w:r>
            <w:proofErr w:type="spellEnd"/>
            <w:proofErr w:type="gramEnd"/>
            <w:r>
              <w:rPr>
                <w:rFonts w:eastAsia="方正宋刻本秀楷简体" w:hint="eastAsia"/>
              </w:rPr>
              <w:t>（</w:t>
            </w:r>
            <w:r>
              <w:rPr>
                <w:rFonts w:eastAsia="方正宋刻本秀楷简体" w:hint="eastAsia"/>
              </w:rPr>
              <w:t>8</w:t>
            </w:r>
            <w:r>
              <w:rPr>
                <w:rFonts w:eastAsia="方正宋刻本秀楷简体" w:hint="eastAsia"/>
              </w:rPr>
              <w:t>）</w:t>
            </w:r>
            <w:r>
              <w:rPr>
                <w:rFonts w:eastAsia="方正宋刻本秀楷简体" w:hint="eastAsia"/>
              </w:rPr>
              <w:br/>
              <w:t>Documentation=file:/etc/ssh/sshd_config</w:t>
            </w:r>
          </w:p>
        </w:tc>
      </w:tr>
      <w:tr w:rsidR="00ED6DF6" w14:paraId="55AA8525" w14:textId="77777777">
        <w:trPr>
          <w:trHeight w:val="2043"/>
        </w:trPr>
        <w:tc>
          <w:tcPr>
            <w:tcW w:w="1552" w:type="dxa"/>
            <w:tcBorders>
              <w:top w:val="single" w:sz="4" w:space="0" w:color="auto"/>
              <w:left w:val="single" w:sz="4" w:space="0" w:color="auto"/>
              <w:bottom w:val="single" w:sz="4" w:space="0" w:color="auto"/>
              <w:right w:val="single" w:sz="4" w:space="0" w:color="auto"/>
            </w:tcBorders>
            <w:vAlign w:val="center"/>
          </w:tcPr>
          <w:p w14:paraId="517D30BA"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After</w:t>
            </w:r>
          </w:p>
          <w:p w14:paraId="4AC335D9"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在后接服务</w:t>
            </w:r>
          </w:p>
          <w:p w14:paraId="3DF59D59"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之后启动最好</w:t>
            </w:r>
          </w:p>
        </w:tc>
        <w:tc>
          <w:tcPr>
            <w:tcW w:w="7448" w:type="dxa"/>
            <w:tcBorders>
              <w:top w:val="single" w:sz="4" w:space="0" w:color="auto"/>
              <w:left w:val="single" w:sz="4" w:space="0" w:color="auto"/>
              <w:bottom w:val="single" w:sz="4" w:space="0" w:color="auto"/>
              <w:right w:val="single" w:sz="4" w:space="0" w:color="auto"/>
            </w:tcBorders>
            <w:vAlign w:val="center"/>
          </w:tcPr>
          <w:p w14:paraId="12A23F2B" w14:textId="77777777" w:rsidR="00ED6DF6" w:rsidRDefault="00ED6DF6">
            <w:pPr>
              <w:adjustRightInd w:val="0"/>
              <w:snapToGrid w:val="0"/>
              <w:jc w:val="left"/>
              <w:rPr>
                <w:rFonts w:eastAsia="方正宋刻本秀楷简体"/>
              </w:rPr>
            </w:pPr>
            <w:r>
              <w:rPr>
                <w:rFonts w:eastAsia="方正宋刻本秀楷简体" w:hint="eastAsia"/>
              </w:rPr>
              <w:t>说明</w:t>
            </w:r>
            <w:r>
              <w:rPr>
                <w:rFonts w:eastAsia="方正宋刻本秀楷简体" w:hint="eastAsia"/>
                <w:b/>
                <w:bCs/>
              </w:rPr>
              <w:t>此</w:t>
            </w:r>
            <w:r>
              <w:rPr>
                <w:rFonts w:eastAsia="方正宋刻本秀楷简体" w:hint="eastAsia"/>
                <w:b/>
                <w:bCs/>
              </w:rPr>
              <w:t>unit</w:t>
            </w:r>
            <w:r>
              <w:rPr>
                <w:rFonts w:eastAsia="方正宋刻本秀楷简体" w:hint="eastAsia"/>
                <w:b/>
                <w:bCs/>
              </w:rPr>
              <w:t>是在哪个</w:t>
            </w:r>
            <w:r>
              <w:rPr>
                <w:rFonts w:eastAsia="方正宋刻本秀楷简体" w:hint="eastAsia"/>
                <w:b/>
                <w:bCs/>
              </w:rPr>
              <w:t xml:space="preserve">daemon </w:t>
            </w:r>
            <w:r>
              <w:rPr>
                <w:rFonts w:eastAsia="方正宋刻本秀楷简体" w:hint="eastAsia"/>
                <w:b/>
                <w:bCs/>
              </w:rPr>
              <w:t>启动之后才启动</w:t>
            </w:r>
            <w:r>
              <w:rPr>
                <w:rFonts w:eastAsia="方正宋刻本秀楷简体" w:hint="eastAsia"/>
              </w:rPr>
              <w:t>的意思！</w:t>
            </w:r>
          </w:p>
          <w:p w14:paraId="755E144F" w14:textId="77777777" w:rsidR="00ED6DF6" w:rsidRDefault="00ED6DF6">
            <w:pPr>
              <w:adjustRightInd w:val="0"/>
              <w:snapToGrid w:val="0"/>
              <w:jc w:val="left"/>
              <w:rPr>
                <w:rFonts w:eastAsia="方正宋刻本秀楷简体"/>
              </w:rPr>
            </w:pPr>
            <w:r>
              <w:rPr>
                <w:rFonts w:eastAsia="方正宋刻本秀楷简体" w:hint="eastAsia"/>
              </w:rPr>
              <w:t>仅说明服务启动顺序，</w:t>
            </w:r>
            <w:r>
              <w:rPr>
                <w:rFonts w:eastAsia="方正宋刻本秀楷简体" w:hint="eastAsia"/>
                <w:b/>
                <w:bCs/>
              </w:rPr>
              <w:t>并非强制</w:t>
            </w:r>
            <w:r>
              <w:rPr>
                <w:rFonts w:eastAsia="方正宋刻本秀楷简体" w:hint="eastAsia"/>
              </w:rPr>
              <w:t>要求后面接的服务一定要</w:t>
            </w:r>
            <w:proofErr w:type="gramStart"/>
            <w:r>
              <w:rPr>
                <w:rFonts w:eastAsia="方正宋刻本秀楷简体" w:hint="eastAsia"/>
              </w:rPr>
              <w:t>启动此</w:t>
            </w:r>
            <w:proofErr w:type="gramEnd"/>
            <w:r>
              <w:rPr>
                <w:rFonts w:eastAsia="方正宋刻本秀楷简体" w:hint="eastAsia"/>
              </w:rPr>
              <w:t>unit</w:t>
            </w:r>
            <w:r>
              <w:rPr>
                <w:rFonts w:eastAsia="方正宋刻本秀楷简体" w:hint="eastAsia"/>
              </w:rPr>
              <w:t>才能启动</w:t>
            </w:r>
          </w:p>
          <w:p w14:paraId="353E03AD" w14:textId="77777777" w:rsidR="00ED6DF6" w:rsidRDefault="00ED6DF6">
            <w:pPr>
              <w:adjustRightInd w:val="0"/>
              <w:snapToGrid w:val="0"/>
              <w:jc w:val="left"/>
              <w:rPr>
                <w:rFonts w:eastAsia="方正宋刻本秀楷简体"/>
              </w:rPr>
            </w:pPr>
            <w:r>
              <w:rPr>
                <w:rFonts w:eastAsia="方正宋刻本秀楷简体" w:hint="eastAsia"/>
              </w:rPr>
              <w:t xml:space="preserve"> </w:t>
            </w:r>
          </w:p>
          <w:p w14:paraId="271FC9C2" w14:textId="77777777" w:rsidR="00ED6DF6" w:rsidRDefault="00ED6DF6">
            <w:pPr>
              <w:adjustRightInd w:val="0"/>
              <w:snapToGrid w:val="0"/>
              <w:jc w:val="left"/>
              <w:rPr>
                <w:rFonts w:eastAsia="方正宋刻本秀楷简体"/>
              </w:rPr>
            </w:pPr>
            <w:r>
              <w:rPr>
                <w:rFonts w:eastAsia="方正宋刻本秀楷简体" w:hint="eastAsia"/>
              </w:rPr>
              <w:t>以</w:t>
            </w:r>
            <w:proofErr w:type="spellStart"/>
            <w:r>
              <w:rPr>
                <w:rFonts w:eastAsia="方正宋刻本秀楷简体" w:hint="eastAsia"/>
              </w:rPr>
              <w:t>sshd.service</w:t>
            </w:r>
            <w:proofErr w:type="spellEnd"/>
            <w:r>
              <w:rPr>
                <w:rFonts w:eastAsia="方正宋刻本秀楷简体" w:hint="eastAsia"/>
              </w:rPr>
              <w:t>为例，提到</w:t>
            </w:r>
            <w:r>
              <w:rPr>
                <w:rFonts w:eastAsia="方正宋刻本秀楷简体" w:hint="eastAsia"/>
              </w:rPr>
              <w:t>After</w:t>
            </w:r>
            <w:r>
              <w:rPr>
                <w:rFonts w:eastAsia="方正宋刻本秀楷简体" w:hint="eastAsia"/>
              </w:rPr>
              <w:t>后有</w:t>
            </w:r>
            <w:proofErr w:type="spellStart"/>
            <w:r>
              <w:rPr>
                <w:rFonts w:eastAsia="方正宋刻本秀楷简体" w:hint="eastAsia"/>
              </w:rPr>
              <w:t>network.target</w:t>
            </w:r>
            <w:proofErr w:type="spellEnd"/>
            <w:r>
              <w:rPr>
                <w:rFonts w:eastAsia="方正宋刻本秀楷简体" w:hint="eastAsia"/>
              </w:rPr>
              <w:t xml:space="preserve"> </w:t>
            </w:r>
            <w:r>
              <w:rPr>
                <w:rFonts w:eastAsia="方正宋刻本秀楷简体" w:hint="eastAsia"/>
              </w:rPr>
              <w:t>以及</w:t>
            </w:r>
            <w:proofErr w:type="spellStart"/>
            <w:r>
              <w:rPr>
                <w:rFonts w:eastAsia="方正宋刻本秀楷简体" w:hint="eastAsia"/>
              </w:rPr>
              <w:t>sshd-keygen.service</w:t>
            </w:r>
            <w:proofErr w:type="spellEnd"/>
            <w:r>
              <w:rPr>
                <w:rFonts w:eastAsia="方正宋刻本秀楷简体" w:hint="eastAsia"/>
              </w:rPr>
              <w:t>，若这两个</w:t>
            </w:r>
            <w:r>
              <w:rPr>
                <w:rFonts w:eastAsia="方正宋刻本秀楷简体" w:hint="eastAsia"/>
              </w:rPr>
              <w:t xml:space="preserve">unit </w:t>
            </w:r>
            <w:r>
              <w:rPr>
                <w:rFonts w:eastAsia="方正宋刻本秀楷简体" w:hint="eastAsia"/>
              </w:rPr>
              <w:t>未启动而强制启动</w:t>
            </w:r>
            <w:proofErr w:type="spellStart"/>
            <w:r>
              <w:rPr>
                <w:rFonts w:eastAsia="方正宋刻本秀楷简体" w:hint="eastAsia"/>
              </w:rPr>
              <w:t>sshd.service</w:t>
            </w:r>
            <w:proofErr w:type="spellEnd"/>
            <w:r>
              <w:rPr>
                <w:rFonts w:eastAsia="方正宋刻本秀楷简体" w:hint="eastAsia"/>
              </w:rPr>
              <w:t xml:space="preserve"> </w:t>
            </w:r>
            <w:r>
              <w:rPr>
                <w:rFonts w:eastAsia="方正宋刻本秀楷简体" w:hint="eastAsia"/>
              </w:rPr>
              <w:t>的话，</w:t>
            </w:r>
            <w:r>
              <w:rPr>
                <w:rFonts w:eastAsia="方正宋刻本秀楷简体" w:hint="eastAsia"/>
              </w:rPr>
              <w:t xml:space="preserve"> </w:t>
            </w:r>
            <w:proofErr w:type="spellStart"/>
            <w:r>
              <w:rPr>
                <w:rFonts w:eastAsia="方正宋刻本秀楷简体" w:hint="eastAsia"/>
              </w:rPr>
              <w:t>sshd.service</w:t>
            </w:r>
            <w:proofErr w:type="spellEnd"/>
            <w:r>
              <w:rPr>
                <w:rFonts w:eastAsia="方正宋刻本秀楷简体" w:hint="eastAsia"/>
              </w:rPr>
              <w:t>还是能启动。</w:t>
            </w:r>
          </w:p>
          <w:p w14:paraId="098BDD03" w14:textId="77777777" w:rsidR="00ED6DF6" w:rsidRDefault="00ED6DF6">
            <w:pPr>
              <w:adjustRightInd w:val="0"/>
              <w:snapToGrid w:val="0"/>
              <w:jc w:val="left"/>
              <w:rPr>
                <w:rFonts w:eastAsia="方正宋刻本秀楷简体"/>
              </w:rPr>
            </w:pPr>
            <w:r>
              <w:rPr>
                <w:rFonts w:eastAsia="方正宋刻本秀楷简体" w:hint="eastAsia"/>
              </w:rPr>
              <w:t>这与</w:t>
            </w:r>
            <w:r>
              <w:rPr>
                <w:rFonts w:eastAsia="方正宋刻本秀楷简体" w:hint="eastAsia"/>
              </w:rPr>
              <w:t xml:space="preserve"> Requires </w:t>
            </w:r>
            <w:r>
              <w:rPr>
                <w:rFonts w:eastAsia="方正宋刻本秀楷简体" w:hint="eastAsia"/>
              </w:rPr>
              <w:t>的设置是有差异的！</w:t>
            </w:r>
          </w:p>
        </w:tc>
      </w:tr>
      <w:tr w:rsidR="00ED6DF6" w14:paraId="7DCAEA09" w14:textId="77777777">
        <w:trPr>
          <w:trHeight w:val="881"/>
        </w:trPr>
        <w:tc>
          <w:tcPr>
            <w:tcW w:w="1552" w:type="dxa"/>
            <w:tcBorders>
              <w:top w:val="single" w:sz="4" w:space="0" w:color="auto"/>
              <w:left w:val="single" w:sz="4" w:space="0" w:color="auto"/>
              <w:bottom w:val="single" w:sz="4" w:space="0" w:color="auto"/>
              <w:right w:val="single" w:sz="4" w:space="0" w:color="auto"/>
            </w:tcBorders>
            <w:vAlign w:val="center"/>
          </w:tcPr>
          <w:p w14:paraId="09C2BA1B"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 xml:space="preserve">Before </w:t>
            </w:r>
          </w:p>
          <w:p w14:paraId="0E6A533C"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在后接服务</w:t>
            </w:r>
          </w:p>
          <w:p w14:paraId="2007EBD5"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之前启动最好</w:t>
            </w:r>
          </w:p>
        </w:tc>
        <w:tc>
          <w:tcPr>
            <w:tcW w:w="7448" w:type="dxa"/>
            <w:tcBorders>
              <w:top w:val="single" w:sz="4" w:space="0" w:color="auto"/>
              <w:left w:val="single" w:sz="4" w:space="0" w:color="auto"/>
              <w:bottom w:val="single" w:sz="4" w:space="0" w:color="auto"/>
              <w:right w:val="single" w:sz="4" w:space="0" w:color="auto"/>
            </w:tcBorders>
            <w:vAlign w:val="center"/>
          </w:tcPr>
          <w:p w14:paraId="6AEF0558" w14:textId="77777777" w:rsidR="00ED6DF6" w:rsidRDefault="00ED6DF6">
            <w:pPr>
              <w:adjustRightInd w:val="0"/>
              <w:snapToGrid w:val="0"/>
              <w:jc w:val="left"/>
              <w:rPr>
                <w:rFonts w:eastAsia="方正宋刻本秀楷简体"/>
              </w:rPr>
            </w:pPr>
            <w:r>
              <w:rPr>
                <w:rFonts w:eastAsia="方正宋刻本秀楷简体" w:hint="eastAsia"/>
              </w:rPr>
              <w:t>在</w:t>
            </w:r>
            <w:r>
              <w:rPr>
                <w:rFonts w:eastAsia="方正宋刻本秀楷简体" w:hint="eastAsia"/>
                <w:b/>
                <w:bCs/>
              </w:rPr>
              <w:t>什么服务启动前最好</w:t>
            </w:r>
            <w:proofErr w:type="gramStart"/>
            <w:r>
              <w:rPr>
                <w:rFonts w:eastAsia="方正宋刻本秀楷简体" w:hint="eastAsia"/>
                <w:b/>
                <w:bCs/>
              </w:rPr>
              <w:t>启动此</w:t>
            </w:r>
            <w:proofErr w:type="gramEnd"/>
            <w:r>
              <w:rPr>
                <w:rFonts w:eastAsia="方正宋刻本秀楷简体" w:hint="eastAsia"/>
                <w:b/>
                <w:bCs/>
              </w:rPr>
              <w:t>unit</w:t>
            </w:r>
            <w:r>
              <w:rPr>
                <w:rFonts w:eastAsia="方正宋刻本秀楷简体" w:hint="eastAsia"/>
                <w:b/>
                <w:bCs/>
              </w:rPr>
              <w:t>服务</w:t>
            </w:r>
            <w:r>
              <w:rPr>
                <w:rFonts w:eastAsia="方正宋刻本秀楷简体" w:hint="eastAsia"/>
              </w:rPr>
              <w:t>的意思</w:t>
            </w:r>
          </w:p>
          <w:p w14:paraId="6EACFF4C" w14:textId="77777777" w:rsidR="00ED6DF6" w:rsidRDefault="00ED6DF6">
            <w:pPr>
              <w:adjustRightInd w:val="0"/>
              <w:snapToGrid w:val="0"/>
              <w:jc w:val="left"/>
              <w:rPr>
                <w:rFonts w:eastAsia="方正宋刻本秀楷简体"/>
              </w:rPr>
            </w:pPr>
            <w:r>
              <w:rPr>
                <w:rFonts w:eastAsia="方正宋刻本秀楷简体" w:hint="eastAsia"/>
              </w:rPr>
              <w:t>不过这仅是规范服务启动的顺序，</w:t>
            </w:r>
            <w:r>
              <w:rPr>
                <w:rFonts w:eastAsia="方正宋刻本秀楷简体" w:hint="eastAsia"/>
                <w:b/>
                <w:bCs/>
              </w:rPr>
              <w:t>并非强制要求</w:t>
            </w:r>
            <w:r>
              <w:rPr>
                <w:rFonts w:eastAsia="方正宋刻本秀楷简体" w:hint="eastAsia"/>
              </w:rPr>
              <w:t>的意思。</w:t>
            </w:r>
          </w:p>
        </w:tc>
      </w:tr>
      <w:tr w:rsidR="00ED6DF6" w14:paraId="3B8138F5" w14:textId="77777777">
        <w:trPr>
          <w:trHeight w:val="881"/>
        </w:trPr>
        <w:tc>
          <w:tcPr>
            <w:tcW w:w="1552" w:type="dxa"/>
            <w:tcBorders>
              <w:top w:val="single" w:sz="4" w:space="0" w:color="auto"/>
              <w:left w:val="single" w:sz="4" w:space="0" w:color="auto"/>
              <w:bottom w:val="single" w:sz="4" w:space="0" w:color="auto"/>
              <w:right w:val="single" w:sz="4" w:space="0" w:color="auto"/>
            </w:tcBorders>
            <w:vAlign w:val="center"/>
          </w:tcPr>
          <w:p w14:paraId="6C815CF8"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 xml:space="preserve">Requires </w:t>
            </w:r>
          </w:p>
          <w:p w14:paraId="39D8801E" w14:textId="77777777" w:rsidR="00ED6DF6" w:rsidRDefault="00ED6DF6">
            <w:pPr>
              <w:adjustRightInd w:val="0"/>
              <w:snapToGrid w:val="0"/>
              <w:jc w:val="left"/>
              <w:rPr>
                <w:rFonts w:eastAsia="方正宋刻本秀楷简体"/>
                <w:sz w:val="20"/>
                <w:szCs w:val="22"/>
              </w:rPr>
            </w:pPr>
            <w:r>
              <w:rPr>
                <w:rFonts w:eastAsia="方正宋刻本秀楷简体" w:hint="eastAsia"/>
                <w:b/>
                <w:bCs/>
                <w:color w:val="FF0000"/>
                <w:sz w:val="20"/>
                <w:szCs w:val="22"/>
              </w:rPr>
              <w:t>必须</w:t>
            </w:r>
            <w:proofErr w:type="gramStart"/>
            <w:r>
              <w:rPr>
                <w:rFonts w:eastAsia="方正宋刻本秀楷简体" w:hint="eastAsia"/>
                <w:sz w:val="20"/>
                <w:szCs w:val="22"/>
              </w:rPr>
              <w:t>需后接服务</w:t>
            </w:r>
            <w:proofErr w:type="gramEnd"/>
            <w:r>
              <w:rPr>
                <w:rFonts w:eastAsia="方正宋刻本秀楷简体" w:hint="eastAsia"/>
                <w:sz w:val="20"/>
                <w:szCs w:val="22"/>
              </w:rPr>
              <w:t>开启才开启</w:t>
            </w:r>
          </w:p>
        </w:tc>
        <w:tc>
          <w:tcPr>
            <w:tcW w:w="7448" w:type="dxa"/>
            <w:tcBorders>
              <w:top w:val="single" w:sz="4" w:space="0" w:color="auto"/>
              <w:left w:val="single" w:sz="4" w:space="0" w:color="auto"/>
              <w:bottom w:val="single" w:sz="4" w:space="0" w:color="auto"/>
              <w:right w:val="single" w:sz="4" w:space="0" w:color="auto"/>
            </w:tcBorders>
            <w:vAlign w:val="center"/>
          </w:tcPr>
          <w:p w14:paraId="41B7D9A3" w14:textId="77777777" w:rsidR="00ED6DF6" w:rsidRDefault="00ED6DF6">
            <w:pPr>
              <w:adjustRightInd w:val="0"/>
              <w:snapToGrid w:val="0"/>
              <w:jc w:val="left"/>
              <w:rPr>
                <w:rFonts w:eastAsia="方正宋刻本秀楷简体"/>
                <w:b/>
                <w:bCs/>
                <w:color w:val="FF0000"/>
              </w:rPr>
            </w:pPr>
            <w:r>
              <w:rPr>
                <w:rFonts w:eastAsia="方正宋刻本秀楷简体" w:hint="eastAsia"/>
                <w:b/>
                <w:bCs/>
                <w:color w:val="FF0000"/>
              </w:rPr>
              <w:t>明确的</w:t>
            </w:r>
            <w:proofErr w:type="gramStart"/>
            <w:r>
              <w:rPr>
                <w:rFonts w:eastAsia="方正宋刻本秀楷简体" w:hint="eastAsia"/>
                <w:b/>
                <w:bCs/>
                <w:color w:val="FF0000"/>
              </w:rPr>
              <w:t>定义此</w:t>
            </w:r>
            <w:proofErr w:type="gramEnd"/>
            <w:r>
              <w:rPr>
                <w:rFonts w:eastAsia="方正宋刻本秀楷简体" w:hint="eastAsia"/>
                <w:b/>
                <w:bCs/>
                <w:color w:val="FF0000"/>
              </w:rPr>
              <w:t>unit</w:t>
            </w:r>
            <w:r>
              <w:rPr>
                <w:rFonts w:eastAsia="方正宋刻本秀楷简体" w:hint="eastAsia"/>
                <w:b/>
                <w:bCs/>
                <w:color w:val="FF0000"/>
              </w:rPr>
              <w:t>需要在哪个</w:t>
            </w:r>
            <w:r>
              <w:rPr>
                <w:rFonts w:eastAsia="方正宋刻本秀楷简体" w:hint="eastAsia"/>
                <w:b/>
                <w:bCs/>
                <w:color w:val="FF0000"/>
              </w:rPr>
              <w:t xml:space="preserve"> daemon </w:t>
            </w:r>
            <w:r>
              <w:rPr>
                <w:rFonts w:eastAsia="方正宋刻本秀楷简体" w:hint="eastAsia"/>
                <w:b/>
                <w:bCs/>
                <w:color w:val="FF0000"/>
              </w:rPr>
              <w:t>启动后才能够启动</w:t>
            </w:r>
          </w:p>
          <w:p w14:paraId="45251AC8" w14:textId="77777777" w:rsidR="00ED6DF6" w:rsidRDefault="00ED6DF6">
            <w:pPr>
              <w:adjustRightInd w:val="0"/>
              <w:snapToGrid w:val="0"/>
              <w:jc w:val="left"/>
              <w:rPr>
                <w:rFonts w:eastAsia="方正宋刻本秀楷简体"/>
              </w:rPr>
            </w:pPr>
            <w:r>
              <w:rPr>
                <w:rFonts w:eastAsia="方正宋刻本秀楷简体" w:hint="eastAsia"/>
              </w:rPr>
              <w:t>相依赖服务，如果在此项设置的前导服务没有启动，那么此</w:t>
            </w:r>
            <w:r>
              <w:rPr>
                <w:rFonts w:eastAsia="方正宋刻本秀楷简体" w:hint="eastAsia"/>
              </w:rPr>
              <w:t>unit</w:t>
            </w:r>
            <w:r>
              <w:rPr>
                <w:rFonts w:eastAsia="方正宋刻本秀楷简体" w:hint="eastAsia"/>
              </w:rPr>
              <w:t>就不会被启动！</w:t>
            </w:r>
          </w:p>
        </w:tc>
      </w:tr>
      <w:tr w:rsidR="00ED6DF6" w14:paraId="222362FD" w14:textId="77777777">
        <w:trPr>
          <w:trHeight w:val="1134"/>
        </w:trPr>
        <w:tc>
          <w:tcPr>
            <w:tcW w:w="1552" w:type="dxa"/>
            <w:tcBorders>
              <w:top w:val="single" w:sz="4" w:space="0" w:color="auto"/>
              <w:left w:val="single" w:sz="4" w:space="0" w:color="auto"/>
              <w:bottom w:val="single" w:sz="4" w:space="0" w:color="auto"/>
              <w:right w:val="single" w:sz="4" w:space="0" w:color="auto"/>
            </w:tcBorders>
            <w:vAlign w:val="center"/>
          </w:tcPr>
          <w:p w14:paraId="6772E1B9"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Wants</w:t>
            </w:r>
          </w:p>
        </w:tc>
        <w:tc>
          <w:tcPr>
            <w:tcW w:w="7448" w:type="dxa"/>
            <w:tcBorders>
              <w:top w:val="single" w:sz="4" w:space="0" w:color="auto"/>
              <w:left w:val="single" w:sz="4" w:space="0" w:color="auto"/>
              <w:bottom w:val="single" w:sz="4" w:space="0" w:color="auto"/>
              <w:right w:val="single" w:sz="4" w:space="0" w:color="auto"/>
            </w:tcBorders>
            <w:vAlign w:val="center"/>
          </w:tcPr>
          <w:p w14:paraId="3D4A646D" w14:textId="77777777" w:rsidR="00ED6DF6" w:rsidRDefault="00ED6DF6">
            <w:pPr>
              <w:adjustRightInd w:val="0"/>
              <w:snapToGrid w:val="0"/>
              <w:jc w:val="left"/>
              <w:rPr>
                <w:rFonts w:eastAsia="方正宋刻本秀楷简体"/>
                <w:b/>
                <w:bCs/>
              </w:rPr>
            </w:pPr>
            <w:r>
              <w:rPr>
                <w:rFonts w:eastAsia="方正宋刻本秀楷简体" w:hint="eastAsia"/>
              </w:rPr>
              <w:t>规范</w:t>
            </w:r>
            <w:r>
              <w:rPr>
                <w:rFonts w:eastAsia="方正宋刻本秀楷简体" w:hint="eastAsia"/>
                <w:b/>
                <w:bCs/>
              </w:rPr>
              <w:t>此</w:t>
            </w:r>
            <w:r>
              <w:rPr>
                <w:rFonts w:eastAsia="方正宋刻本秀楷简体" w:hint="eastAsia"/>
                <w:b/>
                <w:bCs/>
              </w:rPr>
              <w:t>unit</w:t>
            </w:r>
            <w:r>
              <w:rPr>
                <w:rFonts w:eastAsia="方正宋刻本秀楷简体" w:hint="eastAsia"/>
                <w:b/>
                <w:bCs/>
              </w:rPr>
              <w:t>之后最好还要启动什么服务比较好</w:t>
            </w:r>
          </w:p>
          <w:p w14:paraId="69FB8ADA" w14:textId="77777777" w:rsidR="00ED6DF6" w:rsidRDefault="00ED6DF6">
            <w:pPr>
              <w:adjustRightInd w:val="0"/>
              <w:snapToGrid w:val="0"/>
              <w:jc w:val="left"/>
              <w:rPr>
                <w:rFonts w:eastAsia="方正宋刻本秀楷简体"/>
              </w:rPr>
            </w:pPr>
            <w:proofErr w:type="gramStart"/>
            <w:r>
              <w:rPr>
                <w:rFonts w:eastAsia="方正宋刻本秀楷简体" w:hint="eastAsia"/>
                <w:b/>
                <w:bCs/>
              </w:rPr>
              <w:t>非明确</w:t>
            </w:r>
            <w:proofErr w:type="gramEnd"/>
            <w:r>
              <w:rPr>
                <w:rFonts w:eastAsia="方正宋刻本秀楷简体" w:hint="eastAsia"/>
                <w:b/>
                <w:bCs/>
              </w:rPr>
              <w:t>规范</w:t>
            </w:r>
            <w:r>
              <w:rPr>
                <w:rFonts w:eastAsia="方正宋刻本秀楷简体" w:hint="eastAsia"/>
              </w:rPr>
              <w:t>，主要希望创建让使用者比较好操作的环境</w:t>
            </w:r>
          </w:p>
          <w:p w14:paraId="720AC48E" w14:textId="77777777" w:rsidR="00ED6DF6" w:rsidRDefault="00ED6DF6">
            <w:pPr>
              <w:adjustRightInd w:val="0"/>
              <w:snapToGrid w:val="0"/>
              <w:jc w:val="left"/>
              <w:rPr>
                <w:rFonts w:eastAsia="方正宋刻本秀楷简体"/>
              </w:rPr>
            </w:pPr>
            <w:r>
              <w:rPr>
                <w:rFonts w:eastAsia="方正宋刻本秀楷简体" w:hint="eastAsia"/>
              </w:rPr>
              <w:t>Wants</w:t>
            </w:r>
            <w:r>
              <w:rPr>
                <w:rFonts w:eastAsia="方正宋刻本秀楷简体" w:hint="eastAsia"/>
              </w:rPr>
              <w:t>后接的服务如果未启动，不会影响到这个</w:t>
            </w:r>
            <w:r>
              <w:rPr>
                <w:rFonts w:eastAsia="方正宋刻本秀楷简体" w:hint="eastAsia"/>
              </w:rPr>
              <w:t>unit</w:t>
            </w:r>
            <w:r>
              <w:rPr>
                <w:rFonts w:eastAsia="方正宋刻本秀楷简体" w:hint="eastAsia"/>
              </w:rPr>
              <w:t>本身</w:t>
            </w:r>
          </w:p>
        </w:tc>
      </w:tr>
      <w:tr w:rsidR="00ED6DF6" w14:paraId="583164FB" w14:textId="77777777">
        <w:trPr>
          <w:trHeight w:val="1134"/>
        </w:trPr>
        <w:tc>
          <w:tcPr>
            <w:tcW w:w="1552" w:type="dxa"/>
            <w:tcBorders>
              <w:top w:val="single" w:sz="4" w:space="0" w:color="auto"/>
              <w:left w:val="single" w:sz="4" w:space="0" w:color="auto"/>
              <w:bottom w:val="single" w:sz="4" w:space="0" w:color="auto"/>
              <w:right w:val="single" w:sz="4" w:space="0" w:color="auto"/>
            </w:tcBorders>
            <w:vAlign w:val="center"/>
          </w:tcPr>
          <w:p w14:paraId="429950DD"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conflicts</w:t>
            </w:r>
          </w:p>
        </w:tc>
        <w:tc>
          <w:tcPr>
            <w:tcW w:w="7448" w:type="dxa"/>
            <w:tcBorders>
              <w:top w:val="single" w:sz="4" w:space="0" w:color="auto"/>
              <w:left w:val="single" w:sz="4" w:space="0" w:color="auto"/>
              <w:bottom w:val="single" w:sz="4" w:space="0" w:color="auto"/>
              <w:right w:val="single" w:sz="4" w:space="0" w:color="auto"/>
            </w:tcBorders>
            <w:vAlign w:val="center"/>
          </w:tcPr>
          <w:p w14:paraId="0EBFF6AB" w14:textId="77777777" w:rsidR="00ED6DF6" w:rsidRDefault="00ED6DF6">
            <w:pPr>
              <w:adjustRightInd w:val="0"/>
              <w:snapToGrid w:val="0"/>
              <w:jc w:val="left"/>
              <w:rPr>
                <w:rFonts w:eastAsia="方正宋刻本秀楷简体"/>
              </w:rPr>
            </w:pPr>
            <w:r>
              <w:rPr>
                <w:rFonts w:eastAsia="方正宋刻本秀楷简体" w:hint="eastAsia"/>
              </w:rPr>
              <w:t>代表冲突的服务</w:t>
            </w:r>
          </w:p>
          <w:p w14:paraId="7566C36D" w14:textId="77777777" w:rsidR="00ED6DF6" w:rsidRDefault="00ED6DF6">
            <w:pPr>
              <w:adjustRightInd w:val="0"/>
              <w:snapToGrid w:val="0"/>
              <w:jc w:val="left"/>
              <w:rPr>
                <w:rFonts w:eastAsia="方正宋刻本秀楷简体"/>
              </w:rPr>
            </w:pPr>
            <w:r>
              <w:rPr>
                <w:rFonts w:eastAsia="方正宋刻本秀楷简体" w:hint="eastAsia"/>
              </w:rPr>
              <w:t>即这个项目后面接的服务如果启动，那么我们此</w:t>
            </w:r>
            <w:r>
              <w:rPr>
                <w:rFonts w:eastAsia="方正宋刻本秀楷简体" w:hint="eastAsia"/>
              </w:rPr>
              <w:t xml:space="preserve">unit </w:t>
            </w:r>
            <w:r>
              <w:rPr>
                <w:rFonts w:eastAsia="方正宋刻本秀楷简体" w:hint="eastAsia"/>
              </w:rPr>
              <w:t>本身就不能启动！</w:t>
            </w:r>
          </w:p>
          <w:p w14:paraId="02642D7A" w14:textId="77777777" w:rsidR="00ED6DF6" w:rsidRDefault="00ED6DF6">
            <w:pPr>
              <w:adjustRightInd w:val="0"/>
              <w:snapToGrid w:val="0"/>
              <w:jc w:val="left"/>
              <w:rPr>
                <w:rFonts w:eastAsia="方正宋刻本秀楷简体"/>
              </w:rPr>
            </w:pPr>
            <w:r>
              <w:rPr>
                <w:rFonts w:eastAsia="方正宋刻本秀楷简体" w:hint="eastAsia"/>
              </w:rPr>
              <w:t>此</w:t>
            </w:r>
            <w:r>
              <w:rPr>
                <w:rFonts w:eastAsia="方正宋刻本秀楷简体" w:hint="eastAsia"/>
              </w:rPr>
              <w:t>unit</w:t>
            </w:r>
            <w:r>
              <w:rPr>
                <w:rFonts w:eastAsia="方正宋刻本秀楷简体" w:hint="eastAsia"/>
              </w:rPr>
              <w:t>有启动，则此项目后的服务就不能启动！</w:t>
            </w:r>
          </w:p>
        </w:tc>
      </w:tr>
    </w:tbl>
    <w:p w14:paraId="79FBCBD9" w14:textId="77777777" w:rsidR="00ED6DF6" w:rsidRDefault="00ED6DF6">
      <w:pPr>
        <w:widowControl/>
        <w:spacing w:after="240"/>
        <w:jc w:val="left"/>
      </w:pPr>
    </w:p>
    <w:p w14:paraId="4BC82C6E" w14:textId="77777777" w:rsidR="00ED6DF6" w:rsidRDefault="00ED6DF6">
      <w:pPr>
        <w:adjustRightInd w:val="0"/>
        <w:snapToGrid w:val="0"/>
        <w:jc w:val="left"/>
        <w:rPr>
          <w:rFonts w:eastAsia="方正宋刻本秀楷简体"/>
        </w:rPr>
      </w:pPr>
      <w:r>
        <w:rPr>
          <w:rFonts w:eastAsia="方正宋刻本秀楷简体" w:hint="eastAsia"/>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93"/>
        <w:gridCol w:w="7247"/>
      </w:tblGrid>
      <w:tr w:rsidR="00ED6DF6" w14:paraId="6F5F5161" w14:textId="77777777">
        <w:trPr>
          <w:trHeight w:val="321"/>
        </w:trPr>
        <w:tc>
          <w:tcPr>
            <w:tcW w:w="8440" w:type="dxa"/>
            <w:gridSpan w:val="2"/>
            <w:tcBorders>
              <w:top w:val="single" w:sz="4" w:space="0" w:color="auto"/>
              <w:left w:val="single" w:sz="4" w:space="0" w:color="auto"/>
              <w:bottom w:val="single" w:sz="4" w:space="0" w:color="auto"/>
              <w:right w:val="single" w:sz="4" w:space="0" w:color="auto"/>
            </w:tcBorders>
            <w:vAlign w:val="center"/>
          </w:tcPr>
          <w:p w14:paraId="595D67AE" w14:textId="77777777" w:rsidR="00ED6DF6" w:rsidRDefault="00ED6DF6">
            <w:pPr>
              <w:adjustRightInd w:val="0"/>
              <w:snapToGrid w:val="0"/>
              <w:jc w:val="center"/>
              <w:rPr>
                <w:rFonts w:eastAsia="方正宋刻本秀楷简体"/>
                <w:b/>
                <w:bCs/>
                <w:sz w:val="18"/>
                <w:szCs w:val="21"/>
              </w:rPr>
            </w:pPr>
            <w:r>
              <w:rPr>
                <w:rFonts w:eastAsia="方正宋刻本秀楷简体" w:hint="eastAsia"/>
                <w:b/>
                <w:bCs/>
                <w:color w:val="FF0000"/>
                <w:sz w:val="28"/>
                <w:szCs w:val="36"/>
              </w:rPr>
              <w:lastRenderedPageBreak/>
              <w:t xml:space="preserve">[Service] </w:t>
            </w:r>
            <w:r>
              <w:rPr>
                <w:rFonts w:eastAsia="方正宋刻本秀楷简体" w:hint="eastAsia"/>
                <w:b/>
                <w:bCs/>
                <w:color w:val="FF0000"/>
                <w:sz w:val="28"/>
                <w:szCs w:val="36"/>
              </w:rPr>
              <w:t>部份</w:t>
            </w:r>
          </w:p>
        </w:tc>
      </w:tr>
      <w:tr w:rsidR="00ED6DF6" w14:paraId="090619AF" w14:textId="77777777">
        <w:trPr>
          <w:trHeight w:val="321"/>
        </w:trPr>
        <w:tc>
          <w:tcPr>
            <w:tcW w:w="1193" w:type="dxa"/>
            <w:tcBorders>
              <w:top w:val="single" w:sz="4" w:space="0" w:color="auto"/>
              <w:left w:val="single" w:sz="4" w:space="0" w:color="auto"/>
              <w:bottom w:val="single" w:sz="4" w:space="0" w:color="auto"/>
              <w:right w:val="single" w:sz="4" w:space="0" w:color="auto"/>
            </w:tcBorders>
            <w:vAlign w:val="center"/>
          </w:tcPr>
          <w:p w14:paraId="36C1E7E8"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设置参数</w:t>
            </w:r>
            <w:r>
              <w:rPr>
                <w:rFonts w:eastAsia="方正宋刻本秀楷简体" w:hint="eastAsia"/>
                <w:sz w:val="18"/>
                <w:szCs w:val="21"/>
              </w:rPr>
              <w:t xml:space="preserve"> </w:t>
            </w:r>
          </w:p>
        </w:tc>
        <w:tc>
          <w:tcPr>
            <w:tcW w:w="7247" w:type="dxa"/>
            <w:tcBorders>
              <w:top w:val="single" w:sz="4" w:space="0" w:color="auto"/>
              <w:left w:val="single" w:sz="4" w:space="0" w:color="auto"/>
              <w:bottom w:val="single" w:sz="4" w:space="0" w:color="auto"/>
              <w:right w:val="single" w:sz="4" w:space="0" w:color="auto"/>
            </w:tcBorders>
            <w:vAlign w:val="center"/>
          </w:tcPr>
          <w:p w14:paraId="47EA77E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参数意义说明</w:t>
            </w:r>
          </w:p>
        </w:tc>
      </w:tr>
      <w:tr w:rsidR="00ED6DF6" w14:paraId="18DA03A0" w14:textId="77777777">
        <w:trPr>
          <w:trHeight w:val="4050"/>
        </w:trPr>
        <w:tc>
          <w:tcPr>
            <w:tcW w:w="1193" w:type="dxa"/>
            <w:tcBorders>
              <w:top w:val="single" w:sz="4" w:space="0" w:color="auto"/>
              <w:left w:val="single" w:sz="4" w:space="0" w:color="auto"/>
              <w:bottom w:val="single" w:sz="4" w:space="0" w:color="auto"/>
              <w:right w:val="single" w:sz="4" w:space="0" w:color="auto"/>
            </w:tcBorders>
            <w:vAlign w:val="center"/>
          </w:tcPr>
          <w:p w14:paraId="4A13F65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Type</w:t>
            </w:r>
          </w:p>
        </w:tc>
        <w:tc>
          <w:tcPr>
            <w:tcW w:w="7247" w:type="dxa"/>
            <w:tcBorders>
              <w:top w:val="single" w:sz="4" w:space="0" w:color="auto"/>
              <w:left w:val="single" w:sz="4" w:space="0" w:color="auto"/>
              <w:bottom w:val="single" w:sz="4" w:space="0" w:color="auto"/>
              <w:right w:val="single" w:sz="4" w:space="0" w:color="auto"/>
            </w:tcBorders>
            <w:vAlign w:val="center"/>
          </w:tcPr>
          <w:p w14:paraId="7ADF1291"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说明这个</w:t>
            </w:r>
            <w:r>
              <w:rPr>
                <w:rFonts w:eastAsia="方正宋刻本秀楷简体" w:hint="eastAsia"/>
                <w:sz w:val="18"/>
                <w:szCs w:val="21"/>
              </w:rPr>
              <w:t>daemon</w:t>
            </w:r>
            <w:r>
              <w:rPr>
                <w:rFonts w:eastAsia="方正宋刻本秀楷简体" w:hint="eastAsia"/>
                <w:sz w:val="18"/>
                <w:szCs w:val="21"/>
              </w:rPr>
              <w:t>启动的方式，会影响到</w:t>
            </w:r>
            <w:r>
              <w:rPr>
                <w:rFonts w:eastAsia="方正宋刻本秀楷简体" w:hint="eastAsia"/>
                <w:sz w:val="18"/>
                <w:szCs w:val="21"/>
              </w:rPr>
              <w:t xml:space="preserve"> ExecStart </w:t>
            </w:r>
            <w:r>
              <w:rPr>
                <w:rFonts w:eastAsia="方正宋刻本秀楷简体" w:hint="eastAsia"/>
                <w:sz w:val="18"/>
                <w:szCs w:val="21"/>
              </w:rPr>
              <w:t>！有下面几种类型：</w:t>
            </w:r>
            <w:r>
              <w:rPr>
                <w:rFonts w:eastAsia="方正宋刻本秀楷简体" w:hint="eastAsia"/>
                <w:sz w:val="18"/>
                <w:szCs w:val="21"/>
              </w:rPr>
              <w:br/>
            </w:r>
            <w:r>
              <w:rPr>
                <w:rFonts w:eastAsia="方正宋刻本秀楷简体" w:hint="eastAsia"/>
                <w:b/>
                <w:bCs/>
                <w:sz w:val="18"/>
                <w:szCs w:val="21"/>
              </w:rPr>
              <w:t>simple</w:t>
            </w:r>
            <w:r>
              <w:rPr>
                <w:rFonts w:eastAsia="方正宋刻本秀楷简体" w:hint="eastAsia"/>
                <w:sz w:val="18"/>
                <w:szCs w:val="21"/>
              </w:rPr>
              <w:t>：默认值，这个</w:t>
            </w:r>
            <w:r>
              <w:rPr>
                <w:rFonts w:eastAsia="方正宋刻本秀楷简体" w:hint="eastAsia"/>
                <w:sz w:val="18"/>
                <w:szCs w:val="21"/>
              </w:rPr>
              <w:t xml:space="preserve"> daemon </w:t>
            </w:r>
            <w:r>
              <w:rPr>
                <w:rFonts w:eastAsia="方正宋刻本秀楷简体" w:hint="eastAsia"/>
                <w:sz w:val="18"/>
                <w:szCs w:val="21"/>
              </w:rPr>
              <w:t>主要由</w:t>
            </w:r>
            <w:r>
              <w:rPr>
                <w:rFonts w:eastAsia="方正宋刻本秀楷简体" w:hint="eastAsia"/>
                <w:sz w:val="18"/>
                <w:szCs w:val="21"/>
              </w:rPr>
              <w:t xml:space="preserve"> ExecStart </w:t>
            </w:r>
            <w:r>
              <w:rPr>
                <w:rFonts w:eastAsia="方正宋刻本秀楷简体" w:hint="eastAsia"/>
                <w:sz w:val="18"/>
                <w:szCs w:val="21"/>
              </w:rPr>
              <w:t>接的指令串来启动，</w:t>
            </w:r>
            <w:r>
              <w:rPr>
                <w:rFonts w:eastAsia="方正宋刻本秀楷简体" w:hint="eastAsia"/>
                <w:b/>
                <w:bCs/>
                <w:sz w:val="18"/>
                <w:szCs w:val="21"/>
              </w:rPr>
              <w:t>启动后常驻于内存中</w:t>
            </w:r>
            <w:r>
              <w:rPr>
                <w:rFonts w:eastAsia="方正宋刻本秀楷简体" w:hint="eastAsia"/>
                <w:sz w:val="18"/>
                <w:szCs w:val="21"/>
              </w:rPr>
              <w:t>。</w:t>
            </w:r>
            <w:r>
              <w:rPr>
                <w:rFonts w:eastAsia="方正宋刻本秀楷简体" w:hint="eastAsia"/>
                <w:sz w:val="18"/>
                <w:szCs w:val="21"/>
              </w:rPr>
              <w:br/>
            </w:r>
            <w:r>
              <w:rPr>
                <w:rFonts w:eastAsia="方正宋刻本秀楷简体" w:hint="eastAsia"/>
                <w:b/>
                <w:bCs/>
                <w:sz w:val="18"/>
                <w:szCs w:val="21"/>
              </w:rPr>
              <w:t>forking</w:t>
            </w:r>
            <w:r>
              <w:rPr>
                <w:rFonts w:eastAsia="方正宋刻本秀楷简体" w:hint="eastAsia"/>
                <w:b/>
                <w:bCs/>
                <w:sz w:val="18"/>
                <w:szCs w:val="21"/>
              </w:rPr>
              <w:t>复刻：</w:t>
            </w:r>
            <w:r>
              <w:rPr>
                <w:rFonts w:eastAsia="方正宋刻本秀楷简体" w:hint="eastAsia"/>
                <w:sz w:val="18"/>
                <w:szCs w:val="21"/>
              </w:rPr>
              <w:t>由</w:t>
            </w:r>
            <w:r>
              <w:rPr>
                <w:rFonts w:eastAsia="方正宋刻本秀楷简体" w:hint="eastAsia"/>
                <w:sz w:val="18"/>
                <w:szCs w:val="21"/>
              </w:rPr>
              <w:t>ExecStart</w:t>
            </w:r>
            <w:r>
              <w:rPr>
                <w:rFonts w:eastAsia="方正宋刻本秀楷简体" w:hint="eastAsia"/>
                <w:sz w:val="18"/>
                <w:szCs w:val="21"/>
              </w:rPr>
              <w:t>启动的程序通过</w:t>
            </w:r>
            <w:r>
              <w:rPr>
                <w:rFonts w:eastAsia="方正宋刻本秀楷简体" w:hint="eastAsia"/>
                <w:sz w:val="18"/>
                <w:szCs w:val="21"/>
              </w:rPr>
              <w:t>spawns</w:t>
            </w:r>
            <w:r>
              <w:rPr>
                <w:rFonts w:eastAsia="方正宋刻本秀楷简体" w:hint="eastAsia"/>
                <w:sz w:val="18"/>
                <w:szCs w:val="21"/>
              </w:rPr>
              <w:t>延伸出其他子程序</w:t>
            </w:r>
            <w:proofErr w:type="gramStart"/>
            <w:r>
              <w:rPr>
                <w:rFonts w:eastAsia="方正宋刻本秀楷简体" w:hint="eastAsia"/>
                <w:sz w:val="18"/>
                <w:szCs w:val="21"/>
              </w:rPr>
              <w:t>来作</w:t>
            </w:r>
            <w:proofErr w:type="gramEnd"/>
            <w:r>
              <w:rPr>
                <w:rFonts w:eastAsia="方正宋刻本秀楷简体" w:hint="eastAsia"/>
                <w:sz w:val="18"/>
                <w:szCs w:val="21"/>
              </w:rPr>
              <w:t>为此</w:t>
            </w:r>
            <w:r>
              <w:rPr>
                <w:rFonts w:eastAsia="方正宋刻本秀楷简体" w:hint="eastAsia"/>
                <w:sz w:val="18"/>
                <w:szCs w:val="21"/>
              </w:rPr>
              <w:t>daemon</w:t>
            </w:r>
            <w:r>
              <w:rPr>
                <w:rFonts w:eastAsia="方正宋刻本秀楷简体" w:hint="eastAsia"/>
                <w:sz w:val="18"/>
                <w:szCs w:val="21"/>
              </w:rPr>
              <w:t>的主要服务，原生的</w:t>
            </w:r>
            <w:proofErr w:type="gramStart"/>
            <w:r>
              <w:rPr>
                <w:rFonts w:eastAsia="方正宋刻本秀楷简体" w:hint="eastAsia"/>
                <w:sz w:val="18"/>
                <w:szCs w:val="21"/>
              </w:rPr>
              <w:t>父程序</w:t>
            </w:r>
            <w:proofErr w:type="gramEnd"/>
            <w:r>
              <w:rPr>
                <w:rFonts w:eastAsia="方正宋刻本秀楷简体" w:hint="eastAsia"/>
                <w:sz w:val="18"/>
                <w:szCs w:val="21"/>
              </w:rPr>
              <w:t>在启动结束后就会终止运行。</w:t>
            </w:r>
            <w:r>
              <w:rPr>
                <w:rFonts w:eastAsia="方正宋刻本秀楷简体" w:hint="eastAsia"/>
                <w:sz w:val="18"/>
                <w:szCs w:val="21"/>
              </w:rPr>
              <w:t xml:space="preserve"> </w:t>
            </w:r>
          </w:p>
          <w:p w14:paraId="5AD83B2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传统的</w:t>
            </w:r>
            <w:r>
              <w:rPr>
                <w:rFonts w:eastAsia="方正宋刻本秀楷简体" w:hint="eastAsia"/>
                <w:sz w:val="18"/>
                <w:szCs w:val="21"/>
              </w:rPr>
              <w:t>unit</w:t>
            </w:r>
            <w:r>
              <w:rPr>
                <w:rFonts w:eastAsia="方正宋刻本秀楷简体" w:hint="eastAsia"/>
                <w:sz w:val="18"/>
                <w:szCs w:val="21"/>
              </w:rPr>
              <w:t>服务大多属于这种项目，如</w:t>
            </w:r>
            <w:r>
              <w:rPr>
                <w:rFonts w:eastAsia="方正宋刻本秀楷简体" w:hint="eastAsia"/>
                <w:sz w:val="18"/>
                <w:szCs w:val="21"/>
              </w:rPr>
              <w:t xml:space="preserve">httpd </w:t>
            </w:r>
            <w:r>
              <w:rPr>
                <w:rFonts w:eastAsia="方正宋刻本秀楷简体" w:hint="eastAsia"/>
                <w:sz w:val="18"/>
                <w:szCs w:val="21"/>
              </w:rPr>
              <w:t>这个</w:t>
            </w:r>
            <w:r>
              <w:rPr>
                <w:rFonts w:eastAsia="方正宋刻本秀楷简体" w:hint="eastAsia"/>
                <w:sz w:val="18"/>
                <w:szCs w:val="21"/>
              </w:rPr>
              <w:t>WWW</w:t>
            </w:r>
            <w:r>
              <w:rPr>
                <w:rFonts w:eastAsia="方正宋刻本秀楷简体" w:hint="eastAsia"/>
                <w:sz w:val="18"/>
                <w:szCs w:val="21"/>
              </w:rPr>
              <w:t>服务，当</w:t>
            </w:r>
            <w:r>
              <w:rPr>
                <w:rFonts w:eastAsia="方正宋刻本秀楷简体" w:hint="eastAsia"/>
                <w:sz w:val="18"/>
                <w:szCs w:val="21"/>
              </w:rPr>
              <w:t>httpd</w:t>
            </w:r>
            <w:r>
              <w:rPr>
                <w:rFonts w:eastAsia="方正宋刻本秀楷简体" w:hint="eastAsia"/>
                <w:sz w:val="18"/>
                <w:szCs w:val="21"/>
              </w:rPr>
              <w:t>的程序因为运行过久因此即将终结了，则</w:t>
            </w:r>
            <w:proofErr w:type="spellStart"/>
            <w:r>
              <w:rPr>
                <w:rFonts w:eastAsia="方正宋刻本秀楷简体" w:hint="eastAsia"/>
                <w:sz w:val="18"/>
                <w:szCs w:val="21"/>
              </w:rPr>
              <w:t>systemd</w:t>
            </w:r>
            <w:proofErr w:type="spellEnd"/>
            <w:r>
              <w:rPr>
                <w:rFonts w:eastAsia="方正宋刻本秀楷简体" w:hint="eastAsia"/>
                <w:sz w:val="18"/>
                <w:szCs w:val="21"/>
              </w:rPr>
              <w:t>会再重新生出另一个子程序持续运行后，再将</w:t>
            </w:r>
            <w:proofErr w:type="gramStart"/>
            <w:r>
              <w:rPr>
                <w:rFonts w:eastAsia="方正宋刻本秀楷简体" w:hint="eastAsia"/>
                <w:sz w:val="18"/>
                <w:szCs w:val="21"/>
              </w:rPr>
              <w:t>父程序</w:t>
            </w:r>
            <w:proofErr w:type="gramEnd"/>
            <w:r>
              <w:rPr>
                <w:rFonts w:eastAsia="方正宋刻本秀楷简体" w:hint="eastAsia"/>
                <w:sz w:val="18"/>
                <w:szCs w:val="21"/>
              </w:rPr>
              <w:t>删除。据说这样的性能比较好！</w:t>
            </w:r>
            <w:r>
              <w:rPr>
                <w:rFonts w:eastAsia="方正宋刻本秀楷简体" w:hint="eastAsia"/>
                <w:sz w:val="18"/>
                <w:szCs w:val="21"/>
              </w:rPr>
              <w:br/>
            </w:r>
            <w:proofErr w:type="spellStart"/>
            <w:r>
              <w:rPr>
                <w:rFonts w:eastAsia="方正宋刻本秀楷简体" w:hint="eastAsia"/>
                <w:b/>
                <w:bCs/>
                <w:sz w:val="18"/>
                <w:szCs w:val="21"/>
              </w:rPr>
              <w:t>oneshot</w:t>
            </w:r>
            <w:proofErr w:type="spellEnd"/>
            <w:r>
              <w:rPr>
                <w:rFonts w:eastAsia="方正宋刻本秀楷简体" w:hint="eastAsia"/>
                <w:b/>
                <w:bCs/>
                <w:sz w:val="18"/>
                <w:szCs w:val="21"/>
              </w:rPr>
              <w:t>：</w:t>
            </w:r>
            <w:r>
              <w:rPr>
                <w:rFonts w:eastAsia="方正宋刻本秀楷简体" w:hint="eastAsia"/>
                <w:sz w:val="18"/>
                <w:szCs w:val="21"/>
              </w:rPr>
              <w:t>与</w:t>
            </w:r>
            <w:r>
              <w:rPr>
                <w:rFonts w:eastAsia="方正宋刻本秀楷简体" w:hint="eastAsia"/>
                <w:sz w:val="18"/>
                <w:szCs w:val="21"/>
              </w:rPr>
              <w:t xml:space="preserve">simple </w:t>
            </w:r>
            <w:r>
              <w:rPr>
                <w:rFonts w:eastAsia="方正宋刻本秀楷简体" w:hint="eastAsia"/>
                <w:sz w:val="18"/>
                <w:szCs w:val="21"/>
              </w:rPr>
              <w:t>类似，不过这个程序在工作完毕后就结束了，</w:t>
            </w:r>
            <w:r>
              <w:rPr>
                <w:rFonts w:eastAsia="方正宋刻本秀楷简体" w:hint="eastAsia"/>
                <w:b/>
                <w:bCs/>
                <w:sz w:val="18"/>
                <w:szCs w:val="21"/>
              </w:rPr>
              <w:t>不会常驻在内存中</w:t>
            </w:r>
            <w:r>
              <w:rPr>
                <w:rFonts w:eastAsia="方正宋刻本秀楷简体" w:hint="eastAsia"/>
                <w:sz w:val="18"/>
                <w:szCs w:val="21"/>
              </w:rPr>
              <w:t>。</w:t>
            </w:r>
          </w:p>
          <w:p w14:paraId="34618E4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br/>
            </w:r>
            <w:proofErr w:type="spellStart"/>
            <w:r>
              <w:rPr>
                <w:rFonts w:eastAsia="方正宋刻本秀楷简体" w:hint="eastAsia"/>
                <w:sz w:val="18"/>
                <w:szCs w:val="21"/>
              </w:rPr>
              <w:t>dbus</w:t>
            </w:r>
            <w:proofErr w:type="spellEnd"/>
            <w:r>
              <w:rPr>
                <w:rFonts w:eastAsia="方正宋刻本秀楷简体" w:hint="eastAsia"/>
                <w:sz w:val="18"/>
                <w:szCs w:val="21"/>
              </w:rPr>
              <w:t>：与</w:t>
            </w:r>
            <w:r>
              <w:rPr>
                <w:rFonts w:eastAsia="方正宋刻本秀楷简体" w:hint="eastAsia"/>
                <w:sz w:val="18"/>
                <w:szCs w:val="21"/>
              </w:rPr>
              <w:t>simple</w:t>
            </w:r>
            <w:r>
              <w:rPr>
                <w:rFonts w:eastAsia="方正宋刻本秀楷简体" w:hint="eastAsia"/>
                <w:sz w:val="18"/>
                <w:szCs w:val="21"/>
              </w:rPr>
              <w:t>类似，但这个</w:t>
            </w:r>
            <w:r>
              <w:rPr>
                <w:rFonts w:eastAsia="方正宋刻本秀楷简体" w:hint="eastAsia"/>
                <w:sz w:val="18"/>
                <w:szCs w:val="21"/>
              </w:rPr>
              <w:t>daemon</w:t>
            </w:r>
            <w:r>
              <w:rPr>
                <w:rFonts w:eastAsia="方正宋刻本秀楷简体" w:hint="eastAsia"/>
                <w:sz w:val="18"/>
                <w:szCs w:val="21"/>
              </w:rPr>
              <w:t>必须要在取得一个</w:t>
            </w:r>
            <w:r>
              <w:rPr>
                <w:rFonts w:eastAsia="方正宋刻本秀楷简体" w:hint="eastAsia"/>
                <w:sz w:val="18"/>
                <w:szCs w:val="21"/>
              </w:rPr>
              <w:t>D-Bus</w:t>
            </w:r>
            <w:r>
              <w:rPr>
                <w:rFonts w:eastAsia="方正宋刻本秀楷简体" w:hint="eastAsia"/>
                <w:sz w:val="18"/>
                <w:szCs w:val="21"/>
              </w:rPr>
              <w:t>的名称后，才会继续运行！因此设置这个项目时，通常也要设置</w:t>
            </w:r>
            <w:r>
              <w:rPr>
                <w:rFonts w:eastAsia="方正宋刻本秀楷简体" w:hint="eastAsia"/>
                <w:sz w:val="18"/>
                <w:szCs w:val="21"/>
              </w:rPr>
              <w:t xml:space="preserve"> BusName= </w:t>
            </w:r>
            <w:r>
              <w:rPr>
                <w:rFonts w:eastAsia="方正宋刻本秀楷简体" w:hint="eastAsia"/>
                <w:sz w:val="18"/>
                <w:szCs w:val="21"/>
              </w:rPr>
              <w:t>才行！</w:t>
            </w:r>
            <w:r>
              <w:rPr>
                <w:rFonts w:eastAsia="方正宋刻本秀楷简体" w:hint="eastAsia"/>
                <w:sz w:val="18"/>
                <w:szCs w:val="21"/>
              </w:rPr>
              <w:br/>
              <w:t>idle</w:t>
            </w:r>
            <w:r>
              <w:rPr>
                <w:rFonts w:eastAsia="方正宋刻本秀楷简体" w:hint="eastAsia"/>
                <w:sz w:val="18"/>
                <w:szCs w:val="21"/>
              </w:rPr>
              <w:t>：与</w:t>
            </w:r>
            <w:r>
              <w:rPr>
                <w:rFonts w:eastAsia="方正宋刻本秀楷简体" w:hint="eastAsia"/>
                <w:sz w:val="18"/>
                <w:szCs w:val="21"/>
              </w:rPr>
              <w:t>simple</w:t>
            </w:r>
            <w:r>
              <w:rPr>
                <w:rFonts w:eastAsia="方正宋刻本秀楷简体" w:hint="eastAsia"/>
                <w:sz w:val="18"/>
                <w:szCs w:val="21"/>
              </w:rPr>
              <w:t>类似，要执行这个</w:t>
            </w:r>
            <w:r>
              <w:rPr>
                <w:rFonts w:eastAsia="方正宋刻本秀楷简体" w:hint="eastAsia"/>
                <w:sz w:val="18"/>
                <w:szCs w:val="21"/>
              </w:rPr>
              <w:t>daemon</w:t>
            </w:r>
            <w:r>
              <w:rPr>
                <w:rFonts w:eastAsia="方正宋刻本秀楷简体" w:hint="eastAsia"/>
                <w:b/>
                <w:bCs/>
                <w:sz w:val="18"/>
                <w:szCs w:val="21"/>
              </w:rPr>
              <w:t>必须要所有的工作都顺利执行完毕后才会执行</w:t>
            </w:r>
            <w:r>
              <w:rPr>
                <w:rFonts w:eastAsia="方正宋刻本秀楷简体" w:hint="eastAsia"/>
                <w:sz w:val="18"/>
                <w:szCs w:val="21"/>
              </w:rPr>
              <w:t>。</w:t>
            </w:r>
          </w:p>
          <w:p w14:paraId="1D9CD89F"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这类的</w:t>
            </w:r>
            <w:r>
              <w:rPr>
                <w:rFonts w:eastAsia="方正宋刻本秀楷简体" w:hint="eastAsia"/>
                <w:sz w:val="18"/>
                <w:szCs w:val="21"/>
              </w:rPr>
              <w:t xml:space="preserve"> daemon </w:t>
            </w:r>
            <w:r>
              <w:rPr>
                <w:rFonts w:eastAsia="方正宋刻本秀楷简体" w:hint="eastAsia"/>
                <w:sz w:val="18"/>
                <w:szCs w:val="21"/>
              </w:rPr>
              <w:t>通常是开机到最后才执行即可的服务！</w:t>
            </w:r>
          </w:p>
          <w:p w14:paraId="252F0B87"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br/>
            </w:r>
            <w:r>
              <w:rPr>
                <w:rFonts w:eastAsia="方正宋刻本秀楷简体" w:hint="eastAsia"/>
                <w:sz w:val="18"/>
                <w:szCs w:val="21"/>
              </w:rPr>
              <w:t>比较重要的项目是</w:t>
            </w:r>
            <w:r>
              <w:rPr>
                <w:rFonts w:eastAsia="方正宋刻本秀楷简体" w:hint="eastAsia"/>
                <w:sz w:val="18"/>
                <w:szCs w:val="21"/>
              </w:rPr>
              <w:t xml:space="preserve">simple, forking </w:t>
            </w:r>
            <w:r>
              <w:rPr>
                <w:rFonts w:eastAsia="方正宋刻本秀楷简体" w:hint="eastAsia"/>
                <w:sz w:val="18"/>
                <w:szCs w:val="21"/>
              </w:rPr>
              <w:t>与</w:t>
            </w:r>
            <w:proofErr w:type="spellStart"/>
            <w:r>
              <w:rPr>
                <w:rFonts w:eastAsia="方正宋刻本秀楷简体" w:hint="eastAsia"/>
                <w:sz w:val="18"/>
                <w:szCs w:val="21"/>
              </w:rPr>
              <w:t>oneshot</w:t>
            </w:r>
            <w:proofErr w:type="spellEnd"/>
            <w:r>
              <w:rPr>
                <w:rFonts w:eastAsia="方正宋刻本秀楷简体" w:hint="eastAsia"/>
                <w:sz w:val="18"/>
                <w:szCs w:val="21"/>
              </w:rPr>
              <w:t xml:space="preserve"> </w:t>
            </w:r>
            <w:r>
              <w:rPr>
                <w:rFonts w:eastAsia="方正宋刻本秀楷简体" w:hint="eastAsia"/>
                <w:sz w:val="18"/>
                <w:szCs w:val="21"/>
              </w:rPr>
              <w:t>了！很多服务需要</w:t>
            </w:r>
            <w:r>
              <w:rPr>
                <w:rFonts w:eastAsia="方正宋刻本秀楷简体" w:hint="eastAsia"/>
                <w:b/>
                <w:bCs/>
                <w:sz w:val="18"/>
                <w:szCs w:val="21"/>
              </w:rPr>
              <w:t>子程序（</w:t>
            </w:r>
            <w:r>
              <w:rPr>
                <w:rFonts w:eastAsia="方正宋刻本秀楷简体" w:hint="eastAsia"/>
                <w:b/>
                <w:bCs/>
                <w:sz w:val="18"/>
                <w:szCs w:val="21"/>
              </w:rPr>
              <w:t>forking</w:t>
            </w:r>
            <w:r>
              <w:rPr>
                <w:rFonts w:eastAsia="方正宋刻本秀楷简体" w:hint="eastAsia"/>
                <w:b/>
                <w:bCs/>
                <w:sz w:val="18"/>
                <w:szCs w:val="21"/>
              </w:rPr>
              <w:t>）</w:t>
            </w:r>
            <w:r>
              <w:rPr>
                <w:rFonts w:eastAsia="方正宋刻本秀楷简体" w:hint="eastAsia"/>
                <w:sz w:val="18"/>
                <w:szCs w:val="21"/>
              </w:rPr>
              <w:t>，而有更多的动作只需要在开机的时候执行一次（</w:t>
            </w:r>
            <w:proofErr w:type="spellStart"/>
            <w:r>
              <w:rPr>
                <w:rFonts w:eastAsia="方正宋刻本秀楷简体" w:hint="eastAsia"/>
                <w:sz w:val="18"/>
                <w:szCs w:val="21"/>
              </w:rPr>
              <w:t>oneshot</w:t>
            </w:r>
            <w:proofErr w:type="spellEnd"/>
            <w:r>
              <w:rPr>
                <w:rFonts w:eastAsia="方正宋刻本秀楷简体" w:hint="eastAsia"/>
                <w:sz w:val="18"/>
                <w:szCs w:val="21"/>
              </w:rPr>
              <w:t>），如文件系统的检查与挂载等</w:t>
            </w:r>
          </w:p>
        </w:tc>
      </w:tr>
      <w:tr w:rsidR="00ED6DF6" w14:paraId="0CC79E89" w14:textId="77777777">
        <w:trPr>
          <w:trHeight w:val="632"/>
        </w:trPr>
        <w:tc>
          <w:tcPr>
            <w:tcW w:w="1193" w:type="dxa"/>
            <w:tcBorders>
              <w:top w:val="single" w:sz="4" w:space="0" w:color="auto"/>
              <w:left w:val="single" w:sz="4" w:space="0" w:color="auto"/>
              <w:bottom w:val="single" w:sz="4" w:space="0" w:color="auto"/>
              <w:right w:val="single" w:sz="4" w:space="0" w:color="auto"/>
            </w:tcBorders>
            <w:vAlign w:val="center"/>
          </w:tcPr>
          <w:p w14:paraId="7EC9D2D5"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EnvironmentFile </w:t>
            </w:r>
          </w:p>
        </w:tc>
        <w:tc>
          <w:tcPr>
            <w:tcW w:w="7247" w:type="dxa"/>
            <w:tcBorders>
              <w:top w:val="single" w:sz="4" w:space="0" w:color="auto"/>
              <w:left w:val="single" w:sz="4" w:space="0" w:color="auto"/>
              <w:bottom w:val="single" w:sz="4" w:space="0" w:color="auto"/>
              <w:right w:val="single" w:sz="4" w:space="0" w:color="auto"/>
            </w:tcBorders>
            <w:vAlign w:val="center"/>
          </w:tcPr>
          <w:p w14:paraId="1FAA410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指定启动脚本的环境配置文件！</w:t>
            </w:r>
          </w:p>
          <w:p w14:paraId="618E330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例如</w:t>
            </w:r>
            <w:proofErr w:type="spellStart"/>
            <w:r>
              <w:rPr>
                <w:rFonts w:eastAsia="方正宋刻本秀楷简体" w:hint="eastAsia"/>
                <w:sz w:val="18"/>
                <w:szCs w:val="21"/>
              </w:rPr>
              <w:t>sshd.service</w:t>
            </w:r>
            <w:proofErr w:type="spellEnd"/>
            <w:r>
              <w:rPr>
                <w:rFonts w:eastAsia="方正宋刻本秀楷简体" w:hint="eastAsia"/>
                <w:sz w:val="18"/>
                <w:szCs w:val="21"/>
              </w:rPr>
              <w:t>的配置文件写入到</w:t>
            </w:r>
            <w:r>
              <w:rPr>
                <w:rFonts w:eastAsia="方正宋刻本秀楷简体" w:hint="eastAsia"/>
                <w:sz w:val="18"/>
                <w:szCs w:val="21"/>
              </w:rPr>
              <w:t xml:space="preserve">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sysconfig</w:t>
            </w:r>
            <w:proofErr w:type="spellEnd"/>
            <w:r>
              <w:rPr>
                <w:rFonts w:eastAsia="方正宋刻本秀楷简体" w:hint="eastAsia"/>
                <w:sz w:val="18"/>
                <w:szCs w:val="21"/>
              </w:rPr>
              <w:t>/</w:t>
            </w:r>
            <w:proofErr w:type="spellStart"/>
            <w:r>
              <w:rPr>
                <w:rFonts w:eastAsia="方正宋刻本秀楷简体" w:hint="eastAsia"/>
                <w:sz w:val="18"/>
                <w:szCs w:val="21"/>
              </w:rPr>
              <w:t>sshd</w:t>
            </w:r>
            <w:proofErr w:type="spellEnd"/>
            <w:r>
              <w:rPr>
                <w:rFonts w:eastAsia="方正宋刻本秀楷简体" w:hint="eastAsia"/>
                <w:sz w:val="18"/>
                <w:szCs w:val="21"/>
              </w:rPr>
              <w:t xml:space="preserve"> </w:t>
            </w:r>
            <w:r>
              <w:rPr>
                <w:rFonts w:eastAsia="方正宋刻本秀楷简体" w:hint="eastAsia"/>
                <w:sz w:val="18"/>
                <w:szCs w:val="21"/>
              </w:rPr>
              <w:t>当中</w:t>
            </w:r>
          </w:p>
          <w:p w14:paraId="2747E92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可以使用</w:t>
            </w:r>
            <w:r>
              <w:rPr>
                <w:rFonts w:eastAsia="方正宋刻本秀楷简体" w:hint="eastAsia"/>
                <w:sz w:val="18"/>
                <w:szCs w:val="21"/>
              </w:rPr>
              <w:t xml:space="preserve"> Environment= </w:t>
            </w:r>
            <w:r>
              <w:rPr>
                <w:rFonts w:eastAsia="方正宋刻本秀楷简体" w:hint="eastAsia"/>
                <w:sz w:val="18"/>
                <w:szCs w:val="21"/>
              </w:rPr>
              <w:t>后面接多个不同的</w:t>
            </w:r>
            <w:r>
              <w:rPr>
                <w:rFonts w:eastAsia="方正宋刻本秀楷简体" w:hint="eastAsia"/>
                <w:sz w:val="18"/>
                <w:szCs w:val="21"/>
              </w:rPr>
              <w:t>Shell</w:t>
            </w:r>
            <w:r>
              <w:rPr>
                <w:rFonts w:eastAsia="方正宋刻本秀楷简体" w:hint="eastAsia"/>
                <w:sz w:val="18"/>
                <w:szCs w:val="21"/>
              </w:rPr>
              <w:t>变量来给予设置</w:t>
            </w:r>
          </w:p>
        </w:tc>
      </w:tr>
      <w:tr w:rsidR="00ED6DF6" w14:paraId="2B77E5E4" w14:textId="77777777">
        <w:trPr>
          <w:trHeight w:val="1523"/>
        </w:trPr>
        <w:tc>
          <w:tcPr>
            <w:tcW w:w="1193" w:type="dxa"/>
            <w:tcBorders>
              <w:top w:val="single" w:sz="4" w:space="0" w:color="auto"/>
              <w:left w:val="single" w:sz="4" w:space="0" w:color="auto"/>
              <w:bottom w:val="single" w:sz="4" w:space="0" w:color="auto"/>
              <w:right w:val="single" w:sz="4" w:space="0" w:color="auto"/>
            </w:tcBorders>
            <w:vAlign w:val="center"/>
          </w:tcPr>
          <w:p w14:paraId="6119B7C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ExecStart</w:t>
            </w:r>
          </w:p>
        </w:tc>
        <w:tc>
          <w:tcPr>
            <w:tcW w:w="7247" w:type="dxa"/>
            <w:tcBorders>
              <w:top w:val="single" w:sz="4" w:space="0" w:color="auto"/>
              <w:left w:val="single" w:sz="4" w:space="0" w:color="auto"/>
              <w:bottom w:val="single" w:sz="4" w:space="0" w:color="auto"/>
              <w:right w:val="single" w:sz="4" w:space="0" w:color="auto"/>
            </w:tcBorders>
            <w:vAlign w:val="center"/>
          </w:tcPr>
          <w:p w14:paraId="32ACF8A2"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就是实际执行此</w:t>
            </w:r>
            <w:r>
              <w:rPr>
                <w:rFonts w:eastAsia="方正宋刻本秀楷简体" w:hint="eastAsia"/>
                <w:sz w:val="18"/>
                <w:szCs w:val="21"/>
              </w:rPr>
              <w:t>daemon</w:t>
            </w:r>
            <w:r>
              <w:rPr>
                <w:rFonts w:eastAsia="方正宋刻本秀楷简体" w:hint="eastAsia"/>
                <w:sz w:val="18"/>
                <w:szCs w:val="21"/>
              </w:rPr>
              <w:t>的指令或脚本程序。</w:t>
            </w:r>
          </w:p>
          <w:p w14:paraId="30CB2B6E"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可用</w:t>
            </w:r>
            <w:r>
              <w:rPr>
                <w:rFonts w:eastAsia="方正宋刻本秀楷简体" w:hint="eastAsia"/>
                <w:sz w:val="18"/>
                <w:szCs w:val="21"/>
              </w:rPr>
              <w:t xml:space="preserve"> ExecStartPre</w:t>
            </w:r>
            <w:r>
              <w:rPr>
                <w:rFonts w:eastAsia="方正宋刻本秀楷简体" w:hint="eastAsia"/>
                <w:sz w:val="18"/>
                <w:szCs w:val="21"/>
              </w:rPr>
              <w:t>及</w:t>
            </w:r>
            <w:r>
              <w:rPr>
                <w:rFonts w:eastAsia="方正宋刻本秀楷简体" w:hint="eastAsia"/>
                <w:sz w:val="18"/>
                <w:szCs w:val="21"/>
              </w:rPr>
              <w:t>ExecStartPost</w:t>
            </w:r>
            <w:r>
              <w:rPr>
                <w:rFonts w:eastAsia="方正宋刻本秀楷简体" w:hint="eastAsia"/>
                <w:sz w:val="18"/>
                <w:szCs w:val="21"/>
              </w:rPr>
              <w:t>两个设置项目来在实际启动服务前进行额外的指令行为</w:t>
            </w:r>
          </w:p>
          <w:p w14:paraId="7D4DE6DC" w14:textId="77777777" w:rsidR="00ED6DF6" w:rsidRDefault="00ED6DF6">
            <w:pPr>
              <w:adjustRightInd w:val="0"/>
              <w:snapToGrid w:val="0"/>
              <w:jc w:val="left"/>
              <w:rPr>
                <w:rFonts w:eastAsia="方正宋刻本秀楷简体"/>
                <w:sz w:val="18"/>
                <w:szCs w:val="21"/>
              </w:rPr>
            </w:pPr>
          </w:p>
          <w:p w14:paraId="309E863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但是你得要特别注意的是，</w:t>
            </w:r>
            <w:proofErr w:type="gramStart"/>
            <w:r>
              <w:rPr>
                <w:rFonts w:eastAsia="方正宋刻本秀楷简体" w:hint="eastAsia"/>
                <w:sz w:val="18"/>
                <w:szCs w:val="21"/>
              </w:rPr>
              <w:t>指令串仅接受</w:t>
            </w:r>
            <w:proofErr w:type="gramEnd"/>
            <w:r>
              <w:rPr>
                <w:rFonts w:eastAsia="方正宋刻本秀楷简体" w:hint="eastAsia"/>
                <w:sz w:val="18"/>
                <w:szCs w:val="21"/>
              </w:rPr>
              <w:t>“指令</w:t>
            </w:r>
            <w:proofErr w:type="gramStart"/>
            <w:r>
              <w:rPr>
                <w:rFonts w:eastAsia="方正宋刻本秀楷简体" w:hint="eastAsia"/>
                <w:sz w:val="18"/>
                <w:szCs w:val="21"/>
              </w:rPr>
              <w:t xml:space="preserve"> </w:t>
            </w:r>
            <w:r>
              <w:rPr>
                <w:rFonts w:eastAsia="方正宋刻本秀楷简体" w:hint="eastAsia"/>
                <w:sz w:val="18"/>
                <w:szCs w:val="21"/>
              </w:rPr>
              <w:t>参数</w:t>
            </w:r>
            <w:r>
              <w:rPr>
                <w:rFonts w:eastAsia="方正宋刻本秀楷简体" w:hint="eastAsia"/>
                <w:sz w:val="18"/>
                <w:szCs w:val="21"/>
              </w:rPr>
              <w:t xml:space="preserve"> </w:t>
            </w:r>
            <w:r>
              <w:rPr>
                <w:rFonts w:eastAsia="方正宋刻本秀楷简体" w:hint="eastAsia"/>
                <w:sz w:val="18"/>
                <w:szCs w:val="21"/>
              </w:rPr>
              <w:t>参数</w:t>
            </w:r>
            <w:proofErr w:type="gramEnd"/>
            <w:r>
              <w:rPr>
                <w:rFonts w:eastAsia="方正宋刻本秀楷简体" w:hint="eastAsia"/>
                <w:sz w:val="18"/>
                <w:szCs w:val="21"/>
              </w:rPr>
              <w:t>...</w:t>
            </w:r>
            <w:r>
              <w:rPr>
                <w:rFonts w:eastAsia="方正宋刻本秀楷简体" w:hint="eastAsia"/>
                <w:sz w:val="18"/>
                <w:szCs w:val="21"/>
              </w:rPr>
              <w:t>”的格式，不能接受</w:t>
            </w:r>
            <w:r>
              <w:rPr>
                <w:rFonts w:eastAsia="方正宋刻本秀楷简体" w:hint="eastAsia"/>
                <w:sz w:val="18"/>
                <w:szCs w:val="21"/>
              </w:rPr>
              <w:t>&lt;, &gt;, &gt;&gt;, |, &amp;</w:t>
            </w:r>
            <w:r>
              <w:rPr>
                <w:rFonts w:eastAsia="方正宋刻本秀楷简体" w:hint="eastAsia"/>
                <w:sz w:val="18"/>
                <w:szCs w:val="21"/>
              </w:rPr>
              <w:t>等特殊字符，很多的</w:t>
            </w:r>
            <w:r>
              <w:rPr>
                <w:rFonts w:eastAsia="方正宋刻本秀楷简体" w:hint="eastAsia"/>
                <w:sz w:val="18"/>
                <w:szCs w:val="21"/>
              </w:rPr>
              <w:t xml:space="preserve">bash </w:t>
            </w:r>
            <w:r>
              <w:rPr>
                <w:rFonts w:eastAsia="方正宋刻本秀楷简体" w:hint="eastAsia"/>
                <w:sz w:val="18"/>
                <w:szCs w:val="21"/>
              </w:rPr>
              <w:t>语法也不支持，最好直接写入到指令脚本里面去！</w:t>
            </w:r>
          </w:p>
          <w:p w14:paraId="4C8F2B2B"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使用</w:t>
            </w:r>
            <w:r>
              <w:rPr>
                <w:rFonts w:eastAsia="方正宋刻本秀楷简体" w:hint="eastAsia"/>
                <w:sz w:val="18"/>
                <w:szCs w:val="21"/>
              </w:rPr>
              <w:t>Type=</w:t>
            </w:r>
            <w:proofErr w:type="spellStart"/>
            <w:r>
              <w:rPr>
                <w:rFonts w:eastAsia="方正宋刻本秀楷简体" w:hint="eastAsia"/>
                <w:sz w:val="18"/>
                <w:szCs w:val="21"/>
              </w:rPr>
              <w:t>oneshot</w:t>
            </w:r>
            <w:proofErr w:type="spellEnd"/>
            <w:r>
              <w:rPr>
                <w:rFonts w:eastAsia="方正宋刻本秀楷简体" w:hint="eastAsia"/>
                <w:sz w:val="18"/>
                <w:szCs w:val="21"/>
              </w:rPr>
              <w:t>也支持完整的</w:t>
            </w:r>
            <w:r>
              <w:rPr>
                <w:rFonts w:eastAsia="方正宋刻本秀楷简体" w:hint="eastAsia"/>
                <w:sz w:val="18"/>
                <w:szCs w:val="21"/>
              </w:rPr>
              <w:t>bash</w:t>
            </w:r>
            <w:r>
              <w:rPr>
                <w:rFonts w:eastAsia="方正宋刻本秀楷简体" w:hint="eastAsia"/>
                <w:sz w:val="18"/>
                <w:szCs w:val="21"/>
              </w:rPr>
              <w:t>语法，其他的</w:t>
            </w:r>
            <w:r>
              <w:rPr>
                <w:rFonts w:eastAsia="方正宋刻本秀楷简体" w:hint="eastAsia"/>
                <w:sz w:val="18"/>
                <w:szCs w:val="21"/>
              </w:rPr>
              <w:t>Type</w:t>
            </w:r>
            <w:r>
              <w:rPr>
                <w:rFonts w:eastAsia="方正宋刻本秀楷简体" w:hint="eastAsia"/>
                <w:sz w:val="18"/>
                <w:szCs w:val="21"/>
              </w:rPr>
              <w:t>不支持这些字符。</w:t>
            </w:r>
          </w:p>
        </w:tc>
      </w:tr>
      <w:tr w:rsidR="00ED6DF6" w14:paraId="5CC3E389" w14:textId="77777777">
        <w:trPr>
          <w:trHeight w:val="321"/>
        </w:trPr>
        <w:tc>
          <w:tcPr>
            <w:tcW w:w="1193" w:type="dxa"/>
            <w:tcBorders>
              <w:top w:val="single" w:sz="4" w:space="0" w:color="auto"/>
              <w:left w:val="single" w:sz="4" w:space="0" w:color="auto"/>
              <w:bottom w:val="single" w:sz="4" w:space="0" w:color="auto"/>
              <w:right w:val="single" w:sz="4" w:space="0" w:color="auto"/>
            </w:tcBorders>
            <w:vAlign w:val="center"/>
          </w:tcPr>
          <w:p w14:paraId="31BB2A6E"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ExecStop </w:t>
            </w:r>
          </w:p>
        </w:tc>
        <w:tc>
          <w:tcPr>
            <w:tcW w:w="7247" w:type="dxa"/>
            <w:tcBorders>
              <w:top w:val="single" w:sz="4" w:space="0" w:color="auto"/>
              <w:left w:val="single" w:sz="4" w:space="0" w:color="auto"/>
              <w:bottom w:val="single" w:sz="4" w:space="0" w:color="auto"/>
              <w:right w:val="single" w:sz="4" w:space="0" w:color="auto"/>
            </w:tcBorders>
            <w:vAlign w:val="center"/>
          </w:tcPr>
          <w:p w14:paraId="74578630"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与</w:t>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stop </w:t>
            </w:r>
            <w:r>
              <w:rPr>
                <w:rFonts w:eastAsia="方正宋刻本秀楷简体" w:hint="eastAsia"/>
                <w:sz w:val="18"/>
                <w:szCs w:val="21"/>
              </w:rPr>
              <w:t>的执行有关，关闭此服务时所进行的指令。</w:t>
            </w:r>
          </w:p>
        </w:tc>
      </w:tr>
      <w:tr w:rsidR="00ED6DF6" w14:paraId="4AAB6E3D" w14:textId="77777777">
        <w:trPr>
          <w:trHeight w:val="321"/>
        </w:trPr>
        <w:tc>
          <w:tcPr>
            <w:tcW w:w="1193" w:type="dxa"/>
            <w:tcBorders>
              <w:top w:val="single" w:sz="4" w:space="0" w:color="auto"/>
              <w:left w:val="single" w:sz="4" w:space="0" w:color="auto"/>
              <w:bottom w:val="single" w:sz="4" w:space="0" w:color="auto"/>
              <w:right w:val="single" w:sz="4" w:space="0" w:color="auto"/>
            </w:tcBorders>
            <w:vAlign w:val="center"/>
          </w:tcPr>
          <w:p w14:paraId="61FCE199"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ExecReload </w:t>
            </w:r>
          </w:p>
        </w:tc>
        <w:tc>
          <w:tcPr>
            <w:tcW w:w="7247" w:type="dxa"/>
            <w:tcBorders>
              <w:top w:val="single" w:sz="4" w:space="0" w:color="auto"/>
              <w:left w:val="single" w:sz="4" w:space="0" w:color="auto"/>
              <w:bottom w:val="single" w:sz="4" w:space="0" w:color="auto"/>
              <w:right w:val="single" w:sz="4" w:space="0" w:color="auto"/>
            </w:tcBorders>
            <w:vAlign w:val="center"/>
          </w:tcPr>
          <w:p w14:paraId="3D679AD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与</w:t>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reload </w:t>
            </w:r>
            <w:r>
              <w:rPr>
                <w:rFonts w:eastAsia="方正宋刻本秀楷简体" w:hint="eastAsia"/>
                <w:sz w:val="18"/>
                <w:szCs w:val="21"/>
              </w:rPr>
              <w:t>有关的指令行为</w:t>
            </w:r>
          </w:p>
        </w:tc>
      </w:tr>
      <w:tr w:rsidR="00ED6DF6" w14:paraId="5F272A0E" w14:textId="77777777">
        <w:trPr>
          <w:trHeight w:val="1253"/>
        </w:trPr>
        <w:tc>
          <w:tcPr>
            <w:tcW w:w="1193" w:type="dxa"/>
            <w:tcBorders>
              <w:top w:val="single" w:sz="4" w:space="0" w:color="auto"/>
              <w:left w:val="single" w:sz="4" w:space="0" w:color="auto"/>
              <w:bottom w:val="single" w:sz="4" w:space="0" w:color="auto"/>
              <w:right w:val="single" w:sz="4" w:space="0" w:color="auto"/>
            </w:tcBorders>
            <w:vAlign w:val="center"/>
          </w:tcPr>
          <w:p w14:paraId="2DB0EEFB"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Restart</w:t>
            </w:r>
          </w:p>
        </w:tc>
        <w:tc>
          <w:tcPr>
            <w:tcW w:w="7247" w:type="dxa"/>
            <w:tcBorders>
              <w:top w:val="single" w:sz="4" w:space="0" w:color="auto"/>
              <w:left w:val="single" w:sz="4" w:space="0" w:color="auto"/>
              <w:bottom w:val="single" w:sz="4" w:space="0" w:color="auto"/>
              <w:right w:val="single" w:sz="4" w:space="0" w:color="auto"/>
            </w:tcBorders>
            <w:vAlign w:val="center"/>
          </w:tcPr>
          <w:p w14:paraId="77CCDE55"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当设置</w:t>
            </w:r>
            <w:r>
              <w:rPr>
                <w:rFonts w:eastAsia="方正宋刻本秀楷简体" w:hint="eastAsia"/>
                <w:sz w:val="18"/>
                <w:szCs w:val="21"/>
              </w:rPr>
              <w:t xml:space="preserve"> Restart=1 </w:t>
            </w:r>
            <w:r>
              <w:rPr>
                <w:rFonts w:eastAsia="方正宋刻本秀楷简体" w:hint="eastAsia"/>
                <w:sz w:val="18"/>
                <w:szCs w:val="21"/>
              </w:rPr>
              <w:t>时，则当此</w:t>
            </w:r>
            <w:r>
              <w:rPr>
                <w:rFonts w:eastAsia="方正宋刻本秀楷简体" w:hint="eastAsia"/>
                <w:sz w:val="18"/>
                <w:szCs w:val="21"/>
              </w:rPr>
              <w:t xml:space="preserve"> daemon </w:t>
            </w:r>
            <w:r>
              <w:rPr>
                <w:rFonts w:eastAsia="方正宋刻本秀楷简体" w:hint="eastAsia"/>
                <w:sz w:val="18"/>
                <w:szCs w:val="21"/>
              </w:rPr>
              <w:t>服务终止后，会再次的</w:t>
            </w:r>
            <w:proofErr w:type="gramStart"/>
            <w:r>
              <w:rPr>
                <w:rFonts w:eastAsia="方正宋刻本秀楷简体" w:hint="eastAsia"/>
                <w:sz w:val="18"/>
                <w:szCs w:val="21"/>
              </w:rPr>
              <w:t>启动此</w:t>
            </w:r>
            <w:proofErr w:type="gramEnd"/>
            <w:r>
              <w:rPr>
                <w:rFonts w:eastAsia="方正宋刻本秀楷简体" w:hint="eastAsia"/>
                <w:sz w:val="18"/>
                <w:szCs w:val="21"/>
              </w:rPr>
              <w:t>服务。</w:t>
            </w:r>
          </w:p>
          <w:p w14:paraId="097A6A34" w14:textId="77777777" w:rsidR="00ED6DF6" w:rsidRDefault="00ED6DF6">
            <w:pPr>
              <w:adjustRightInd w:val="0"/>
              <w:snapToGrid w:val="0"/>
              <w:jc w:val="left"/>
              <w:rPr>
                <w:rFonts w:eastAsia="方正宋刻本秀楷简体"/>
                <w:sz w:val="18"/>
                <w:szCs w:val="21"/>
              </w:rPr>
            </w:pPr>
          </w:p>
          <w:p w14:paraId="3849022A"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举例来说，如果你在</w:t>
            </w:r>
            <w:r>
              <w:rPr>
                <w:rFonts w:eastAsia="方正宋刻本秀楷简体" w:hint="eastAsia"/>
                <w:sz w:val="18"/>
                <w:szCs w:val="21"/>
              </w:rPr>
              <w:t xml:space="preserve"> tty2 </w:t>
            </w:r>
            <w:r>
              <w:rPr>
                <w:rFonts w:eastAsia="方正宋刻本秀楷简体" w:hint="eastAsia"/>
                <w:sz w:val="18"/>
                <w:szCs w:val="21"/>
              </w:rPr>
              <w:t>使用文字界面登陆，操作完毕后登出，基本上，这个时候</w:t>
            </w:r>
            <w:r>
              <w:rPr>
                <w:rFonts w:eastAsia="方正宋刻本秀楷简体" w:hint="eastAsia"/>
                <w:sz w:val="18"/>
                <w:szCs w:val="21"/>
              </w:rPr>
              <w:t xml:space="preserve"> tty2 </w:t>
            </w:r>
            <w:r>
              <w:rPr>
                <w:rFonts w:eastAsia="方正宋刻本秀楷简体" w:hint="eastAsia"/>
                <w:sz w:val="18"/>
                <w:szCs w:val="21"/>
              </w:rPr>
              <w:t>就已经结束服务了。但是你会看到屏幕又立刻产生一个新的</w:t>
            </w:r>
            <w:r>
              <w:rPr>
                <w:rFonts w:eastAsia="方正宋刻本秀楷简体" w:hint="eastAsia"/>
                <w:sz w:val="18"/>
                <w:szCs w:val="21"/>
              </w:rPr>
              <w:t xml:space="preserve"> tty2 </w:t>
            </w:r>
            <w:r>
              <w:rPr>
                <w:rFonts w:eastAsia="方正宋刻本秀楷简体" w:hint="eastAsia"/>
                <w:sz w:val="18"/>
                <w:szCs w:val="21"/>
              </w:rPr>
              <w:t>的登陆画面等待你的登陆！那就是</w:t>
            </w:r>
            <w:r>
              <w:rPr>
                <w:rFonts w:eastAsia="方正宋刻本秀楷简体" w:hint="eastAsia"/>
                <w:sz w:val="18"/>
                <w:szCs w:val="21"/>
              </w:rPr>
              <w:t xml:space="preserve"> Restart </w:t>
            </w:r>
            <w:r>
              <w:rPr>
                <w:rFonts w:eastAsia="方正宋刻本秀楷简体" w:hint="eastAsia"/>
                <w:sz w:val="18"/>
                <w:szCs w:val="21"/>
              </w:rPr>
              <w:t>的功能！</w:t>
            </w:r>
          </w:p>
          <w:p w14:paraId="63E4E4B7"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除非使用</w:t>
            </w:r>
            <w:r>
              <w:rPr>
                <w:rFonts w:eastAsia="方正宋刻本秀楷简体" w:hint="eastAsia"/>
                <w:sz w:val="18"/>
                <w:szCs w:val="21"/>
              </w:rPr>
              <w:t xml:space="preserve"> </w:t>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w:t>
            </w:r>
            <w:r>
              <w:rPr>
                <w:rFonts w:eastAsia="方正宋刻本秀楷简体" w:hint="eastAsia"/>
                <w:sz w:val="18"/>
                <w:szCs w:val="21"/>
              </w:rPr>
              <w:t>强制将此服务关闭，否则这个服务会源源不绝的一直重复产生！</w:t>
            </w:r>
          </w:p>
        </w:tc>
      </w:tr>
      <w:tr w:rsidR="00ED6DF6" w14:paraId="1E0B5501" w14:textId="77777777">
        <w:trPr>
          <w:trHeight w:val="632"/>
        </w:trPr>
        <w:tc>
          <w:tcPr>
            <w:tcW w:w="1193" w:type="dxa"/>
            <w:tcBorders>
              <w:top w:val="single" w:sz="4" w:space="0" w:color="auto"/>
              <w:left w:val="single" w:sz="4" w:space="0" w:color="auto"/>
              <w:bottom w:val="single" w:sz="4" w:space="0" w:color="auto"/>
              <w:right w:val="single" w:sz="4" w:space="0" w:color="auto"/>
            </w:tcBorders>
            <w:vAlign w:val="center"/>
          </w:tcPr>
          <w:p w14:paraId="7C85324D"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Remain</w:t>
            </w:r>
          </w:p>
          <w:p w14:paraId="1CE79E4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AfterExit </w:t>
            </w:r>
          </w:p>
        </w:tc>
        <w:tc>
          <w:tcPr>
            <w:tcW w:w="7247" w:type="dxa"/>
            <w:tcBorders>
              <w:top w:val="single" w:sz="4" w:space="0" w:color="auto"/>
              <w:left w:val="single" w:sz="4" w:space="0" w:color="auto"/>
              <w:bottom w:val="single" w:sz="4" w:space="0" w:color="auto"/>
              <w:right w:val="single" w:sz="4" w:space="0" w:color="auto"/>
            </w:tcBorders>
            <w:vAlign w:val="center"/>
          </w:tcPr>
          <w:p w14:paraId="7CB099DB"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RemainAfterExit=1</w:t>
            </w:r>
            <w:r>
              <w:rPr>
                <w:rFonts w:eastAsia="方正宋刻本秀楷简体" w:hint="eastAsia"/>
                <w:sz w:val="18"/>
                <w:szCs w:val="21"/>
              </w:rPr>
              <w:t>时，则当此</w:t>
            </w:r>
            <w:r>
              <w:rPr>
                <w:rFonts w:eastAsia="方正宋刻本秀楷简体" w:hint="eastAsia"/>
                <w:sz w:val="18"/>
                <w:szCs w:val="21"/>
              </w:rPr>
              <w:t>daemon</w:t>
            </w:r>
            <w:r>
              <w:rPr>
                <w:rFonts w:eastAsia="方正宋刻本秀楷简体" w:hint="eastAsia"/>
                <w:sz w:val="18"/>
                <w:szCs w:val="21"/>
              </w:rPr>
              <w:t>所属的所有程序都终止之后，此服务会再尝试启动。</w:t>
            </w:r>
            <w:r>
              <w:rPr>
                <w:rFonts w:eastAsia="方正宋刻本秀楷简体" w:hint="eastAsia"/>
                <w:sz w:val="18"/>
                <w:szCs w:val="21"/>
              </w:rPr>
              <w:br/>
            </w:r>
            <w:r>
              <w:rPr>
                <w:rFonts w:eastAsia="方正宋刻本秀楷简体" w:hint="eastAsia"/>
                <w:sz w:val="18"/>
                <w:szCs w:val="21"/>
              </w:rPr>
              <w:t>这对于</w:t>
            </w:r>
            <w:r>
              <w:rPr>
                <w:rFonts w:eastAsia="方正宋刻本秀楷简体" w:hint="eastAsia"/>
                <w:sz w:val="18"/>
                <w:szCs w:val="21"/>
              </w:rPr>
              <w:t>Type=</w:t>
            </w:r>
            <w:proofErr w:type="spellStart"/>
            <w:r>
              <w:rPr>
                <w:rFonts w:eastAsia="方正宋刻本秀楷简体" w:hint="eastAsia"/>
                <w:sz w:val="18"/>
                <w:szCs w:val="21"/>
              </w:rPr>
              <w:t>oneshot</w:t>
            </w:r>
            <w:proofErr w:type="spellEnd"/>
            <w:r>
              <w:rPr>
                <w:rFonts w:eastAsia="方正宋刻本秀楷简体" w:hint="eastAsia"/>
                <w:sz w:val="18"/>
                <w:szCs w:val="21"/>
              </w:rPr>
              <w:t>的服务很有帮助</w:t>
            </w:r>
          </w:p>
        </w:tc>
      </w:tr>
      <w:tr w:rsidR="00ED6DF6" w14:paraId="7A4E2922" w14:textId="77777777">
        <w:trPr>
          <w:trHeight w:val="632"/>
        </w:trPr>
        <w:tc>
          <w:tcPr>
            <w:tcW w:w="1193" w:type="dxa"/>
            <w:tcBorders>
              <w:top w:val="single" w:sz="4" w:space="0" w:color="auto"/>
              <w:left w:val="single" w:sz="4" w:space="0" w:color="auto"/>
              <w:bottom w:val="single" w:sz="4" w:space="0" w:color="auto"/>
              <w:right w:val="single" w:sz="4" w:space="0" w:color="auto"/>
            </w:tcBorders>
            <w:vAlign w:val="center"/>
          </w:tcPr>
          <w:p w14:paraId="33C8D750"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TimeoutSec </w:t>
            </w:r>
          </w:p>
        </w:tc>
        <w:tc>
          <w:tcPr>
            <w:tcW w:w="7247" w:type="dxa"/>
            <w:tcBorders>
              <w:top w:val="single" w:sz="4" w:space="0" w:color="auto"/>
              <w:left w:val="single" w:sz="4" w:space="0" w:color="auto"/>
              <w:bottom w:val="single" w:sz="4" w:space="0" w:color="auto"/>
              <w:right w:val="single" w:sz="4" w:space="0" w:color="auto"/>
            </w:tcBorders>
            <w:vAlign w:val="center"/>
          </w:tcPr>
          <w:p w14:paraId="3AF8EAA2"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若这个服务在启动或者是关闭时，因为某些缘故导致无法顺利“正常启动或正常结束”的情况下，则我们要等多久才进入“强制结束”的状态！</w:t>
            </w:r>
          </w:p>
        </w:tc>
      </w:tr>
      <w:tr w:rsidR="00ED6DF6" w14:paraId="50DA4890" w14:textId="77777777">
        <w:trPr>
          <w:trHeight w:val="943"/>
        </w:trPr>
        <w:tc>
          <w:tcPr>
            <w:tcW w:w="1193" w:type="dxa"/>
            <w:tcBorders>
              <w:top w:val="single" w:sz="4" w:space="0" w:color="auto"/>
              <w:left w:val="single" w:sz="4" w:space="0" w:color="auto"/>
              <w:bottom w:val="single" w:sz="4" w:space="0" w:color="auto"/>
              <w:right w:val="single" w:sz="4" w:space="0" w:color="auto"/>
            </w:tcBorders>
            <w:vAlign w:val="center"/>
          </w:tcPr>
          <w:p w14:paraId="238CE6DA"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KillMode</w:t>
            </w:r>
          </w:p>
        </w:tc>
        <w:tc>
          <w:tcPr>
            <w:tcW w:w="7247" w:type="dxa"/>
            <w:tcBorders>
              <w:top w:val="single" w:sz="4" w:space="0" w:color="auto"/>
              <w:left w:val="single" w:sz="4" w:space="0" w:color="auto"/>
              <w:bottom w:val="single" w:sz="4" w:space="0" w:color="auto"/>
              <w:right w:val="single" w:sz="4" w:space="0" w:color="auto"/>
            </w:tcBorders>
            <w:vAlign w:val="center"/>
          </w:tcPr>
          <w:p w14:paraId="6F810971"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可以是</w:t>
            </w:r>
            <w:r>
              <w:rPr>
                <w:rFonts w:eastAsia="方正宋刻本秀楷简体" w:hint="eastAsia"/>
                <w:sz w:val="18"/>
                <w:szCs w:val="21"/>
              </w:rPr>
              <w:t xml:space="preserve">process, control-group, none </w:t>
            </w:r>
            <w:r>
              <w:rPr>
                <w:rFonts w:eastAsia="方正宋刻本秀楷简体" w:hint="eastAsia"/>
                <w:sz w:val="18"/>
                <w:szCs w:val="21"/>
              </w:rPr>
              <w:t>的其中一种</w:t>
            </w:r>
          </w:p>
          <w:p w14:paraId="4454227F"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如果是</w:t>
            </w:r>
            <w:proofErr w:type="spellStart"/>
            <w:r>
              <w:rPr>
                <w:rFonts w:eastAsia="方正宋刻本秀楷简体" w:hint="eastAsia"/>
                <w:sz w:val="18"/>
                <w:szCs w:val="21"/>
              </w:rPr>
              <w:t>proces</w:t>
            </w:r>
            <w:proofErr w:type="spellEnd"/>
            <w:r>
              <w:rPr>
                <w:rFonts w:eastAsia="方正宋刻本秀楷简体" w:hint="eastAsia"/>
                <w:sz w:val="18"/>
                <w:szCs w:val="21"/>
              </w:rPr>
              <w:t>则</w:t>
            </w:r>
            <w:r>
              <w:rPr>
                <w:rFonts w:eastAsia="方正宋刻本秀楷简体" w:hint="eastAsia"/>
                <w:sz w:val="18"/>
                <w:szCs w:val="21"/>
              </w:rPr>
              <w:t xml:space="preserve">daemon </w:t>
            </w:r>
            <w:r>
              <w:rPr>
                <w:rFonts w:eastAsia="方正宋刻本秀楷简体" w:hint="eastAsia"/>
                <w:sz w:val="18"/>
                <w:szCs w:val="21"/>
              </w:rPr>
              <w:t>终止时，只会终止主要的程序（</w:t>
            </w:r>
            <w:r>
              <w:rPr>
                <w:rFonts w:eastAsia="方正宋刻本秀楷简体" w:hint="eastAsia"/>
                <w:sz w:val="18"/>
                <w:szCs w:val="21"/>
              </w:rPr>
              <w:t xml:space="preserve">ExecStart </w:t>
            </w:r>
            <w:r>
              <w:rPr>
                <w:rFonts w:eastAsia="方正宋刻本秀楷简体" w:hint="eastAsia"/>
                <w:sz w:val="18"/>
                <w:szCs w:val="21"/>
              </w:rPr>
              <w:t>接的后面那串指令）；如果是</w:t>
            </w:r>
            <w:r>
              <w:rPr>
                <w:rFonts w:eastAsia="方正宋刻本秀楷简体" w:hint="eastAsia"/>
                <w:sz w:val="18"/>
                <w:szCs w:val="21"/>
              </w:rPr>
              <w:t>control-group</w:t>
            </w:r>
            <w:r>
              <w:rPr>
                <w:rFonts w:eastAsia="方正宋刻本秀楷简体" w:hint="eastAsia"/>
                <w:sz w:val="18"/>
                <w:szCs w:val="21"/>
              </w:rPr>
              <w:t>时，由此</w:t>
            </w:r>
            <w:r>
              <w:rPr>
                <w:rFonts w:eastAsia="方正宋刻本秀楷简体" w:hint="eastAsia"/>
                <w:sz w:val="18"/>
                <w:szCs w:val="21"/>
              </w:rPr>
              <w:t>daemon</w:t>
            </w:r>
            <w:r>
              <w:rPr>
                <w:rFonts w:eastAsia="方正宋刻本秀楷简体" w:hint="eastAsia"/>
                <w:sz w:val="18"/>
                <w:szCs w:val="21"/>
              </w:rPr>
              <w:t>所产生的其他</w:t>
            </w:r>
            <w:r>
              <w:rPr>
                <w:rFonts w:eastAsia="方正宋刻本秀楷简体" w:hint="eastAsia"/>
                <w:sz w:val="18"/>
                <w:szCs w:val="21"/>
              </w:rPr>
              <w:t>control group</w:t>
            </w:r>
            <w:r>
              <w:rPr>
                <w:rFonts w:eastAsia="方正宋刻本秀楷简体" w:hint="eastAsia"/>
                <w:sz w:val="18"/>
                <w:szCs w:val="21"/>
              </w:rPr>
              <w:t>的程序，也都会被关闭；</w:t>
            </w:r>
          </w:p>
          <w:p w14:paraId="6ABC3215"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如果是</w:t>
            </w:r>
            <w:r>
              <w:rPr>
                <w:rFonts w:eastAsia="方正宋刻本秀楷简体" w:hint="eastAsia"/>
                <w:sz w:val="18"/>
                <w:szCs w:val="21"/>
              </w:rPr>
              <w:t>none</w:t>
            </w:r>
            <w:r>
              <w:rPr>
                <w:rFonts w:eastAsia="方正宋刻本秀楷简体" w:hint="eastAsia"/>
                <w:sz w:val="18"/>
                <w:szCs w:val="21"/>
              </w:rPr>
              <w:t>的话，则没有程序会被关闭</w:t>
            </w:r>
          </w:p>
        </w:tc>
      </w:tr>
      <w:tr w:rsidR="00ED6DF6" w14:paraId="0173CF19" w14:textId="77777777">
        <w:trPr>
          <w:trHeight w:val="642"/>
        </w:trPr>
        <w:tc>
          <w:tcPr>
            <w:tcW w:w="1193" w:type="dxa"/>
            <w:tcBorders>
              <w:top w:val="single" w:sz="4" w:space="0" w:color="auto"/>
              <w:left w:val="single" w:sz="4" w:space="0" w:color="auto"/>
              <w:bottom w:val="single" w:sz="4" w:space="0" w:color="auto"/>
              <w:right w:val="single" w:sz="4" w:space="0" w:color="auto"/>
            </w:tcBorders>
            <w:vAlign w:val="center"/>
          </w:tcPr>
          <w:p w14:paraId="611E9C98"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RestartSec </w:t>
            </w:r>
          </w:p>
        </w:tc>
        <w:tc>
          <w:tcPr>
            <w:tcW w:w="7247" w:type="dxa"/>
            <w:tcBorders>
              <w:top w:val="single" w:sz="4" w:space="0" w:color="auto"/>
              <w:left w:val="single" w:sz="4" w:space="0" w:color="auto"/>
              <w:bottom w:val="single" w:sz="4" w:space="0" w:color="auto"/>
              <w:right w:val="single" w:sz="4" w:space="0" w:color="auto"/>
            </w:tcBorders>
            <w:vAlign w:val="center"/>
          </w:tcPr>
          <w:p w14:paraId="6E6A5CB7"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与</w:t>
            </w:r>
            <w:r>
              <w:rPr>
                <w:rFonts w:eastAsia="方正宋刻本秀楷简体" w:hint="eastAsia"/>
                <w:sz w:val="18"/>
                <w:szCs w:val="21"/>
              </w:rPr>
              <w:t>Restart</w:t>
            </w:r>
            <w:r>
              <w:rPr>
                <w:rFonts w:eastAsia="方正宋刻本秀楷简体" w:hint="eastAsia"/>
                <w:sz w:val="18"/>
                <w:szCs w:val="21"/>
              </w:rPr>
              <w:t>有点相关性，若此服务被关闭需要重新启动大概要</w:t>
            </w:r>
            <w:r>
              <w:rPr>
                <w:rFonts w:eastAsia="方正宋刻本秀楷简体" w:hint="eastAsia"/>
                <w:sz w:val="18"/>
                <w:szCs w:val="21"/>
              </w:rPr>
              <w:t>sleep</w:t>
            </w:r>
            <w:r>
              <w:rPr>
                <w:rFonts w:eastAsia="方正宋刻本秀楷简体" w:hint="eastAsia"/>
                <w:sz w:val="18"/>
                <w:szCs w:val="21"/>
              </w:rPr>
              <w:t>多少时间再重新启动</w:t>
            </w:r>
            <w:r>
              <w:rPr>
                <w:rFonts w:eastAsia="方正宋刻本秀楷简体" w:hint="eastAsia"/>
                <w:sz w:val="18"/>
                <w:szCs w:val="21"/>
              </w:rPr>
              <w:br/>
            </w:r>
            <w:r>
              <w:rPr>
                <w:rFonts w:eastAsia="方正宋刻本秀楷简体" w:hint="eastAsia"/>
                <w:sz w:val="18"/>
                <w:szCs w:val="21"/>
              </w:rPr>
              <w:t>默认是</w:t>
            </w:r>
            <w:r>
              <w:rPr>
                <w:rFonts w:eastAsia="方正宋刻本秀楷简体" w:hint="eastAsia"/>
                <w:sz w:val="18"/>
                <w:szCs w:val="21"/>
              </w:rPr>
              <w:t xml:space="preserve"> 100ms</w:t>
            </w:r>
            <w:r>
              <w:rPr>
                <w:rFonts w:eastAsia="方正宋刻本秀楷简体" w:hint="eastAsia"/>
                <w:sz w:val="18"/>
                <w:szCs w:val="21"/>
              </w:rPr>
              <w:t>（毫秒）</w:t>
            </w:r>
          </w:p>
        </w:tc>
      </w:tr>
    </w:tbl>
    <w:p w14:paraId="52DC93E0" w14:textId="77777777" w:rsidR="00ED6DF6" w:rsidRDefault="00ED6DF6">
      <w:pPr>
        <w:widowControl/>
        <w:spacing w:after="240"/>
        <w:jc w:val="left"/>
      </w:pPr>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10"/>
        <w:gridCol w:w="7150"/>
      </w:tblGrid>
      <w:tr w:rsidR="00ED6DF6" w14:paraId="73148A6A" w14:textId="77777777">
        <w:trPr>
          <w:trHeight w:val="302"/>
        </w:trPr>
        <w:tc>
          <w:tcPr>
            <w:tcW w:w="8360" w:type="dxa"/>
            <w:gridSpan w:val="2"/>
            <w:tcBorders>
              <w:top w:val="single" w:sz="4" w:space="0" w:color="auto"/>
              <w:left w:val="single" w:sz="4" w:space="0" w:color="auto"/>
              <w:bottom w:val="single" w:sz="4" w:space="0" w:color="auto"/>
              <w:right w:val="single" w:sz="4" w:space="0" w:color="auto"/>
            </w:tcBorders>
            <w:vAlign w:val="center"/>
          </w:tcPr>
          <w:p w14:paraId="7321CF24" w14:textId="77777777" w:rsidR="00ED6DF6" w:rsidRDefault="00ED6DF6">
            <w:pPr>
              <w:widowControl/>
              <w:jc w:val="center"/>
              <w:rPr>
                <w:rFonts w:ascii="??Regular" w:eastAsia="??Regular" w:hAnsi="??Regular" w:cs="??Regular"/>
                <w:color w:val="000000"/>
                <w:kern w:val="0"/>
                <w:sz w:val="14"/>
                <w:szCs w:val="14"/>
                <w:lang w:bidi="ar"/>
              </w:rPr>
            </w:pPr>
            <w:r>
              <w:rPr>
                <w:rFonts w:eastAsia="方正宋刻本秀楷简体" w:hint="eastAsia"/>
                <w:b/>
                <w:bCs/>
                <w:color w:val="FF0000"/>
                <w:sz w:val="28"/>
                <w:szCs w:val="36"/>
              </w:rPr>
              <w:lastRenderedPageBreak/>
              <w:t xml:space="preserve">[Install] </w:t>
            </w:r>
            <w:r>
              <w:rPr>
                <w:rFonts w:eastAsia="方正宋刻本秀楷简体" w:hint="eastAsia"/>
                <w:b/>
                <w:bCs/>
                <w:color w:val="FF0000"/>
                <w:sz w:val="28"/>
                <w:szCs w:val="36"/>
              </w:rPr>
              <w:t>部份</w:t>
            </w:r>
          </w:p>
        </w:tc>
      </w:tr>
      <w:tr w:rsidR="00ED6DF6" w14:paraId="0A4E333A" w14:textId="77777777">
        <w:trPr>
          <w:trHeight w:val="302"/>
        </w:trPr>
        <w:tc>
          <w:tcPr>
            <w:tcW w:w="1210" w:type="dxa"/>
            <w:tcBorders>
              <w:top w:val="single" w:sz="4" w:space="0" w:color="auto"/>
              <w:left w:val="single" w:sz="4" w:space="0" w:color="auto"/>
              <w:bottom w:val="single" w:sz="4" w:space="0" w:color="auto"/>
              <w:right w:val="single" w:sz="4" w:space="0" w:color="auto"/>
            </w:tcBorders>
            <w:vAlign w:val="center"/>
          </w:tcPr>
          <w:p w14:paraId="760F0BE6"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设置参数</w:t>
            </w:r>
            <w:r>
              <w:rPr>
                <w:rFonts w:eastAsia="方正宋刻本秀楷简体" w:hint="eastAsia"/>
                <w:sz w:val="18"/>
                <w:szCs w:val="21"/>
              </w:rPr>
              <w:t xml:space="preserve"> </w:t>
            </w:r>
          </w:p>
        </w:tc>
        <w:tc>
          <w:tcPr>
            <w:tcW w:w="7150" w:type="dxa"/>
            <w:tcBorders>
              <w:top w:val="single" w:sz="4" w:space="0" w:color="auto"/>
              <w:left w:val="single" w:sz="4" w:space="0" w:color="auto"/>
              <w:bottom w:val="single" w:sz="4" w:space="0" w:color="auto"/>
              <w:right w:val="single" w:sz="4" w:space="0" w:color="auto"/>
            </w:tcBorders>
            <w:vAlign w:val="center"/>
          </w:tcPr>
          <w:p w14:paraId="3A487F7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参数意义说明</w:t>
            </w:r>
          </w:p>
        </w:tc>
      </w:tr>
      <w:tr w:rsidR="00ED6DF6" w14:paraId="61499EA5" w14:textId="77777777">
        <w:trPr>
          <w:trHeight w:val="603"/>
        </w:trPr>
        <w:tc>
          <w:tcPr>
            <w:tcW w:w="1210" w:type="dxa"/>
            <w:tcBorders>
              <w:top w:val="single" w:sz="4" w:space="0" w:color="auto"/>
              <w:left w:val="single" w:sz="4" w:space="0" w:color="auto"/>
              <w:bottom w:val="single" w:sz="4" w:space="0" w:color="auto"/>
              <w:right w:val="single" w:sz="4" w:space="0" w:color="auto"/>
            </w:tcBorders>
            <w:vAlign w:val="center"/>
          </w:tcPr>
          <w:p w14:paraId="750FE061"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WantedBy </w:t>
            </w:r>
          </w:p>
        </w:tc>
        <w:tc>
          <w:tcPr>
            <w:tcW w:w="7150" w:type="dxa"/>
            <w:tcBorders>
              <w:top w:val="single" w:sz="4" w:space="0" w:color="auto"/>
              <w:left w:val="single" w:sz="4" w:space="0" w:color="auto"/>
              <w:bottom w:val="single" w:sz="4" w:space="0" w:color="auto"/>
              <w:right w:val="single" w:sz="4" w:space="0" w:color="auto"/>
            </w:tcBorders>
            <w:vAlign w:val="center"/>
          </w:tcPr>
          <w:p w14:paraId="7D1FDEC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这个设置后面接的大部分是</w:t>
            </w:r>
            <w:r>
              <w:rPr>
                <w:rFonts w:eastAsia="方正宋刻本秀楷简体" w:hint="eastAsia"/>
                <w:sz w:val="18"/>
                <w:szCs w:val="21"/>
              </w:rPr>
              <w:t xml:space="preserve"> *.target unit </w:t>
            </w:r>
          </w:p>
          <w:p w14:paraId="4AB33829" w14:textId="77777777" w:rsidR="00ED6DF6" w:rsidRDefault="00ED6DF6">
            <w:pPr>
              <w:adjustRightInd w:val="0"/>
              <w:snapToGrid w:val="0"/>
              <w:jc w:val="left"/>
              <w:rPr>
                <w:rFonts w:eastAsia="方正宋刻本秀楷简体"/>
                <w:b/>
                <w:bCs/>
                <w:sz w:val="18"/>
                <w:szCs w:val="21"/>
              </w:rPr>
            </w:pPr>
            <w:r>
              <w:rPr>
                <w:rFonts w:eastAsia="方正宋刻本秀楷简体" w:hint="eastAsia"/>
                <w:b/>
                <w:bCs/>
                <w:sz w:val="18"/>
                <w:szCs w:val="21"/>
              </w:rPr>
              <w:t>这个</w:t>
            </w:r>
            <w:r>
              <w:rPr>
                <w:rFonts w:eastAsia="方正宋刻本秀楷简体" w:hint="eastAsia"/>
                <w:b/>
                <w:bCs/>
                <w:sz w:val="18"/>
                <w:szCs w:val="21"/>
              </w:rPr>
              <w:t>unit</w:t>
            </w:r>
            <w:r>
              <w:rPr>
                <w:rFonts w:eastAsia="方正宋刻本秀楷简体" w:hint="eastAsia"/>
                <w:b/>
                <w:bCs/>
                <w:sz w:val="18"/>
                <w:szCs w:val="21"/>
              </w:rPr>
              <w:t>本身是附挂在哪一个</w:t>
            </w:r>
            <w:r>
              <w:rPr>
                <w:rFonts w:eastAsia="方正宋刻本秀楷简体" w:hint="eastAsia"/>
                <w:b/>
                <w:bCs/>
                <w:sz w:val="18"/>
                <w:szCs w:val="21"/>
              </w:rPr>
              <w:t>target unit</w:t>
            </w:r>
            <w:r>
              <w:rPr>
                <w:rFonts w:eastAsia="方正宋刻本秀楷简体" w:hint="eastAsia"/>
                <w:b/>
                <w:bCs/>
                <w:sz w:val="18"/>
                <w:szCs w:val="21"/>
              </w:rPr>
              <w:t>下面的</w:t>
            </w:r>
          </w:p>
          <w:p w14:paraId="587E6711"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大多的服务性质的</w:t>
            </w:r>
            <w:r>
              <w:rPr>
                <w:rFonts w:eastAsia="方正宋刻本秀楷简体" w:hint="eastAsia"/>
                <w:sz w:val="18"/>
                <w:szCs w:val="21"/>
              </w:rPr>
              <w:t>unit</w:t>
            </w:r>
            <w:r>
              <w:rPr>
                <w:rFonts w:eastAsia="方正宋刻本秀楷简体" w:hint="eastAsia"/>
                <w:sz w:val="18"/>
                <w:szCs w:val="21"/>
              </w:rPr>
              <w:t>都是附挂在</w:t>
            </w:r>
            <w:r>
              <w:rPr>
                <w:rFonts w:eastAsia="方正宋刻本秀楷简体" w:hint="eastAsia"/>
                <w:sz w:val="18"/>
                <w:szCs w:val="21"/>
              </w:rPr>
              <w:t>multi-user.target</w:t>
            </w:r>
            <w:r>
              <w:rPr>
                <w:rFonts w:eastAsia="方正宋刻本秀楷简体" w:hint="eastAsia"/>
                <w:sz w:val="18"/>
                <w:szCs w:val="21"/>
              </w:rPr>
              <w:t>下面</w:t>
            </w:r>
          </w:p>
          <w:p w14:paraId="0444DFC8"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graphical.target</w:t>
            </w:r>
            <w:r>
              <w:rPr>
                <w:rFonts w:eastAsia="方正宋刻本秀楷简体" w:hint="eastAsia"/>
                <w:sz w:val="18"/>
                <w:szCs w:val="21"/>
              </w:rPr>
              <w:t>需要</w:t>
            </w:r>
            <w:r>
              <w:rPr>
                <w:rFonts w:eastAsia="方正宋刻本秀楷简体" w:hint="eastAsia"/>
                <w:sz w:val="18"/>
                <w:szCs w:val="21"/>
              </w:rPr>
              <w:t>multi-user.target</w:t>
            </w:r>
          </w:p>
        </w:tc>
      </w:tr>
      <w:tr w:rsidR="00ED6DF6" w14:paraId="25F9E247" w14:textId="77777777">
        <w:trPr>
          <w:trHeight w:val="603"/>
        </w:trPr>
        <w:tc>
          <w:tcPr>
            <w:tcW w:w="1210" w:type="dxa"/>
            <w:tcBorders>
              <w:top w:val="single" w:sz="4" w:space="0" w:color="auto"/>
              <w:left w:val="single" w:sz="4" w:space="0" w:color="auto"/>
              <w:bottom w:val="single" w:sz="4" w:space="0" w:color="auto"/>
              <w:right w:val="single" w:sz="4" w:space="0" w:color="auto"/>
            </w:tcBorders>
            <w:vAlign w:val="center"/>
          </w:tcPr>
          <w:p w14:paraId="60581979"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Also</w:t>
            </w:r>
          </w:p>
        </w:tc>
        <w:tc>
          <w:tcPr>
            <w:tcW w:w="7150" w:type="dxa"/>
            <w:tcBorders>
              <w:top w:val="single" w:sz="4" w:space="0" w:color="auto"/>
              <w:left w:val="single" w:sz="4" w:space="0" w:color="auto"/>
              <w:bottom w:val="single" w:sz="4" w:space="0" w:color="auto"/>
              <w:right w:val="single" w:sz="4" w:space="0" w:color="auto"/>
            </w:tcBorders>
            <w:vAlign w:val="center"/>
          </w:tcPr>
          <w:p w14:paraId="2ED628A0"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此</w:t>
            </w:r>
            <w:r>
              <w:rPr>
                <w:rFonts w:eastAsia="方正宋刻本秀楷简体" w:hint="eastAsia"/>
                <w:sz w:val="18"/>
                <w:szCs w:val="21"/>
              </w:rPr>
              <w:t>unit</w:t>
            </w:r>
            <w:r>
              <w:rPr>
                <w:rFonts w:eastAsia="方正宋刻本秀楷简体" w:hint="eastAsia"/>
                <w:sz w:val="18"/>
                <w:szCs w:val="21"/>
              </w:rPr>
              <w:t>本身被</w:t>
            </w:r>
            <w:r>
              <w:rPr>
                <w:rFonts w:eastAsia="方正宋刻本秀楷简体" w:hint="eastAsia"/>
                <w:sz w:val="18"/>
                <w:szCs w:val="21"/>
              </w:rPr>
              <w:t>enable</w:t>
            </w:r>
            <w:r>
              <w:rPr>
                <w:rFonts w:eastAsia="方正宋刻本秀楷简体" w:hint="eastAsia"/>
                <w:sz w:val="18"/>
                <w:szCs w:val="21"/>
              </w:rPr>
              <w:t>时，</w:t>
            </w:r>
            <w:r>
              <w:rPr>
                <w:rFonts w:eastAsia="方正宋刻本秀楷简体" w:hint="eastAsia"/>
                <w:sz w:val="18"/>
                <w:szCs w:val="21"/>
              </w:rPr>
              <w:t>Also</w:t>
            </w:r>
            <w:r>
              <w:rPr>
                <w:rFonts w:eastAsia="方正宋刻本秀楷简体" w:hint="eastAsia"/>
                <w:sz w:val="18"/>
                <w:szCs w:val="21"/>
              </w:rPr>
              <w:t>后面接的</w:t>
            </w:r>
            <w:r>
              <w:rPr>
                <w:rFonts w:eastAsia="方正宋刻本秀楷简体" w:hint="eastAsia"/>
                <w:sz w:val="18"/>
                <w:szCs w:val="21"/>
              </w:rPr>
              <w:t>unit</w:t>
            </w:r>
            <w:r>
              <w:rPr>
                <w:rFonts w:eastAsia="方正宋刻本秀楷简体" w:hint="eastAsia"/>
                <w:sz w:val="18"/>
                <w:szCs w:val="21"/>
              </w:rPr>
              <w:t>也请</w:t>
            </w:r>
            <w:r>
              <w:rPr>
                <w:rFonts w:eastAsia="方正宋刻本秀楷简体" w:hint="eastAsia"/>
                <w:sz w:val="18"/>
                <w:szCs w:val="21"/>
              </w:rPr>
              <w:t>enable</w:t>
            </w:r>
          </w:p>
          <w:p w14:paraId="68E14AA7"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有依赖性的服务可以写在这里</w:t>
            </w:r>
          </w:p>
        </w:tc>
      </w:tr>
      <w:tr w:rsidR="00ED6DF6" w14:paraId="5A25FD27" w14:textId="77777777">
        <w:trPr>
          <w:trHeight w:val="603"/>
        </w:trPr>
        <w:tc>
          <w:tcPr>
            <w:tcW w:w="1210" w:type="dxa"/>
            <w:tcBorders>
              <w:top w:val="single" w:sz="4" w:space="0" w:color="auto"/>
              <w:left w:val="single" w:sz="4" w:space="0" w:color="auto"/>
              <w:bottom w:val="single" w:sz="4" w:space="0" w:color="auto"/>
              <w:right w:val="single" w:sz="4" w:space="0" w:color="auto"/>
            </w:tcBorders>
            <w:vAlign w:val="center"/>
          </w:tcPr>
          <w:p w14:paraId="7E6A9010"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Alias</w:t>
            </w:r>
          </w:p>
        </w:tc>
        <w:tc>
          <w:tcPr>
            <w:tcW w:w="7150" w:type="dxa"/>
            <w:tcBorders>
              <w:top w:val="single" w:sz="4" w:space="0" w:color="auto"/>
              <w:left w:val="single" w:sz="4" w:space="0" w:color="auto"/>
              <w:bottom w:val="single" w:sz="4" w:space="0" w:color="auto"/>
              <w:right w:val="single" w:sz="4" w:space="0" w:color="auto"/>
            </w:tcBorders>
            <w:vAlign w:val="center"/>
          </w:tcPr>
          <w:p w14:paraId="5925A096"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进行一个链接的别名，</w:t>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enable</w:t>
            </w:r>
            <w:r>
              <w:rPr>
                <w:rFonts w:eastAsia="方正宋刻本秀楷简体" w:hint="eastAsia"/>
                <w:sz w:val="18"/>
                <w:szCs w:val="21"/>
              </w:rPr>
              <w:t>相关的服务时，则此服务会进行链接文件的创建；</w:t>
            </w:r>
          </w:p>
          <w:p w14:paraId="138E6E31" w14:textId="77777777" w:rsidR="00ED6DF6" w:rsidRDefault="00ED6DF6">
            <w:pPr>
              <w:adjustRightInd w:val="0"/>
              <w:snapToGrid w:val="0"/>
              <w:jc w:val="left"/>
              <w:rPr>
                <w:rFonts w:eastAsia="方正宋刻本秀楷简体"/>
                <w:sz w:val="18"/>
                <w:szCs w:val="21"/>
              </w:rPr>
            </w:pPr>
            <w:proofErr w:type="spellStart"/>
            <w:r>
              <w:rPr>
                <w:rFonts w:eastAsia="方正宋刻本秀楷简体" w:hint="eastAsia"/>
                <w:sz w:val="18"/>
                <w:szCs w:val="21"/>
              </w:rPr>
              <w:t>multiuser.target</w:t>
            </w:r>
            <w:proofErr w:type="spellEnd"/>
            <w:r>
              <w:rPr>
                <w:rFonts w:eastAsia="方正宋刻本秀楷简体" w:hint="eastAsia"/>
                <w:sz w:val="18"/>
                <w:szCs w:val="21"/>
              </w:rPr>
              <w:t>是用来作为默认操作环境</w:t>
            </w:r>
            <w:proofErr w:type="spellStart"/>
            <w:r>
              <w:rPr>
                <w:rFonts w:eastAsia="方正宋刻本秀楷简体" w:hint="eastAsia"/>
                <w:sz w:val="18"/>
                <w:szCs w:val="21"/>
              </w:rPr>
              <w:t>default.target</w:t>
            </w:r>
            <w:proofErr w:type="spellEnd"/>
            <w:r>
              <w:rPr>
                <w:rFonts w:eastAsia="方正宋刻本秀楷简体" w:hint="eastAsia"/>
                <w:sz w:val="18"/>
                <w:szCs w:val="21"/>
              </w:rPr>
              <w:t>的，当设置用成</w:t>
            </w:r>
            <w:proofErr w:type="spellStart"/>
            <w:r>
              <w:rPr>
                <w:rFonts w:eastAsia="方正宋刻本秀楷简体" w:hint="eastAsia"/>
                <w:sz w:val="18"/>
                <w:szCs w:val="21"/>
              </w:rPr>
              <w:t>default.target</w:t>
            </w:r>
            <w:proofErr w:type="spellEnd"/>
            <w:r>
              <w:rPr>
                <w:rFonts w:eastAsia="方正宋刻本秀楷简体" w:hint="eastAsia"/>
                <w:sz w:val="18"/>
                <w:szCs w:val="21"/>
              </w:rPr>
              <w:t>时，</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/system/</w:t>
            </w:r>
            <w:proofErr w:type="spellStart"/>
            <w:r>
              <w:rPr>
                <w:rFonts w:eastAsia="方正宋刻本秀楷简体" w:hint="eastAsia"/>
                <w:sz w:val="18"/>
                <w:szCs w:val="21"/>
              </w:rPr>
              <w:t>default.target</w:t>
            </w:r>
            <w:proofErr w:type="spellEnd"/>
            <w:r>
              <w:rPr>
                <w:rFonts w:eastAsia="方正宋刻本秀楷简体" w:hint="eastAsia"/>
                <w:sz w:val="18"/>
                <w:szCs w:val="21"/>
              </w:rPr>
              <w:t>就会链接到</w:t>
            </w:r>
            <w:r>
              <w:rPr>
                <w:rFonts w:eastAsia="方正宋刻本秀楷简体" w:hint="eastAsia"/>
                <w:sz w:val="18"/>
                <w:szCs w:val="21"/>
              </w:rPr>
              <w:t xml:space="preserve"> /</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systemd</w:t>
            </w:r>
            <w:proofErr w:type="spellEnd"/>
            <w:r>
              <w:rPr>
                <w:rFonts w:eastAsia="方正宋刻本秀楷简体" w:hint="eastAsia"/>
                <w:sz w:val="18"/>
                <w:szCs w:val="21"/>
              </w:rPr>
              <w:t>/system/multi-</w:t>
            </w:r>
            <w:proofErr w:type="spellStart"/>
            <w:r>
              <w:rPr>
                <w:rFonts w:eastAsia="方正宋刻本秀楷简体" w:hint="eastAsia"/>
                <w:sz w:val="18"/>
                <w:szCs w:val="21"/>
              </w:rPr>
              <w:t>user.target</w:t>
            </w:r>
            <w:proofErr w:type="spellEnd"/>
          </w:p>
        </w:tc>
      </w:tr>
    </w:tbl>
    <w:p w14:paraId="7E6DB993" w14:textId="77777777" w:rsidR="00ED6DF6" w:rsidRDefault="00ED6DF6">
      <w:pPr>
        <w:widowControl/>
        <w:adjustRightInd w:val="0"/>
        <w:snapToGrid w:val="0"/>
        <w:spacing w:after="240"/>
        <w:jc w:val="left"/>
        <w:rPr>
          <w:rFonts w:eastAsia="方正宋刻本秀楷简体"/>
          <w:b/>
          <w:bCs/>
          <w:sz w:val="36"/>
          <w:szCs w:val="44"/>
        </w:rPr>
      </w:pPr>
      <w:r>
        <w:br w:type="page"/>
      </w:r>
      <w:r>
        <w:rPr>
          <w:rFonts w:eastAsia="方正宋刻本秀楷简体" w:hint="eastAsia"/>
          <w:b/>
          <w:bCs/>
          <w:sz w:val="36"/>
          <w:szCs w:val="44"/>
        </w:rPr>
        <w:lastRenderedPageBreak/>
        <w:t>system</w:t>
      </w:r>
      <w:r>
        <w:rPr>
          <w:rFonts w:eastAsia="方正宋刻本秀楷简体" w:hint="eastAsia"/>
          <w:b/>
          <w:bCs/>
          <w:sz w:val="36"/>
          <w:szCs w:val="44"/>
        </w:rPr>
        <w:t>配置文件修改实践</w:t>
      </w:r>
    </w:p>
    <w:p w14:paraId="527538A2" w14:textId="77777777" w:rsidR="00ED6DF6" w:rsidRDefault="00ED6DF6">
      <w:pPr>
        <w:widowControl/>
        <w:adjustRightInd w:val="0"/>
        <w:snapToGrid w:val="0"/>
        <w:spacing w:after="240"/>
        <w:jc w:val="left"/>
        <w:rPr>
          <w:rFonts w:eastAsia="方正宋刻本秀楷简体"/>
          <w:sz w:val="18"/>
          <w:szCs w:val="21"/>
        </w:rPr>
      </w:pPr>
      <w:r>
        <w:rPr>
          <w:rFonts w:eastAsia="方正宋刻本秀楷简体" w:hint="eastAsia"/>
          <w:sz w:val="18"/>
          <w:szCs w:val="21"/>
        </w:rPr>
        <w:t>将</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w:t>
      </w:r>
      <w:r>
        <w:rPr>
          <w:rFonts w:eastAsia="方正宋刻本秀楷简体" w:hint="eastAsia"/>
          <w:sz w:val="18"/>
          <w:szCs w:val="21"/>
        </w:rPr>
        <w:t>的</w:t>
      </w:r>
      <w:r>
        <w:rPr>
          <w:rFonts w:eastAsia="方正宋刻本秀楷简体" w:hint="eastAsia"/>
          <w:sz w:val="18"/>
          <w:szCs w:val="21"/>
        </w:rPr>
        <w:t>port</w:t>
      </w:r>
      <w:r>
        <w:rPr>
          <w:rFonts w:eastAsia="方正宋刻本秀楷简体" w:hint="eastAsia"/>
          <w:sz w:val="18"/>
          <w:szCs w:val="21"/>
        </w:rPr>
        <w:t>改成</w:t>
      </w:r>
      <w:r>
        <w:rPr>
          <w:rFonts w:eastAsia="方正宋刻本秀楷简体" w:hint="eastAsia"/>
          <w:sz w:val="18"/>
          <w:szCs w:val="21"/>
        </w:rPr>
        <w:t>555</w:t>
      </w:r>
      <w:r>
        <w:rPr>
          <w:rFonts w:eastAsia="方正宋刻本秀楷简体" w:hint="eastAsia"/>
          <w:sz w:val="18"/>
          <w:szCs w:val="21"/>
        </w:rPr>
        <w:t>号，可能需要使用到两个端口，分别是正常的</w:t>
      </w:r>
      <w:r>
        <w:rPr>
          <w:rFonts w:eastAsia="方正宋刻本秀楷简体" w:hint="eastAsia"/>
          <w:sz w:val="18"/>
          <w:szCs w:val="21"/>
        </w:rPr>
        <w:t>21</w:t>
      </w:r>
      <w:r>
        <w:rPr>
          <w:rFonts w:eastAsia="方正宋刻本秀楷简体" w:hint="eastAsia"/>
          <w:sz w:val="18"/>
          <w:szCs w:val="21"/>
        </w:rPr>
        <w:t>以及特殊的</w:t>
      </w:r>
      <w:r>
        <w:rPr>
          <w:rFonts w:eastAsia="方正宋刻本秀楷简体" w:hint="eastAsia"/>
          <w:sz w:val="18"/>
          <w:szCs w:val="21"/>
        </w:rPr>
        <w:t>555</w:t>
      </w:r>
      <w:r>
        <w:rPr>
          <w:rFonts w:eastAsia="方正宋刻本秀楷简体" w:hint="eastAsia"/>
          <w:sz w:val="18"/>
          <w:szCs w:val="21"/>
        </w:rPr>
        <w:t>，这两个</w:t>
      </w:r>
      <w:r>
        <w:rPr>
          <w:rFonts w:eastAsia="方正宋刻本秀楷简体" w:hint="eastAsia"/>
          <w:sz w:val="18"/>
          <w:szCs w:val="21"/>
        </w:rPr>
        <w:t>port</w:t>
      </w:r>
      <w:r>
        <w:rPr>
          <w:rFonts w:eastAsia="方正宋刻本秀楷简体" w:hint="eastAsia"/>
          <w:sz w:val="18"/>
          <w:szCs w:val="21"/>
        </w:rPr>
        <w:t>都启用的情况下，你可能就得要使用到两个配置文件以及两个启动脚本设置了！</w:t>
      </w:r>
    </w:p>
    <w:p w14:paraId="760A7EFB" w14:textId="636B9CBF" w:rsidR="00ED6DF6" w:rsidRDefault="00ED6DF6">
      <w:pPr>
        <w:widowControl/>
        <w:adjustRightInd w:val="0"/>
        <w:snapToGrid w:val="0"/>
        <w:spacing w:after="240"/>
        <w:jc w:val="left"/>
        <w:rPr>
          <w:rFonts w:eastAsia="方正宋刻本秀楷简体"/>
          <w:sz w:val="18"/>
          <w:szCs w:val="21"/>
        </w:rPr>
      </w:pPr>
      <w:r>
        <w:rPr>
          <w:rFonts w:eastAsia="方正宋刻本秀楷简体" w:hint="eastAsia"/>
          <w:sz w:val="18"/>
          <w:szCs w:val="21"/>
        </w:rPr>
        <w:t>默认的</w:t>
      </w:r>
      <w:r>
        <w:rPr>
          <w:rFonts w:eastAsia="方正宋刻本秀楷简体" w:hint="eastAsia"/>
          <w:sz w:val="18"/>
          <w:szCs w:val="21"/>
        </w:rPr>
        <w:t>port 21</w:t>
      </w:r>
      <w:r w:rsidR="00E601E0">
        <w:rPr>
          <w:rFonts w:eastAsia="方正宋刻本秀楷简体" w:hint="eastAsia"/>
          <w:sz w:val="18"/>
          <w:szCs w:val="21"/>
        </w:rPr>
        <w:t>:</w:t>
      </w:r>
      <w:r>
        <w:rPr>
          <w:rFonts w:eastAsia="方正宋刻本秀楷简体" w:hint="eastAsia"/>
          <w:sz w:val="18"/>
          <w:szCs w:val="21"/>
        </w:rPr>
        <w:t>使用</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w:t>
      </w:r>
      <w:proofErr w:type="spellStart"/>
      <w:r>
        <w:rPr>
          <w:rFonts w:eastAsia="方正宋刻本秀楷简体" w:hint="eastAsia"/>
          <w:sz w:val="18"/>
          <w:szCs w:val="21"/>
        </w:rPr>
        <w:t>vsftpd.conf</w:t>
      </w:r>
      <w:proofErr w:type="spellEnd"/>
      <w:r>
        <w:rPr>
          <w:rFonts w:eastAsia="方正宋刻本秀楷简体" w:hint="eastAsia"/>
          <w:sz w:val="18"/>
          <w:szCs w:val="21"/>
        </w:rPr>
        <w:t xml:space="preserve"> </w:t>
      </w:r>
      <w:r>
        <w:rPr>
          <w:rFonts w:eastAsia="方正宋刻本秀楷简体" w:hint="eastAsia"/>
          <w:sz w:val="18"/>
          <w:szCs w:val="21"/>
        </w:rPr>
        <w:t>配置文件</w:t>
      </w:r>
      <w:r w:rsidR="00E601E0">
        <w:rPr>
          <w:rFonts w:eastAsia="方正宋刻本秀楷简体" w:hint="eastAsia"/>
          <w:sz w:val="18"/>
          <w:szCs w:val="21"/>
        </w:rPr>
        <w:t>,</w:t>
      </w:r>
      <w:r>
        <w:rPr>
          <w:rFonts w:eastAsia="方正宋刻本秀楷简体" w:hint="eastAsia"/>
          <w:sz w:val="18"/>
          <w:szCs w:val="21"/>
        </w:rPr>
        <w:t>以及</w:t>
      </w:r>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systemd</w:t>
      </w:r>
      <w:proofErr w:type="spellEnd"/>
      <w:r>
        <w:rPr>
          <w:rFonts w:eastAsia="方正宋刻本秀楷简体" w:hint="eastAsia"/>
          <w:sz w:val="18"/>
          <w:szCs w:val="21"/>
        </w:rPr>
        <w:t>/system/</w:t>
      </w:r>
      <w:proofErr w:type="spellStart"/>
      <w:r>
        <w:rPr>
          <w:rFonts w:eastAsia="方正宋刻本秀楷简体" w:hint="eastAsia"/>
          <w:sz w:val="18"/>
          <w:szCs w:val="21"/>
        </w:rPr>
        <w:t>vsftpd.service</w:t>
      </w:r>
      <w:proofErr w:type="spellEnd"/>
      <w:r>
        <w:rPr>
          <w:rFonts w:eastAsia="方正宋刻本秀楷简体" w:hint="eastAsia"/>
          <w:sz w:val="18"/>
          <w:szCs w:val="21"/>
        </w:rPr>
        <w:t xml:space="preserve"> </w:t>
      </w:r>
      <w:r>
        <w:rPr>
          <w:rFonts w:eastAsia="方正宋刻本秀楷简体" w:hint="eastAsia"/>
          <w:sz w:val="18"/>
          <w:szCs w:val="21"/>
        </w:rPr>
        <w:t>设置脚本；</w:t>
      </w:r>
      <w:r>
        <w:rPr>
          <w:rFonts w:eastAsia="方正宋刻本秀楷简体" w:hint="eastAsia"/>
          <w:sz w:val="18"/>
          <w:szCs w:val="21"/>
        </w:rPr>
        <w:br/>
      </w:r>
      <w:r>
        <w:rPr>
          <w:rFonts w:eastAsia="方正宋刻本秀楷简体" w:hint="eastAsia"/>
          <w:sz w:val="18"/>
          <w:szCs w:val="21"/>
        </w:rPr>
        <w:t>特殊的</w:t>
      </w:r>
      <w:r>
        <w:rPr>
          <w:rFonts w:eastAsia="方正宋刻本秀楷简体" w:hint="eastAsia"/>
          <w:sz w:val="18"/>
          <w:szCs w:val="21"/>
        </w:rPr>
        <w:t>port 555</w:t>
      </w:r>
      <w:r w:rsidR="00E601E0">
        <w:rPr>
          <w:rFonts w:eastAsia="方正宋刻本秀楷简体"/>
          <w:sz w:val="18"/>
          <w:szCs w:val="21"/>
        </w:rPr>
        <w:t>:</w:t>
      </w:r>
      <w:r>
        <w:rPr>
          <w:rFonts w:eastAsia="方正宋刻本秀楷简体" w:hint="eastAsia"/>
          <w:sz w:val="18"/>
          <w:szCs w:val="21"/>
        </w:rPr>
        <w:t>使用</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/vsftpd2.conf </w:t>
      </w:r>
      <w:r>
        <w:rPr>
          <w:rFonts w:eastAsia="方正宋刻本秀楷简体" w:hint="eastAsia"/>
          <w:sz w:val="18"/>
          <w:szCs w:val="21"/>
        </w:rPr>
        <w:t>配置文件</w:t>
      </w:r>
      <w:r w:rsidR="00E601E0">
        <w:rPr>
          <w:rFonts w:eastAsia="方正宋刻本秀楷简体" w:hint="eastAsia"/>
          <w:sz w:val="18"/>
          <w:szCs w:val="21"/>
        </w:rPr>
        <w:t>,</w:t>
      </w:r>
      <w:r>
        <w:rPr>
          <w:rFonts w:eastAsia="方正宋刻本秀楷简体" w:hint="eastAsia"/>
          <w:sz w:val="18"/>
          <w:szCs w:val="21"/>
        </w:rPr>
        <w:t>及</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 xml:space="preserve">/system/vsftpd2.service </w:t>
      </w:r>
      <w:r>
        <w:rPr>
          <w:rFonts w:eastAsia="方正宋刻本秀楷简体" w:hint="eastAsia"/>
          <w:sz w:val="18"/>
          <w:szCs w:val="21"/>
        </w:rPr>
        <w:t>设置脚本。</w:t>
      </w:r>
    </w:p>
    <w:p w14:paraId="0BB6651D" w14:textId="77777777" w:rsidR="00ED6DF6" w:rsidRDefault="00ED6DF6">
      <w:pPr>
        <w:widowControl/>
        <w:spacing w:after="240"/>
        <w:jc w:val="left"/>
        <w:rPr>
          <w:rFonts w:eastAsia="方正宋刻本秀楷简体"/>
          <w:sz w:val="18"/>
          <w:szCs w:val="21"/>
        </w:rPr>
      </w:pPr>
      <w:r>
        <w:rPr>
          <w:rFonts w:eastAsia="方正宋刻本秀楷简体" w:hint="eastAsia"/>
          <w:b/>
          <w:bCs/>
          <w:sz w:val="18"/>
          <w:szCs w:val="21"/>
        </w:rPr>
        <w:t xml:space="preserve"># 1. </w:t>
      </w:r>
      <w:r>
        <w:rPr>
          <w:rFonts w:eastAsia="方正宋刻本秀楷简体" w:hint="eastAsia"/>
          <w:b/>
          <w:bCs/>
          <w:sz w:val="18"/>
          <w:szCs w:val="21"/>
        </w:rPr>
        <w:t>先创建好所需要的配置文件</w:t>
      </w:r>
      <w:r>
        <w:rPr>
          <w:rFonts w:eastAsia="方正宋刻本秀楷简体" w:hint="eastAsia"/>
          <w:b/>
          <w:bCs/>
          <w:sz w:val="18"/>
          <w:szCs w:val="21"/>
        </w:rPr>
        <w:br/>
      </w:r>
      <w:r>
        <w:rPr>
          <w:rFonts w:eastAsia="方正宋刻本秀楷简体" w:hint="eastAsia"/>
          <w:sz w:val="18"/>
          <w:szCs w:val="21"/>
        </w:rPr>
        <w:t>cd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br/>
        <w:t xml:space="preserve">cp </w:t>
      </w:r>
      <w:proofErr w:type="spellStart"/>
      <w:r>
        <w:rPr>
          <w:rFonts w:eastAsia="方正宋刻本秀楷简体" w:hint="eastAsia"/>
          <w:sz w:val="18"/>
          <w:szCs w:val="21"/>
        </w:rPr>
        <w:t>vsftpd.conf</w:t>
      </w:r>
      <w:proofErr w:type="spellEnd"/>
      <w:r>
        <w:rPr>
          <w:rFonts w:eastAsia="方正宋刻本秀楷简体" w:hint="eastAsia"/>
          <w:sz w:val="18"/>
          <w:szCs w:val="21"/>
        </w:rPr>
        <w:t xml:space="preserve">  </w:t>
      </w:r>
      <w:r>
        <w:rPr>
          <w:rFonts w:eastAsia="方正宋刻本秀楷简体" w:hint="eastAsia"/>
          <w:b/>
          <w:bCs/>
          <w:sz w:val="18"/>
          <w:szCs w:val="21"/>
        </w:rPr>
        <w:t>vsftpd2.conf</w:t>
      </w:r>
      <w:r>
        <w:rPr>
          <w:rFonts w:eastAsia="方正宋刻本秀楷简体" w:hint="eastAsia"/>
          <w:b/>
          <w:bCs/>
          <w:sz w:val="18"/>
          <w:szCs w:val="21"/>
        </w:rPr>
        <w:br/>
      </w:r>
      <w:r>
        <w:rPr>
          <w:rFonts w:eastAsia="方正宋刻本秀楷简体" w:hint="eastAsia"/>
          <w:sz w:val="18"/>
          <w:szCs w:val="21"/>
        </w:rPr>
        <w:t xml:space="preserve">vim </w:t>
      </w:r>
      <w:proofErr w:type="spellStart"/>
      <w:r>
        <w:rPr>
          <w:rFonts w:eastAsia="方正宋刻本秀楷简体" w:hint="eastAsia"/>
          <w:sz w:val="18"/>
          <w:szCs w:val="21"/>
        </w:rPr>
        <w:t>vsftpd.conf</w:t>
      </w:r>
      <w:proofErr w:type="spellEnd"/>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listen_port</w:t>
      </w:r>
      <w:proofErr w:type="spellEnd"/>
      <w:r>
        <w:rPr>
          <w:rFonts w:eastAsia="方正宋刻本秀楷简体" w:hint="eastAsia"/>
          <w:sz w:val="18"/>
          <w:szCs w:val="21"/>
        </w:rPr>
        <w:t>=555</w:t>
      </w:r>
      <w:r>
        <w:rPr>
          <w:rFonts w:eastAsia="方正宋刻本秀楷简体" w:hint="eastAsia"/>
          <w:sz w:val="18"/>
          <w:szCs w:val="21"/>
        </w:rPr>
        <w:br/>
        <w:t xml:space="preserve">diff </w:t>
      </w:r>
      <w:proofErr w:type="spellStart"/>
      <w:r>
        <w:rPr>
          <w:rFonts w:eastAsia="方正宋刻本秀楷简体" w:hint="eastAsia"/>
          <w:sz w:val="18"/>
          <w:szCs w:val="21"/>
        </w:rPr>
        <w:t>vsftpd.conf</w:t>
      </w:r>
      <w:proofErr w:type="spellEnd"/>
      <w:r>
        <w:rPr>
          <w:rFonts w:eastAsia="方正宋刻本秀楷简体" w:hint="eastAsia"/>
          <w:sz w:val="18"/>
          <w:szCs w:val="21"/>
        </w:rPr>
        <w:t xml:space="preserve"> vsftpd2.conf</w:t>
      </w:r>
      <w:r>
        <w:rPr>
          <w:rFonts w:eastAsia="方正宋刻本秀楷简体" w:hint="eastAsia"/>
          <w:sz w:val="18"/>
          <w:szCs w:val="21"/>
        </w:rPr>
        <w:br/>
      </w:r>
      <w:r>
        <w:rPr>
          <w:rFonts w:eastAsia="方正宋刻本秀楷简体" w:hint="eastAsia"/>
          <w:sz w:val="18"/>
          <w:szCs w:val="21"/>
        </w:rPr>
        <w:tab/>
        <w:t>128c128</w:t>
      </w:r>
      <w:r>
        <w:rPr>
          <w:rFonts w:eastAsia="方正宋刻本秀楷简体" w:hint="eastAsia"/>
          <w:sz w:val="18"/>
          <w:szCs w:val="21"/>
        </w:rPr>
        <w:br/>
      </w:r>
      <w:r>
        <w:rPr>
          <w:rFonts w:eastAsia="方正宋刻本秀楷简体" w:hint="eastAsia"/>
          <w:sz w:val="18"/>
          <w:szCs w:val="21"/>
        </w:rPr>
        <w:tab/>
        <w:t>&lt; #listen_port=555</w:t>
      </w:r>
      <w:r>
        <w:rPr>
          <w:rFonts w:eastAsia="方正宋刻本秀楷简体" w:hint="eastAsia"/>
          <w:sz w:val="18"/>
          <w:szCs w:val="21"/>
        </w:rPr>
        <w:br/>
      </w:r>
      <w:r>
        <w:rPr>
          <w:rFonts w:eastAsia="方正宋刻本秀楷简体" w:hint="eastAsia"/>
          <w:sz w:val="18"/>
          <w:szCs w:val="21"/>
        </w:rPr>
        <w:tab/>
        <w:t>&gt; listen_port=555</w:t>
      </w:r>
      <w:r>
        <w:rPr>
          <w:rFonts w:eastAsia="方正宋刻本秀楷简体" w:hint="eastAsia"/>
          <w:sz w:val="18"/>
          <w:szCs w:val="21"/>
        </w:rPr>
        <w:br/>
      </w:r>
      <w:r>
        <w:rPr>
          <w:rFonts w:eastAsia="方正宋刻本秀楷简体" w:hint="eastAsia"/>
          <w:b/>
          <w:bCs/>
          <w:sz w:val="18"/>
          <w:szCs w:val="21"/>
        </w:rPr>
        <w:t xml:space="preserve"># 2. </w:t>
      </w:r>
      <w:r>
        <w:rPr>
          <w:rFonts w:eastAsia="方正宋刻本秀楷简体" w:hint="eastAsia"/>
          <w:b/>
          <w:bCs/>
          <w:sz w:val="18"/>
          <w:szCs w:val="21"/>
        </w:rPr>
        <w:t>开始处理启动脚本设置</w:t>
      </w:r>
      <w:r>
        <w:rPr>
          <w:rFonts w:eastAsia="方正宋刻本秀楷简体" w:hint="eastAsia"/>
          <w:b/>
          <w:bCs/>
          <w:sz w:val="18"/>
          <w:szCs w:val="21"/>
        </w:rPr>
        <w:br/>
      </w:r>
      <w:r>
        <w:rPr>
          <w:rFonts w:eastAsia="方正宋刻本秀楷简体" w:hint="eastAsia"/>
          <w:sz w:val="18"/>
          <w:szCs w:val="21"/>
        </w:rPr>
        <w:t>cd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/system</w:t>
      </w:r>
      <w:r>
        <w:rPr>
          <w:rFonts w:eastAsia="方正宋刻本秀楷简体" w:hint="eastAsia"/>
          <w:sz w:val="18"/>
          <w:szCs w:val="21"/>
        </w:rPr>
        <w:br/>
      </w:r>
      <w:r>
        <w:rPr>
          <w:rFonts w:eastAsia="方正宋刻本秀楷简体" w:hint="eastAsia"/>
          <w:b/>
          <w:bCs/>
          <w:sz w:val="18"/>
          <w:szCs w:val="21"/>
        </w:rPr>
        <w:t>cp /</w:t>
      </w:r>
      <w:proofErr w:type="spellStart"/>
      <w:r>
        <w:rPr>
          <w:rFonts w:eastAsia="方正宋刻本秀楷简体" w:hint="eastAsia"/>
          <w:b/>
          <w:bCs/>
          <w:sz w:val="18"/>
          <w:szCs w:val="21"/>
        </w:rPr>
        <w:t>usr</w:t>
      </w:r>
      <w:proofErr w:type="spellEnd"/>
      <w:r>
        <w:rPr>
          <w:rFonts w:eastAsia="方正宋刻本秀楷简体" w:hint="eastAsia"/>
          <w:b/>
          <w:bCs/>
          <w:sz w:val="18"/>
          <w:szCs w:val="21"/>
        </w:rPr>
        <w:t>/lib/</w:t>
      </w:r>
      <w:proofErr w:type="spellStart"/>
      <w:r>
        <w:rPr>
          <w:rFonts w:eastAsia="方正宋刻本秀楷简体" w:hint="eastAsia"/>
          <w:b/>
          <w:bCs/>
          <w:sz w:val="18"/>
          <w:szCs w:val="21"/>
        </w:rPr>
        <w:t>systemd</w:t>
      </w:r>
      <w:proofErr w:type="spellEnd"/>
      <w:r>
        <w:rPr>
          <w:rFonts w:eastAsia="方正宋刻本秀楷简体" w:hint="eastAsia"/>
          <w:b/>
          <w:bCs/>
          <w:sz w:val="18"/>
          <w:szCs w:val="21"/>
        </w:rPr>
        <w:t>/system/</w:t>
      </w:r>
      <w:proofErr w:type="spellStart"/>
      <w:r>
        <w:rPr>
          <w:rFonts w:eastAsia="方正宋刻本秀楷简体" w:hint="eastAsia"/>
          <w:b/>
          <w:bCs/>
          <w:sz w:val="18"/>
          <w:szCs w:val="21"/>
        </w:rPr>
        <w:t>vsftpd.service</w:t>
      </w:r>
      <w:proofErr w:type="spellEnd"/>
      <w:r>
        <w:rPr>
          <w:rFonts w:eastAsia="方正宋刻本秀楷简体" w:hint="eastAsia"/>
          <w:b/>
          <w:bCs/>
          <w:sz w:val="18"/>
          <w:szCs w:val="21"/>
        </w:rPr>
        <w:t xml:space="preserve">  vsftpd2.service</w:t>
      </w:r>
      <w:r>
        <w:rPr>
          <w:rFonts w:eastAsia="方正宋刻本秀楷简体" w:hint="eastAsia"/>
          <w:b/>
          <w:bCs/>
          <w:sz w:val="18"/>
          <w:szCs w:val="21"/>
        </w:rPr>
        <w:br/>
      </w:r>
      <w:r>
        <w:rPr>
          <w:rFonts w:eastAsia="方正宋刻本秀楷简体" w:hint="eastAsia"/>
          <w:sz w:val="18"/>
          <w:szCs w:val="21"/>
        </w:rPr>
        <w:t>vim vsftpd2.service</w:t>
      </w:r>
      <w:r>
        <w:rPr>
          <w:rFonts w:eastAsia="方正宋刻本秀楷简体" w:hint="eastAsia"/>
          <w:sz w:val="18"/>
          <w:szCs w:val="21"/>
        </w:rPr>
        <w:br/>
      </w:r>
      <w:r>
        <w:rPr>
          <w:rFonts w:eastAsia="方正宋刻本秀楷简体" w:hint="eastAsia"/>
          <w:sz w:val="18"/>
          <w:szCs w:val="21"/>
        </w:rPr>
        <w:tab/>
        <w:t>[Unit]</w:t>
      </w:r>
      <w:r>
        <w:rPr>
          <w:rFonts w:eastAsia="方正宋刻本秀楷简体" w:hint="eastAsia"/>
          <w:sz w:val="18"/>
          <w:szCs w:val="21"/>
        </w:rPr>
        <w:br/>
      </w:r>
      <w:r>
        <w:rPr>
          <w:rFonts w:eastAsia="方正宋刻本秀楷简体" w:hint="eastAsia"/>
          <w:sz w:val="18"/>
          <w:szCs w:val="21"/>
        </w:rPr>
        <w:tab/>
        <w:t>Description=</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second ftp daemon</w:t>
      </w:r>
      <w:r>
        <w:rPr>
          <w:rFonts w:eastAsia="方正宋刻本秀楷简体" w:hint="eastAsia"/>
          <w:sz w:val="18"/>
          <w:szCs w:val="21"/>
        </w:rPr>
        <w:br/>
      </w:r>
      <w:r>
        <w:rPr>
          <w:rFonts w:eastAsia="方正宋刻本秀楷简体" w:hint="eastAsia"/>
          <w:sz w:val="18"/>
          <w:szCs w:val="21"/>
        </w:rPr>
        <w:tab/>
        <w:t>After=</w:t>
      </w:r>
      <w:proofErr w:type="spellStart"/>
      <w:r>
        <w:rPr>
          <w:rFonts w:eastAsia="方正宋刻本秀楷简体" w:hint="eastAsia"/>
          <w:sz w:val="18"/>
          <w:szCs w:val="21"/>
        </w:rPr>
        <w:t>network.target</w:t>
      </w:r>
      <w:proofErr w:type="spellEnd"/>
      <w:r>
        <w:rPr>
          <w:rFonts w:eastAsia="方正宋刻本秀楷简体" w:hint="eastAsia"/>
          <w:sz w:val="18"/>
          <w:szCs w:val="21"/>
        </w:rPr>
        <w:br/>
      </w:r>
      <w:r>
        <w:rPr>
          <w:rFonts w:eastAsia="方正宋刻本秀楷简体" w:hint="eastAsia"/>
          <w:sz w:val="18"/>
          <w:szCs w:val="21"/>
        </w:rPr>
        <w:tab/>
        <w:t>[Service]</w:t>
      </w:r>
      <w:r>
        <w:rPr>
          <w:rFonts w:eastAsia="方正宋刻本秀楷简体" w:hint="eastAsia"/>
          <w:sz w:val="18"/>
          <w:szCs w:val="21"/>
        </w:rPr>
        <w:br/>
      </w:r>
      <w:r>
        <w:rPr>
          <w:rFonts w:eastAsia="方正宋刻本秀楷简体" w:hint="eastAsia"/>
          <w:sz w:val="18"/>
          <w:szCs w:val="21"/>
        </w:rPr>
        <w:tab/>
        <w:t>Type=forking</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ExecStart</w:t>
      </w:r>
      <w:proofErr w:type="spellEnd"/>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w:t>
      </w:r>
      <w:proofErr w:type="spellStart"/>
      <w:r>
        <w:rPr>
          <w:rFonts w:eastAsia="方正宋刻本秀楷简体" w:hint="eastAsia"/>
          <w:sz w:val="18"/>
          <w:szCs w:val="21"/>
        </w:rPr>
        <w:t>sbin</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w:t>
      </w:r>
      <w:r>
        <w:rPr>
          <w:rFonts w:eastAsia="方正宋刻本秀楷简体" w:hint="eastAsia"/>
          <w:b/>
          <w:bCs/>
          <w:sz w:val="18"/>
          <w:szCs w:val="21"/>
        </w:rPr>
        <w:t>vsftpd2.conf</w:t>
      </w:r>
      <w:r>
        <w:rPr>
          <w:rFonts w:eastAsia="方正宋刻本秀楷简体" w:hint="eastAsia"/>
          <w:b/>
          <w:bCs/>
          <w:sz w:val="18"/>
          <w:szCs w:val="21"/>
        </w:rPr>
        <w:br/>
      </w:r>
      <w:r>
        <w:rPr>
          <w:rFonts w:eastAsia="方正宋刻本秀楷简体" w:hint="eastAsia"/>
          <w:sz w:val="18"/>
          <w:szCs w:val="21"/>
        </w:rPr>
        <w:tab/>
        <w:t>[Install]</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WantedBy</w:t>
      </w:r>
      <w:proofErr w:type="spellEnd"/>
      <w:r>
        <w:rPr>
          <w:rFonts w:eastAsia="方正宋刻本秀楷简体" w:hint="eastAsia"/>
          <w:sz w:val="18"/>
          <w:szCs w:val="21"/>
        </w:rPr>
        <w:t>=multi-</w:t>
      </w:r>
      <w:proofErr w:type="spellStart"/>
      <w:r>
        <w:rPr>
          <w:rFonts w:eastAsia="方正宋刻本秀楷简体" w:hint="eastAsia"/>
          <w:sz w:val="18"/>
          <w:szCs w:val="21"/>
        </w:rPr>
        <w:t>user.target</w:t>
      </w:r>
      <w:proofErr w:type="spellEnd"/>
      <w:r>
        <w:rPr>
          <w:rFonts w:eastAsia="方正宋刻本秀楷简体" w:hint="eastAsia"/>
          <w:sz w:val="18"/>
          <w:szCs w:val="21"/>
        </w:rPr>
        <w:br/>
      </w:r>
      <w:r>
        <w:rPr>
          <w:rFonts w:eastAsia="方正宋刻本秀楷简体" w:hint="eastAsia"/>
          <w:b/>
          <w:bCs/>
          <w:color w:val="0000FF"/>
          <w:sz w:val="18"/>
          <w:szCs w:val="21"/>
        </w:rPr>
        <w:t xml:space="preserve"># </w:t>
      </w:r>
      <w:r>
        <w:rPr>
          <w:rFonts w:eastAsia="方正宋刻本秀楷简体" w:hint="eastAsia"/>
          <w:b/>
          <w:bCs/>
          <w:color w:val="0000FF"/>
          <w:sz w:val="18"/>
          <w:szCs w:val="21"/>
        </w:rPr>
        <w:t>重点在改了</w:t>
      </w:r>
      <w:r>
        <w:rPr>
          <w:rFonts w:eastAsia="方正宋刻本秀楷简体" w:hint="eastAsia"/>
          <w:b/>
          <w:bCs/>
          <w:color w:val="0000FF"/>
          <w:sz w:val="18"/>
          <w:szCs w:val="21"/>
        </w:rPr>
        <w:t xml:space="preserve">vsftpd2.conf </w:t>
      </w:r>
      <w:r>
        <w:rPr>
          <w:rFonts w:eastAsia="方正宋刻本秀楷简体" w:hint="eastAsia"/>
          <w:b/>
          <w:bCs/>
          <w:color w:val="0000FF"/>
          <w:sz w:val="18"/>
          <w:szCs w:val="21"/>
        </w:rPr>
        <w:t>这个配置文件！</w:t>
      </w:r>
      <w:r>
        <w:rPr>
          <w:rFonts w:eastAsia="方正宋刻本秀楷简体" w:hint="eastAsia"/>
          <w:b/>
          <w:bCs/>
          <w:color w:val="0000FF"/>
          <w:sz w:val="18"/>
          <w:szCs w:val="21"/>
        </w:rPr>
        <w:br/>
      </w:r>
      <w:r>
        <w:rPr>
          <w:rFonts w:eastAsia="方正宋刻本秀楷简体" w:hint="eastAsia"/>
          <w:b/>
          <w:bCs/>
          <w:sz w:val="18"/>
          <w:szCs w:val="21"/>
        </w:rPr>
        <w:t xml:space="preserve"># 3. </w:t>
      </w:r>
      <w:r>
        <w:rPr>
          <w:rFonts w:eastAsia="方正宋刻本秀楷简体" w:hint="eastAsia"/>
          <w:b/>
          <w:bCs/>
          <w:sz w:val="18"/>
          <w:szCs w:val="21"/>
        </w:rPr>
        <w:t>重新载入</w:t>
      </w:r>
      <w:r>
        <w:rPr>
          <w:rFonts w:eastAsia="方正宋刻本秀楷简体" w:hint="eastAsia"/>
          <w:b/>
          <w:bCs/>
          <w:sz w:val="18"/>
          <w:szCs w:val="21"/>
        </w:rPr>
        <w:t xml:space="preserve"> </w:t>
      </w:r>
      <w:proofErr w:type="spellStart"/>
      <w:r>
        <w:rPr>
          <w:rFonts w:eastAsia="方正宋刻本秀楷简体" w:hint="eastAsia"/>
          <w:b/>
          <w:bCs/>
          <w:sz w:val="18"/>
          <w:szCs w:val="21"/>
        </w:rPr>
        <w:t>systemd</w:t>
      </w:r>
      <w:proofErr w:type="spellEnd"/>
      <w:r>
        <w:rPr>
          <w:rFonts w:eastAsia="方正宋刻本秀楷简体" w:hint="eastAsia"/>
          <w:b/>
          <w:bCs/>
          <w:sz w:val="18"/>
          <w:szCs w:val="21"/>
        </w:rPr>
        <w:t xml:space="preserve"> </w:t>
      </w:r>
      <w:r>
        <w:rPr>
          <w:rFonts w:eastAsia="方正宋刻本秀楷简体" w:hint="eastAsia"/>
          <w:b/>
          <w:bCs/>
          <w:sz w:val="18"/>
          <w:szCs w:val="21"/>
        </w:rPr>
        <w:t>的脚本配置文件内容</w:t>
      </w:r>
      <w:r>
        <w:rPr>
          <w:rFonts w:eastAsia="方正宋刻本秀楷简体" w:hint="eastAsia"/>
          <w:b/>
          <w:bCs/>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daemon-reload</w:t>
      </w:r>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list-unit-files --all | grep </w:t>
      </w:r>
      <w:proofErr w:type="spellStart"/>
      <w:r>
        <w:rPr>
          <w:rFonts w:eastAsia="方正宋刻本秀楷简体" w:hint="eastAsia"/>
          <w:sz w:val="18"/>
          <w:szCs w:val="21"/>
        </w:rPr>
        <w:t>vsftpd</w:t>
      </w:r>
      <w:proofErr w:type="spellEnd"/>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vsftpd.service</w:t>
      </w:r>
      <w:proofErr w:type="spellEnd"/>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ab/>
        <w:t>enabled</w:t>
      </w:r>
      <w:r>
        <w:rPr>
          <w:rFonts w:eastAsia="方正宋刻本秀楷简体" w:hint="eastAsia"/>
          <w:sz w:val="18"/>
          <w:szCs w:val="21"/>
        </w:rPr>
        <w:br/>
      </w:r>
      <w:r>
        <w:rPr>
          <w:rFonts w:eastAsia="方正宋刻本秀楷简体" w:hint="eastAsia"/>
          <w:sz w:val="18"/>
          <w:szCs w:val="21"/>
        </w:rPr>
        <w:tab/>
        <w:t xml:space="preserve">vsftpd2.service </w:t>
      </w:r>
      <w:r>
        <w:rPr>
          <w:rFonts w:eastAsia="方正宋刻本秀楷简体" w:hint="eastAsia"/>
          <w:sz w:val="18"/>
          <w:szCs w:val="21"/>
        </w:rPr>
        <w:tab/>
      </w:r>
      <w:r>
        <w:rPr>
          <w:rFonts w:eastAsia="方正宋刻本秀楷简体" w:hint="eastAsia"/>
          <w:sz w:val="18"/>
          <w:szCs w:val="21"/>
        </w:rPr>
        <w:tab/>
        <w:t>disabled</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vsftpd</w:t>
      </w:r>
      <w:proofErr w:type="spellEnd"/>
      <w:r>
        <w:rPr>
          <w:rFonts w:eastAsia="方正宋刻本秀楷简体" w:hint="eastAsia"/>
          <w:sz w:val="18"/>
          <w:szCs w:val="21"/>
        </w:rPr>
        <w:t xml:space="preserve">@.service </w:t>
      </w:r>
      <w:r>
        <w:rPr>
          <w:rFonts w:eastAsia="方正宋刻本秀楷简体" w:hint="eastAsia"/>
          <w:sz w:val="18"/>
          <w:szCs w:val="21"/>
        </w:rPr>
        <w:tab/>
      </w:r>
      <w:r>
        <w:rPr>
          <w:rFonts w:eastAsia="方正宋刻本秀楷简体" w:hint="eastAsia"/>
          <w:sz w:val="18"/>
          <w:szCs w:val="21"/>
        </w:rPr>
        <w:tab/>
        <w:t>disabled</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vsftpd.target</w:t>
      </w:r>
      <w:proofErr w:type="spellEnd"/>
      <w:r>
        <w:rPr>
          <w:rFonts w:eastAsia="方正宋刻本秀楷简体" w:hint="eastAsia"/>
          <w:sz w:val="18"/>
          <w:szCs w:val="21"/>
        </w:rPr>
        <w:tab/>
      </w:r>
      <w:r>
        <w:rPr>
          <w:rFonts w:eastAsia="方正宋刻本秀楷简体" w:hint="eastAsia"/>
          <w:sz w:val="18"/>
          <w:szCs w:val="21"/>
        </w:rPr>
        <w:tab/>
        <w:t>disabled</w:t>
      </w:r>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status vsftpd2.service</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vsftpd2.service</w:t>
      </w:r>
      <w:proofErr w:type="spellEnd"/>
      <w:r>
        <w:rPr>
          <w:rFonts w:eastAsia="方正宋刻本秀楷简体" w:hint="eastAsia"/>
          <w:sz w:val="18"/>
          <w:szCs w:val="21"/>
        </w:rPr>
        <w:t xml:space="preserve"> - </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second ftp daemon</w:t>
      </w:r>
      <w:r>
        <w:rPr>
          <w:rFonts w:eastAsia="方正宋刻本秀楷简体" w:hint="eastAsia"/>
          <w:sz w:val="18"/>
          <w:szCs w:val="21"/>
        </w:rPr>
        <w:br/>
      </w:r>
      <w:r>
        <w:rPr>
          <w:rFonts w:eastAsia="方正宋刻本秀楷简体" w:hint="eastAsia"/>
          <w:sz w:val="18"/>
          <w:szCs w:val="21"/>
        </w:rPr>
        <w:tab/>
        <w:t xml:space="preserve">Loaded: loaded </w:t>
      </w:r>
      <w:r>
        <w:rPr>
          <w:rFonts w:eastAsia="方正宋刻本秀楷简体" w:hint="eastAsia"/>
          <w:sz w:val="18"/>
          <w:szCs w:val="21"/>
        </w:rPr>
        <w:t>（</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/system/vsftpd2.service; disabled</w:t>
      </w:r>
      <w:r>
        <w:rPr>
          <w:rFonts w:eastAsia="方正宋刻本秀楷简体" w:hint="eastAsia"/>
          <w:sz w:val="18"/>
          <w:szCs w:val="21"/>
        </w:rPr>
        <w:t>）</w:t>
      </w:r>
      <w:r>
        <w:rPr>
          <w:rFonts w:eastAsia="方正宋刻本秀楷简体" w:hint="eastAsia"/>
          <w:sz w:val="18"/>
          <w:szCs w:val="21"/>
        </w:rPr>
        <w:br/>
      </w:r>
      <w:r>
        <w:rPr>
          <w:rFonts w:eastAsia="方正宋刻本秀楷简体" w:hint="eastAsia"/>
          <w:sz w:val="18"/>
          <w:szCs w:val="21"/>
        </w:rPr>
        <w:tab/>
        <w:t xml:space="preserve">Active: inactive </w:t>
      </w:r>
      <w:r>
        <w:rPr>
          <w:rFonts w:eastAsia="方正宋刻本秀楷简体" w:hint="eastAsia"/>
          <w:sz w:val="18"/>
          <w:szCs w:val="21"/>
        </w:rPr>
        <w:t>（</w:t>
      </w:r>
      <w:r>
        <w:rPr>
          <w:rFonts w:eastAsia="方正宋刻本秀楷简体" w:hint="eastAsia"/>
          <w:sz w:val="18"/>
          <w:szCs w:val="21"/>
        </w:rPr>
        <w:t>dead</w:t>
      </w:r>
      <w:r>
        <w:rPr>
          <w:rFonts w:eastAsia="方正宋刻本秀楷简体" w:hint="eastAsia"/>
          <w:sz w:val="18"/>
          <w:szCs w:val="21"/>
        </w:rPr>
        <w:t>）</w:t>
      </w:r>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restart </w:t>
      </w:r>
      <w:proofErr w:type="spellStart"/>
      <w:r>
        <w:rPr>
          <w:rFonts w:eastAsia="方正宋刻本秀楷简体" w:hint="eastAsia"/>
          <w:sz w:val="18"/>
          <w:szCs w:val="21"/>
        </w:rPr>
        <w:t>vsftpd.service</w:t>
      </w:r>
      <w:proofErr w:type="spellEnd"/>
      <w:r>
        <w:rPr>
          <w:rFonts w:eastAsia="方正宋刻本秀楷简体" w:hint="eastAsia"/>
          <w:sz w:val="18"/>
          <w:szCs w:val="21"/>
        </w:rPr>
        <w:t xml:space="preserve"> vsftpd2.service</w:t>
      </w:r>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enable </w:t>
      </w:r>
      <w:proofErr w:type="spellStart"/>
      <w:r>
        <w:rPr>
          <w:rFonts w:eastAsia="方正宋刻本秀楷简体" w:hint="eastAsia"/>
          <w:sz w:val="18"/>
          <w:szCs w:val="21"/>
        </w:rPr>
        <w:t>vsftpd.service</w:t>
      </w:r>
      <w:proofErr w:type="spellEnd"/>
      <w:r>
        <w:rPr>
          <w:rFonts w:eastAsia="方正宋刻本秀楷简体" w:hint="eastAsia"/>
          <w:sz w:val="18"/>
          <w:szCs w:val="21"/>
        </w:rPr>
        <w:t xml:space="preserve"> vsftpd2.service</w:t>
      </w:r>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status </w:t>
      </w:r>
      <w:proofErr w:type="spellStart"/>
      <w:r>
        <w:rPr>
          <w:rFonts w:eastAsia="方正宋刻本秀楷简体" w:hint="eastAsia"/>
          <w:sz w:val="18"/>
          <w:szCs w:val="21"/>
        </w:rPr>
        <w:t>vsftpd.service</w:t>
      </w:r>
      <w:proofErr w:type="spellEnd"/>
      <w:r>
        <w:rPr>
          <w:rFonts w:eastAsia="方正宋刻本秀楷简体" w:hint="eastAsia"/>
          <w:sz w:val="18"/>
          <w:szCs w:val="21"/>
        </w:rPr>
        <w:t xml:space="preserve"> vsftpd2.service</w:t>
      </w:r>
      <w:r>
        <w:rPr>
          <w:rFonts w:eastAsia="方正宋刻本秀楷简体" w:hint="eastAsia"/>
          <w:sz w:val="18"/>
          <w:szCs w:val="21"/>
        </w:rPr>
        <w:br/>
        <w:t>netstat -</w:t>
      </w:r>
      <w:proofErr w:type="spellStart"/>
      <w:r>
        <w:rPr>
          <w:rFonts w:eastAsia="方正宋刻本秀楷简体" w:hint="eastAsia"/>
          <w:sz w:val="18"/>
          <w:szCs w:val="21"/>
        </w:rPr>
        <w:t>tlunp</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搞定</w:t>
      </w:r>
    </w:p>
    <w:p w14:paraId="6F51BBCF" w14:textId="77777777" w:rsidR="00ED6DF6" w:rsidRDefault="00ED6DF6">
      <w:pPr>
        <w:widowControl/>
        <w:spacing w:after="240"/>
        <w:jc w:val="left"/>
        <w:rPr>
          <w:rFonts w:eastAsia="方正宋刻本秀楷简体"/>
          <w:b/>
          <w:bCs/>
          <w:sz w:val="36"/>
          <w:szCs w:val="44"/>
        </w:rPr>
      </w:pPr>
      <w:r>
        <w:rPr>
          <w:rFonts w:eastAsia="方正宋刻本秀楷简体" w:hint="eastAsia"/>
          <w:sz w:val="18"/>
          <w:szCs w:val="21"/>
        </w:rPr>
        <w:br w:type="page"/>
      </w:r>
      <w:r>
        <w:rPr>
          <w:rFonts w:eastAsia="方正宋刻本秀楷简体" w:hint="eastAsia"/>
          <w:b/>
          <w:bCs/>
          <w:sz w:val="36"/>
          <w:szCs w:val="44"/>
        </w:rPr>
        <w:lastRenderedPageBreak/>
        <w:t>多重的重复设置方式：以</w:t>
      </w:r>
      <w:proofErr w:type="spellStart"/>
      <w:r>
        <w:rPr>
          <w:rFonts w:eastAsia="方正宋刻本秀楷简体" w:hint="eastAsia"/>
          <w:b/>
          <w:bCs/>
          <w:sz w:val="36"/>
          <w:szCs w:val="44"/>
        </w:rPr>
        <w:t>getty</w:t>
      </w:r>
      <w:proofErr w:type="spellEnd"/>
      <w:r>
        <w:rPr>
          <w:rFonts w:eastAsia="方正宋刻本秀楷简体" w:hint="eastAsia"/>
          <w:b/>
          <w:bCs/>
          <w:sz w:val="36"/>
          <w:szCs w:val="44"/>
        </w:rPr>
        <w:t>为例</w:t>
      </w:r>
    </w:p>
    <w:p w14:paraId="2D9EEFD5" w14:textId="77777777" w:rsidR="00ED6DF6" w:rsidRDefault="00ED6DF6">
      <w:pPr>
        <w:widowControl/>
        <w:spacing w:after="240"/>
        <w:jc w:val="left"/>
        <w:rPr>
          <w:rFonts w:eastAsia="方正宋刻本秀楷简体"/>
          <w:sz w:val="18"/>
          <w:szCs w:val="21"/>
        </w:rPr>
      </w:pPr>
      <w:r>
        <w:rPr>
          <w:rFonts w:eastAsia="方正宋刻本秀楷简体" w:hint="eastAsia"/>
          <w:sz w:val="18"/>
          <w:szCs w:val="21"/>
        </w:rPr>
        <w:t xml:space="preserve">tty1~tty6 </w:t>
      </w:r>
      <w:hyperlink r:id="rId29" w:history="1">
        <w:r>
          <w:rPr>
            <w:rFonts w:eastAsia="方正宋刻本秀楷简体" w:hint="eastAsia"/>
            <w:sz w:val="18"/>
            <w:szCs w:val="21"/>
          </w:rPr>
          <w:t>终端是由</w:t>
        </w:r>
        <w:r>
          <w:rPr>
            <w:rFonts w:eastAsia="方正宋刻本秀楷简体" w:hint="eastAsia"/>
            <w:sz w:val="18"/>
            <w:szCs w:val="21"/>
          </w:rPr>
          <w:t>agetty</w:t>
        </w:r>
        <w:r>
          <w:rPr>
            <w:rFonts w:eastAsia="方正宋刻本秀楷简体" w:hint="eastAsia"/>
            <w:sz w:val="18"/>
            <w:szCs w:val="21"/>
          </w:rPr>
          <w:t>指令达成的，主要管理</w:t>
        </w:r>
        <w:r>
          <w:rPr>
            <w:rFonts w:eastAsia="方正宋刻本秀楷简体" w:hint="eastAsia"/>
            <w:sz w:val="18"/>
            <w:szCs w:val="21"/>
          </w:rPr>
          <w:t>getty.target</w:t>
        </w:r>
        <w:r>
          <w:rPr>
            <w:rFonts w:eastAsia="方正宋刻本秀楷简体" w:hint="eastAsia"/>
            <w:sz w:val="18"/>
            <w:szCs w:val="21"/>
          </w:rPr>
          <w:t>，实际产生</w:t>
        </w:r>
        <w:r>
          <w:rPr>
            <w:rFonts w:eastAsia="方正宋刻本秀楷简体" w:hint="eastAsia"/>
            <w:sz w:val="18"/>
            <w:szCs w:val="21"/>
          </w:rPr>
          <w:t>tty1~tty6</w:t>
        </w:r>
        <w:r>
          <w:rPr>
            <w:rFonts w:eastAsia="方正宋刻本秀楷简体" w:hint="eastAsia"/>
            <w:sz w:val="18"/>
            <w:szCs w:val="21"/>
          </w:rPr>
          <w:t>的是</w:t>
        </w:r>
        <w:r>
          <w:rPr>
            <w:rFonts w:eastAsia="方正宋刻本秀楷简体" w:hint="eastAsia"/>
            <w:sz w:val="18"/>
            <w:szCs w:val="21"/>
          </w:rPr>
          <w:t>getty@.service</w:t>
        </w:r>
        <w:r>
          <w:rPr>
            <w:rFonts w:eastAsia="方正宋刻本秀楷简体" w:hint="eastAsia"/>
            <w:sz w:val="18"/>
            <w:szCs w:val="21"/>
          </w:rPr>
          <w:t>提供</w:t>
        </w:r>
      </w:hyperlink>
    </w:p>
    <w:p w14:paraId="45638D21" w14:textId="77777777" w:rsidR="00ED6DF6" w:rsidRDefault="00ED6DF6">
      <w:pPr>
        <w:widowControl/>
        <w:spacing w:after="240"/>
        <w:jc w:val="left"/>
        <w:rPr>
          <w:rFonts w:eastAsia="方正宋刻本秀楷简体"/>
          <w:sz w:val="18"/>
          <w:szCs w:val="21"/>
        </w:rPr>
        <w:sectPr w:rsidR="00ED6DF6">
          <w:type w:val="continuous"/>
          <w:pgSz w:w="11906" w:h="16838"/>
          <w:pgMar w:top="1440" w:right="1800" w:bottom="1440" w:left="1800" w:header="851" w:footer="992" w:gutter="0"/>
          <w:cols w:space="720"/>
          <w:docGrid w:type="lines" w:linePitch="312"/>
        </w:sectPr>
      </w:pPr>
      <w:r>
        <w:rPr>
          <w:rFonts w:eastAsia="方正宋刻本秀楷简体" w:hint="eastAsia"/>
          <w:sz w:val="18"/>
          <w:szCs w:val="21"/>
        </w:rPr>
        <w:t>cat //</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systemd</w:t>
      </w:r>
      <w:proofErr w:type="spellEnd"/>
      <w:r>
        <w:rPr>
          <w:rFonts w:eastAsia="方正宋刻本秀楷简体" w:hint="eastAsia"/>
          <w:sz w:val="18"/>
          <w:szCs w:val="21"/>
        </w:rPr>
        <w:t>/system/</w:t>
      </w:r>
      <w:proofErr w:type="spellStart"/>
      <w:r>
        <w:rPr>
          <w:rFonts w:eastAsia="方正宋刻本秀楷简体" w:hint="eastAsia"/>
          <w:sz w:val="18"/>
          <w:szCs w:val="21"/>
        </w:rPr>
        <w:t>getty</w:t>
      </w:r>
      <w:proofErr w:type="spellEnd"/>
      <w:proofErr w:type="gramStart"/>
      <w:r>
        <w:rPr>
          <w:rFonts w:eastAsia="方正宋刻本秀楷简体" w:hint="eastAsia"/>
          <w:sz w:val="18"/>
          <w:szCs w:val="21"/>
        </w:rPr>
        <w:t>@.service</w:t>
      </w:r>
      <w:proofErr w:type="gramEnd"/>
      <w:r>
        <w:rPr>
          <w:rFonts w:eastAsia="方正宋刻本秀楷简体" w:hint="eastAsia"/>
          <w:sz w:val="18"/>
          <w:szCs w:val="21"/>
        </w:rPr>
        <w:br/>
      </w:r>
    </w:p>
    <w:p w14:paraId="172A0129" w14:textId="77777777" w:rsidR="00277015" w:rsidRDefault="00ED6DF6">
      <w:pPr>
        <w:widowControl/>
        <w:spacing w:after="240"/>
        <w:jc w:val="left"/>
        <w:rPr>
          <w:rFonts w:eastAsia="方正宋刻本秀楷简体"/>
          <w:sz w:val="18"/>
          <w:szCs w:val="21"/>
        </w:rPr>
      </w:pPr>
      <w:r>
        <w:rPr>
          <w:rFonts w:eastAsia="方正宋刻本秀楷简体" w:hint="eastAsia"/>
          <w:sz w:val="18"/>
          <w:szCs w:val="21"/>
        </w:rPr>
        <w:t>[Unit]</w:t>
      </w:r>
      <w:r>
        <w:rPr>
          <w:rFonts w:eastAsia="方正宋刻本秀楷简体" w:hint="eastAsia"/>
          <w:sz w:val="18"/>
          <w:szCs w:val="21"/>
        </w:rPr>
        <w:br/>
        <w:t>Description=Getty on %I</w:t>
      </w:r>
      <w:r>
        <w:rPr>
          <w:rFonts w:eastAsia="方正宋刻本秀楷简体" w:hint="eastAsia"/>
          <w:sz w:val="18"/>
          <w:szCs w:val="21"/>
        </w:rPr>
        <w:br/>
        <w:t>Documentation=</w:t>
      </w:r>
      <w:proofErr w:type="spellStart"/>
      <w:proofErr w:type="gramStart"/>
      <w:r>
        <w:rPr>
          <w:rFonts w:eastAsia="方正宋刻本秀楷简体" w:hint="eastAsia"/>
          <w:sz w:val="18"/>
          <w:szCs w:val="21"/>
        </w:rPr>
        <w:t>man:agetty</w:t>
      </w:r>
      <w:proofErr w:type="spellEnd"/>
      <w:proofErr w:type="gramEnd"/>
      <w:r>
        <w:rPr>
          <w:rFonts w:eastAsia="方正宋刻本秀楷简体" w:hint="eastAsia"/>
          <w:sz w:val="18"/>
          <w:szCs w:val="21"/>
        </w:rPr>
        <w:t>(8)</w:t>
      </w:r>
      <w:proofErr w:type="spellStart"/>
      <w:r>
        <w:rPr>
          <w:rFonts w:eastAsia="方正宋刻本秀楷简体" w:hint="eastAsia"/>
          <w:sz w:val="18"/>
          <w:szCs w:val="21"/>
        </w:rPr>
        <w:t>man:systemd-getty-generator</w:t>
      </w:r>
      <w:proofErr w:type="spellEnd"/>
      <w:r>
        <w:rPr>
          <w:rFonts w:eastAsia="方正宋刻本秀楷简体" w:hint="eastAsia"/>
          <w:sz w:val="18"/>
          <w:szCs w:val="21"/>
        </w:rPr>
        <w:t>(8)</w:t>
      </w:r>
      <w:r>
        <w:rPr>
          <w:rFonts w:eastAsia="方正宋刻本秀楷简体" w:hint="eastAsia"/>
          <w:sz w:val="18"/>
          <w:szCs w:val="21"/>
        </w:rPr>
        <w:br/>
        <w:t>Documentation=http://0pointer.de/blog/projects/serial-console.html</w:t>
      </w:r>
      <w:r>
        <w:rPr>
          <w:rFonts w:eastAsia="方正宋刻本秀楷简体" w:hint="eastAsia"/>
          <w:sz w:val="18"/>
          <w:szCs w:val="21"/>
        </w:rPr>
        <w:br/>
        <w:t>After=</w:t>
      </w:r>
      <w:proofErr w:type="spellStart"/>
      <w:r>
        <w:rPr>
          <w:rFonts w:eastAsia="方正宋刻本秀楷简体" w:hint="eastAsia"/>
          <w:sz w:val="18"/>
          <w:szCs w:val="21"/>
        </w:rPr>
        <w:t>systemd</w:t>
      </w:r>
      <w:proofErr w:type="spellEnd"/>
      <w:r>
        <w:rPr>
          <w:rFonts w:eastAsia="方正宋刻本秀楷简体" w:hint="eastAsia"/>
          <w:sz w:val="18"/>
          <w:szCs w:val="21"/>
        </w:rPr>
        <w:t>-user-</w:t>
      </w:r>
      <w:proofErr w:type="spellStart"/>
      <w:r>
        <w:rPr>
          <w:rFonts w:eastAsia="方正宋刻本秀楷简体" w:hint="eastAsia"/>
          <w:sz w:val="18"/>
          <w:szCs w:val="21"/>
        </w:rPr>
        <w:t>sessions.service</w:t>
      </w:r>
      <w:proofErr w:type="spellEnd"/>
      <w:r>
        <w:rPr>
          <w:rFonts w:eastAsia="方正宋刻本秀楷简体" w:hint="eastAsia"/>
          <w:sz w:val="18"/>
          <w:szCs w:val="21"/>
        </w:rPr>
        <w:t xml:space="preserve"> </w:t>
      </w:r>
      <w:proofErr w:type="spellStart"/>
      <w:r>
        <w:rPr>
          <w:rFonts w:eastAsia="方正宋刻本秀楷简体" w:hint="eastAsia"/>
          <w:sz w:val="18"/>
          <w:szCs w:val="21"/>
        </w:rPr>
        <w:t>plymouth</w:t>
      </w:r>
      <w:proofErr w:type="spellEnd"/>
      <w:r>
        <w:rPr>
          <w:rFonts w:eastAsia="方正宋刻本秀楷简体" w:hint="eastAsia"/>
          <w:sz w:val="18"/>
          <w:szCs w:val="21"/>
        </w:rPr>
        <w:t>-quit-</w:t>
      </w:r>
      <w:proofErr w:type="spellStart"/>
      <w:r>
        <w:rPr>
          <w:rFonts w:eastAsia="方正宋刻本秀楷简体" w:hint="eastAsia"/>
          <w:sz w:val="18"/>
          <w:szCs w:val="21"/>
        </w:rPr>
        <w:t>wait.service</w:t>
      </w:r>
      <w:proofErr w:type="spellEnd"/>
      <w:r>
        <w:rPr>
          <w:rFonts w:eastAsia="方正宋刻本秀楷简体" w:hint="eastAsia"/>
          <w:sz w:val="18"/>
          <w:szCs w:val="21"/>
        </w:rPr>
        <w:br/>
        <w:t>After=</w:t>
      </w:r>
      <w:proofErr w:type="spellStart"/>
      <w:r>
        <w:rPr>
          <w:rFonts w:eastAsia="方正宋刻本秀楷简体" w:hint="eastAsia"/>
          <w:sz w:val="18"/>
          <w:szCs w:val="21"/>
        </w:rPr>
        <w:t>rc-local.service</w:t>
      </w:r>
      <w:proofErr w:type="spellEnd"/>
      <w:r>
        <w:rPr>
          <w:rFonts w:eastAsia="方正宋刻本秀楷简体" w:hint="eastAsia"/>
          <w:sz w:val="18"/>
          <w:szCs w:val="21"/>
        </w:rPr>
        <w:br/>
        <w:t>Before=</w:t>
      </w:r>
      <w:proofErr w:type="spellStart"/>
      <w:r>
        <w:rPr>
          <w:rFonts w:eastAsia="方正宋刻本秀楷简体" w:hint="eastAsia"/>
          <w:sz w:val="18"/>
          <w:szCs w:val="21"/>
        </w:rPr>
        <w:t>getty.target</w:t>
      </w:r>
      <w:proofErr w:type="spellEnd"/>
      <w:r>
        <w:rPr>
          <w:rFonts w:eastAsia="方正宋刻本秀楷简体" w:hint="eastAsia"/>
          <w:sz w:val="18"/>
          <w:szCs w:val="21"/>
        </w:rPr>
        <w:br/>
      </w:r>
      <w:proofErr w:type="spellStart"/>
      <w:r>
        <w:rPr>
          <w:rFonts w:eastAsia="方正宋刻本秀楷简体" w:hint="eastAsia"/>
          <w:sz w:val="18"/>
          <w:szCs w:val="21"/>
        </w:rPr>
        <w:t>ConditionPathExists</w:t>
      </w:r>
      <w:proofErr w:type="spellEnd"/>
      <w:r>
        <w:rPr>
          <w:rFonts w:eastAsia="方正宋刻本秀楷简体" w:hint="eastAsia"/>
          <w:sz w:val="18"/>
          <w:szCs w:val="21"/>
        </w:rPr>
        <w:t>=/dev/tty0</w:t>
      </w:r>
      <w:r>
        <w:rPr>
          <w:rFonts w:eastAsia="方正宋刻本秀楷简体" w:hint="eastAsia"/>
          <w:sz w:val="18"/>
          <w:szCs w:val="21"/>
        </w:rPr>
        <w:br/>
        <w:t>[Service]</w:t>
      </w:r>
      <w:r>
        <w:rPr>
          <w:rFonts w:eastAsia="方正宋刻本秀楷简体" w:hint="eastAsia"/>
          <w:sz w:val="18"/>
          <w:szCs w:val="21"/>
        </w:rPr>
        <w:br/>
      </w:r>
      <w:proofErr w:type="spellStart"/>
      <w:r>
        <w:rPr>
          <w:rFonts w:eastAsia="方正宋刻本秀楷简体" w:hint="eastAsia"/>
          <w:b/>
          <w:bCs/>
          <w:sz w:val="18"/>
          <w:szCs w:val="21"/>
        </w:rPr>
        <w:t>ExecStart</w:t>
      </w:r>
      <w:proofErr w:type="spellEnd"/>
      <w:r>
        <w:rPr>
          <w:rFonts w:eastAsia="方正宋刻本秀楷简体" w:hint="eastAsia"/>
          <w:b/>
          <w:bCs/>
          <w:sz w:val="18"/>
          <w:szCs w:val="21"/>
        </w:rPr>
        <w:t>=-/</w:t>
      </w:r>
      <w:proofErr w:type="spellStart"/>
      <w:r>
        <w:rPr>
          <w:rFonts w:eastAsia="方正宋刻本秀楷简体" w:hint="eastAsia"/>
          <w:b/>
          <w:bCs/>
          <w:sz w:val="18"/>
          <w:szCs w:val="21"/>
        </w:rPr>
        <w:t>sbin</w:t>
      </w:r>
      <w:proofErr w:type="spellEnd"/>
      <w:r>
        <w:rPr>
          <w:rFonts w:eastAsia="方正宋刻本秀楷简体" w:hint="eastAsia"/>
          <w:b/>
          <w:bCs/>
          <w:sz w:val="18"/>
          <w:szCs w:val="21"/>
        </w:rPr>
        <w:t>/</w:t>
      </w:r>
      <w:proofErr w:type="spellStart"/>
      <w:r>
        <w:rPr>
          <w:rFonts w:eastAsia="方正宋刻本秀楷简体" w:hint="eastAsia"/>
          <w:b/>
          <w:bCs/>
          <w:sz w:val="18"/>
          <w:szCs w:val="21"/>
        </w:rPr>
        <w:t>agetty</w:t>
      </w:r>
      <w:proofErr w:type="spellEnd"/>
      <w:r>
        <w:rPr>
          <w:rFonts w:eastAsia="方正宋刻本秀楷简体" w:hint="eastAsia"/>
          <w:b/>
          <w:bCs/>
          <w:sz w:val="18"/>
          <w:szCs w:val="21"/>
        </w:rPr>
        <w:t xml:space="preserve"> --</w:t>
      </w:r>
      <w:proofErr w:type="spellStart"/>
      <w:r>
        <w:rPr>
          <w:rFonts w:eastAsia="方正宋刻本秀楷简体" w:hint="eastAsia"/>
          <w:b/>
          <w:bCs/>
          <w:sz w:val="18"/>
          <w:szCs w:val="21"/>
        </w:rPr>
        <w:t>noclear</w:t>
      </w:r>
      <w:proofErr w:type="spellEnd"/>
      <w:r>
        <w:rPr>
          <w:rFonts w:eastAsia="方正宋刻本秀楷简体" w:hint="eastAsia"/>
          <w:b/>
          <w:bCs/>
          <w:sz w:val="18"/>
          <w:szCs w:val="21"/>
        </w:rPr>
        <w:t xml:space="preserve"> %I $TERM</w:t>
      </w:r>
      <w:r>
        <w:rPr>
          <w:rFonts w:eastAsia="方正宋刻本秀楷简体" w:hint="eastAsia"/>
          <w:b/>
          <w:bCs/>
          <w:sz w:val="18"/>
          <w:szCs w:val="21"/>
        </w:rPr>
        <w:br/>
      </w:r>
      <w:r>
        <w:rPr>
          <w:rFonts w:eastAsia="方正宋刻本秀楷简体" w:hint="eastAsia"/>
          <w:sz w:val="18"/>
          <w:szCs w:val="21"/>
        </w:rPr>
        <w:t>Type=idle</w:t>
      </w:r>
      <w:r>
        <w:rPr>
          <w:rFonts w:eastAsia="方正宋刻本秀楷简体" w:hint="eastAsia"/>
          <w:sz w:val="18"/>
          <w:szCs w:val="21"/>
        </w:rPr>
        <w:br/>
        <w:t>Restart=always</w:t>
      </w:r>
      <w:r>
        <w:rPr>
          <w:rFonts w:eastAsia="方正宋刻本秀楷简体" w:hint="eastAsia"/>
          <w:sz w:val="18"/>
          <w:szCs w:val="21"/>
        </w:rPr>
        <w:br/>
      </w:r>
      <w:proofErr w:type="spellStart"/>
      <w:r>
        <w:rPr>
          <w:rFonts w:eastAsia="方正宋刻本秀楷简体" w:hint="eastAsia"/>
          <w:sz w:val="18"/>
          <w:szCs w:val="21"/>
        </w:rPr>
        <w:t>RestartSec</w:t>
      </w:r>
      <w:proofErr w:type="spellEnd"/>
      <w:r>
        <w:rPr>
          <w:rFonts w:eastAsia="方正宋刻本秀楷简体" w:hint="eastAsia"/>
          <w:sz w:val="18"/>
          <w:szCs w:val="21"/>
        </w:rPr>
        <w:t>=0</w:t>
      </w:r>
      <w:r>
        <w:rPr>
          <w:rFonts w:eastAsia="方正宋刻本秀楷简体" w:hint="eastAsia"/>
          <w:sz w:val="18"/>
          <w:szCs w:val="21"/>
        </w:rPr>
        <w:br/>
      </w:r>
      <w:proofErr w:type="spellStart"/>
      <w:r>
        <w:rPr>
          <w:rFonts w:eastAsia="方正宋刻本秀楷简体" w:hint="eastAsia"/>
          <w:sz w:val="18"/>
          <w:szCs w:val="21"/>
        </w:rPr>
        <w:t>UtmpIdentifier</w:t>
      </w:r>
      <w:proofErr w:type="spellEnd"/>
      <w:r>
        <w:rPr>
          <w:rFonts w:eastAsia="方正宋刻本秀楷简体" w:hint="eastAsia"/>
          <w:sz w:val="18"/>
          <w:szCs w:val="21"/>
        </w:rPr>
        <w:t>=%I</w:t>
      </w:r>
      <w:r>
        <w:rPr>
          <w:rFonts w:eastAsia="方正宋刻本秀楷简体" w:hint="eastAsia"/>
          <w:sz w:val="18"/>
          <w:szCs w:val="21"/>
        </w:rPr>
        <w:br/>
      </w:r>
      <w:proofErr w:type="spellStart"/>
      <w:r>
        <w:rPr>
          <w:rFonts w:eastAsia="方正宋刻本秀楷简体" w:hint="eastAsia"/>
          <w:sz w:val="18"/>
          <w:szCs w:val="21"/>
        </w:rPr>
        <w:t>TTYPath</w:t>
      </w:r>
      <w:proofErr w:type="spellEnd"/>
      <w:r>
        <w:rPr>
          <w:rFonts w:eastAsia="方正宋刻本秀楷简体" w:hint="eastAsia"/>
          <w:sz w:val="18"/>
          <w:szCs w:val="21"/>
        </w:rPr>
        <w:t>=/dev/%I</w:t>
      </w:r>
      <w:r>
        <w:rPr>
          <w:rFonts w:eastAsia="方正宋刻本秀楷简体" w:hint="eastAsia"/>
          <w:sz w:val="18"/>
          <w:szCs w:val="21"/>
        </w:rPr>
        <w:br/>
      </w:r>
      <w:proofErr w:type="spellStart"/>
      <w:r>
        <w:rPr>
          <w:rFonts w:eastAsia="方正宋刻本秀楷简体" w:hint="eastAsia"/>
          <w:sz w:val="18"/>
          <w:szCs w:val="21"/>
        </w:rPr>
        <w:t>TTYReset</w:t>
      </w:r>
      <w:proofErr w:type="spellEnd"/>
      <w:r>
        <w:rPr>
          <w:rFonts w:eastAsia="方正宋刻本秀楷简体" w:hint="eastAsia"/>
          <w:sz w:val="18"/>
          <w:szCs w:val="21"/>
        </w:rPr>
        <w:t>=yes</w:t>
      </w:r>
    </w:p>
    <w:p w14:paraId="417B3106" w14:textId="77777777" w:rsidR="00ED6DF6" w:rsidRDefault="00ED6DF6">
      <w:pPr>
        <w:widowControl/>
        <w:spacing w:after="240"/>
        <w:jc w:val="left"/>
        <w:rPr>
          <w:rFonts w:eastAsia="方正宋刻本秀楷简体"/>
          <w:b/>
          <w:bCs/>
          <w:sz w:val="18"/>
          <w:szCs w:val="21"/>
        </w:rPr>
        <w:sectPr w:rsidR="00ED6DF6">
          <w:type w:val="continuous"/>
          <w:pgSz w:w="11906" w:h="16838"/>
          <w:pgMar w:top="1440" w:right="1800" w:bottom="1440" w:left="1800" w:header="851" w:footer="992" w:gutter="0"/>
          <w:cols w:num="2" w:space="427" w:equalWidth="0">
            <w:col w:w="5395" w:space="427"/>
            <w:col w:w="2484"/>
          </w:cols>
          <w:docGrid w:type="lines" w:linePitch="312"/>
        </w:sectPr>
      </w:pPr>
      <w:r>
        <w:rPr>
          <w:rFonts w:eastAsia="方正宋刻本秀楷简体" w:hint="eastAsia"/>
          <w:sz w:val="18"/>
          <w:szCs w:val="21"/>
        </w:rPr>
        <w:br/>
      </w:r>
      <w:proofErr w:type="spellStart"/>
      <w:r>
        <w:rPr>
          <w:rFonts w:eastAsia="方正宋刻本秀楷简体" w:hint="eastAsia"/>
          <w:sz w:val="18"/>
          <w:szCs w:val="21"/>
        </w:rPr>
        <w:t>TTYVHangup</w:t>
      </w:r>
      <w:proofErr w:type="spellEnd"/>
      <w:r>
        <w:rPr>
          <w:rFonts w:eastAsia="方正宋刻本秀楷简体" w:hint="eastAsia"/>
          <w:sz w:val="18"/>
          <w:szCs w:val="21"/>
        </w:rPr>
        <w:t>=yes</w:t>
      </w:r>
      <w:r>
        <w:rPr>
          <w:rFonts w:eastAsia="方正宋刻本秀楷简体" w:hint="eastAsia"/>
          <w:sz w:val="18"/>
          <w:szCs w:val="21"/>
        </w:rPr>
        <w:br/>
      </w:r>
      <w:proofErr w:type="spellStart"/>
      <w:r>
        <w:rPr>
          <w:rFonts w:eastAsia="方正宋刻本秀楷简体" w:hint="eastAsia"/>
          <w:sz w:val="18"/>
          <w:szCs w:val="21"/>
        </w:rPr>
        <w:t>TTYVTDisallocate</w:t>
      </w:r>
      <w:proofErr w:type="spellEnd"/>
      <w:r>
        <w:rPr>
          <w:rFonts w:eastAsia="方正宋刻本秀楷简体" w:hint="eastAsia"/>
          <w:sz w:val="18"/>
          <w:szCs w:val="21"/>
        </w:rPr>
        <w:t>=yes</w:t>
      </w:r>
      <w:r>
        <w:rPr>
          <w:rFonts w:eastAsia="方正宋刻本秀楷简体" w:hint="eastAsia"/>
          <w:sz w:val="18"/>
          <w:szCs w:val="21"/>
        </w:rPr>
        <w:br/>
      </w:r>
      <w:proofErr w:type="spellStart"/>
      <w:r>
        <w:rPr>
          <w:rFonts w:eastAsia="方正宋刻本秀楷简体" w:hint="eastAsia"/>
          <w:sz w:val="18"/>
          <w:szCs w:val="21"/>
        </w:rPr>
        <w:t>KillMode</w:t>
      </w:r>
      <w:proofErr w:type="spellEnd"/>
      <w:r>
        <w:rPr>
          <w:rFonts w:eastAsia="方正宋刻本秀楷简体" w:hint="eastAsia"/>
          <w:sz w:val="18"/>
          <w:szCs w:val="21"/>
        </w:rPr>
        <w:t>=process</w:t>
      </w:r>
      <w:r>
        <w:rPr>
          <w:rFonts w:eastAsia="方正宋刻本秀楷简体" w:hint="eastAsia"/>
          <w:sz w:val="18"/>
          <w:szCs w:val="21"/>
        </w:rPr>
        <w:br/>
      </w:r>
      <w:proofErr w:type="spellStart"/>
      <w:r>
        <w:rPr>
          <w:rFonts w:eastAsia="方正宋刻本秀楷简体" w:hint="eastAsia"/>
          <w:sz w:val="18"/>
          <w:szCs w:val="21"/>
        </w:rPr>
        <w:t>IgnoreSIGPIPE</w:t>
      </w:r>
      <w:proofErr w:type="spellEnd"/>
      <w:r>
        <w:rPr>
          <w:rFonts w:eastAsia="方正宋刻本秀楷简体" w:hint="eastAsia"/>
          <w:sz w:val="18"/>
          <w:szCs w:val="21"/>
        </w:rPr>
        <w:t>=no</w:t>
      </w:r>
      <w:r>
        <w:rPr>
          <w:rFonts w:eastAsia="方正宋刻本秀楷简体" w:hint="eastAsia"/>
          <w:sz w:val="18"/>
          <w:szCs w:val="21"/>
        </w:rPr>
        <w:br/>
      </w:r>
      <w:proofErr w:type="spellStart"/>
      <w:r>
        <w:rPr>
          <w:rFonts w:eastAsia="方正宋刻本秀楷简体" w:hint="eastAsia"/>
          <w:sz w:val="18"/>
          <w:szCs w:val="21"/>
        </w:rPr>
        <w:t>SendSIGHUP</w:t>
      </w:r>
      <w:proofErr w:type="spellEnd"/>
      <w:r>
        <w:rPr>
          <w:rFonts w:eastAsia="方正宋刻本秀楷简体" w:hint="eastAsia"/>
          <w:sz w:val="18"/>
          <w:szCs w:val="21"/>
        </w:rPr>
        <w:t>=yes</w:t>
      </w:r>
      <w:r>
        <w:rPr>
          <w:rFonts w:eastAsia="方正宋刻本秀楷简体" w:hint="eastAsia"/>
          <w:sz w:val="18"/>
          <w:szCs w:val="21"/>
        </w:rPr>
        <w:br/>
        <w:t>[Install]</w:t>
      </w:r>
      <w:r>
        <w:rPr>
          <w:rFonts w:eastAsia="方正宋刻本秀楷简体" w:hint="eastAsia"/>
          <w:sz w:val="18"/>
          <w:szCs w:val="21"/>
        </w:rPr>
        <w:br/>
      </w:r>
      <w:proofErr w:type="spellStart"/>
      <w:r>
        <w:rPr>
          <w:rFonts w:eastAsia="方正宋刻本秀楷简体" w:hint="eastAsia"/>
          <w:b/>
          <w:bCs/>
          <w:sz w:val="18"/>
          <w:szCs w:val="21"/>
        </w:rPr>
        <w:t>WantedBy</w:t>
      </w:r>
      <w:proofErr w:type="spellEnd"/>
      <w:r>
        <w:rPr>
          <w:rFonts w:eastAsia="方正宋刻本秀楷简体" w:hint="eastAsia"/>
          <w:b/>
          <w:bCs/>
          <w:sz w:val="18"/>
          <w:szCs w:val="21"/>
        </w:rPr>
        <w:t>=</w:t>
      </w:r>
      <w:proofErr w:type="spellStart"/>
      <w:r>
        <w:rPr>
          <w:rFonts w:eastAsia="方正宋刻本秀楷简体" w:hint="eastAsia"/>
          <w:b/>
          <w:bCs/>
          <w:sz w:val="18"/>
          <w:szCs w:val="21"/>
        </w:rPr>
        <w:t>getty.target</w:t>
      </w:r>
      <w:proofErr w:type="spellEnd"/>
      <w:r>
        <w:rPr>
          <w:rFonts w:eastAsia="方正宋刻本秀楷简体" w:hint="eastAsia"/>
          <w:b/>
          <w:bCs/>
          <w:sz w:val="18"/>
          <w:szCs w:val="21"/>
        </w:rPr>
        <w:t xml:space="preserve"> #</w:t>
      </w:r>
      <w:r>
        <w:rPr>
          <w:rFonts w:eastAsia="方正宋刻本秀楷简体" w:hint="eastAsia"/>
          <w:b/>
          <w:bCs/>
          <w:sz w:val="18"/>
          <w:szCs w:val="21"/>
        </w:rPr>
        <w:t>挂</w:t>
      </w:r>
      <w:proofErr w:type="gramStart"/>
      <w:r>
        <w:rPr>
          <w:rFonts w:eastAsia="方正宋刻本秀楷简体" w:hint="eastAsia"/>
          <w:b/>
          <w:bCs/>
          <w:sz w:val="18"/>
          <w:szCs w:val="21"/>
        </w:rPr>
        <w:t>附在此</w:t>
      </w:r>
      <w:proofErr w:type="gramEnd"/>
      <w:r>
        <w:rPr>
          <w:rFonts w:eastAsia="方正宋刻本秀楷简体" w:hint="eastAsia"/>
          <w:b/>
          <w:bCs/>
          <w:sz w:val="18"/>
          <w:szCs w:val="21"/>
        </w:rPr>
        <w:t>unit</w:t>
      </w:r>
      <w:r>
        <w:rPr>
          <w:rFonts w:eastAsia="方正宋刻本秀楷简体" w:hint="eastAsia"/>
          <w:b/>
          <w:bCs/>
          <w:sz w:val="18"/>
          <w:szCs w:val="21"/>
        </w:rPr>
        <w:t>上面</w:t>
      </w:r>
    </w:p>
    <w:p w14:paraId="2E1496B0" w14:textId="77777777" w:rsidR="00ED6DF6" w:rsidRDefault="00ED6DF6" w:rsidP="00277015">
      <w:pPr>
        <w:widowControl/>
        <w:snapToGrid w:val="0"/>
        <w:jc w:val="left"/>
        <w:rPr>
          <w:rFonts w:eastAsia="方正宋刻本秀楷简体"/>
          <w:sz w:val="18"/>
          <w:szCs w:val="21"/>
        </w:rPr>
      </w:pP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show </w:t>
      </w:r>
      <w:proofErr w:type="spellStart"/>
      <w:r>
        <w:rPr>
          <w:rFonts w:eastAsia="方正宋刻本秀楷简体" w:hint="eastAsia"/>
          <w:sz w:val="18"/>
          <w:szCs w:val="21"/>
        </w:rPr>
        <w:t>getty.target</w:t>
      </w:r>
      <w:proofErr w:type="spellEnd"/>
      <w:r>
        <w:rPr>
          <w:rFonts w:eastAsia="方正宋刻本秀楷简体" w:hint="eastAsia"/>
          <w:sz w:val="18"/>
          <w:szCs w:val="21"/>
        </w:rPr>
        <w:tab/>
      </w:r>
      <w:r>
        <w:rPr>
          <w:rFonts w:eastAsia="方正宋刻本秀楷简体" w:hint="eastAsia"/>
          <w:sz w:val="18"/>
          <w:szCs w:val="21"/>
        </w:rPr>
        <w:tab/>
        <w:t># show</w:t>
      </w:r>
      <w:r>
        <w:rPr>
          <w:rFonts w:eastAsia="方正宋刻本秀楷简体" w:hint="eastAsia"/>
          <w:sz w:val="18"/>
          <w:szCs w:val="21"/>
        </w:rPr>
        <w:t>指令可将</w:t>
      </w:r>
      <w:proofErr w:type="spellStart"/>
      <w:r>
        <w:rPr>
          <w:rFonts w:eastAsia="方正宋刻本秀楷简体" w:hint="eastAsia"/>
          <w:sz w:val="18"/>
          <w:szCs w:val="21"/>
        </w:rPr>
        <w:t>getty.target</w:t>
      </w:r>
      <w:proofErr w:type="spellEnd"/>
      <w:r>
        <w:rPr>
          <w:rFonts w:eastAsia="方正宋刻本秀楷简体" w:hint="eastAsia"/>
          <w:sz w:val="18"/>
          <w:szCs w:val="21"/>
        </w:rPr>
        <w:t>的默认设置值也取出来</w:t>
      </w:r>
      <w:r>
        <w:rPr>
          <w:rFonts w:eastAsia="方正宋刻本秀楷简体" w:hint="eastAsia"/>
          <w:sz w:val="18"/>
          <w:szCs w:val="21"/>
        </w:rPr>
        <w:br/>
        <w:t>Names=</w:t>
      </w:r>
      <w:proofErr w:type="spellStart"/>
      <w:r>
        <w:rPr>
          <w:rFonts w:eastAsia="方正宋刻本秀楷简体" w:hint="eastAsia"/>
          <w:sz w:val="18"/>
          <w:szCs w:val="21"/>
        </w:rPr>
        <w:t>getty.target</w:t>
      </w:r>
      <w:proofErr w:type="spellEnd"/>
      <w:r>
        <w:rPr>
          <w:rFonts w:eastAsia="方正宋刻本秀楷简体" w:hint="eastAsia"/>
          <w:sz w:val="18"/>
          <w:szCs w:val="21"/>
        </w:rPr>
        <w:br/>
        <w:t>Wants=getty@tty1.service</w:t>
      </w:r>
      <w:r>
        <w:rPr>
          <w:rFonts w:eastAsia="方正宋刻本秀楷简体" w:hint="eastAsia"/>
          <w:sz w:val="18"/>
          <w:szCs w:val="21"/>
        </w:rPr>
        <w:br/>
      </w:r>
      <w:proofErr w:type="spellStart"/>
      <w:r>
        <w:rPr>
          <w:rFonts w:eastAsia="方正宋刻本秀楷简体" w:hint="eastAsia"/>
          <w:sz w:val="18"/>
          <w:szCs w:val="21"/>
        </w:rPr>
        <w:t>WantedBy</w:t>
      </w:r>
      <w:proofErr w:type="spellEnd"/>
      <w:r>
        <w:rPr>
          <w:rFonts w:eastAsia="方正宋刻本秀楷简体" w:hint="eastAsia"/>
          <w:sz w:val="18"/>
          <w:szCs w:val="21"/>
        </w:rPr>
        <w:t>=multi-</w:t>
      </w:r>
      <w:proofErr w:type="spellStart"/>
      <w:r>
        <w:rPr>
          <w:rFonts w:eastAsia="方正宋刻本秀楷简体" w:hint="eastAsia"/>
          <w:sz w:val="18"/>
          <w:szCs w:val="21"/>
        </w:rPr>
        <w:t>user.target</w:t>
      </w:r>
      <w:proofErr w:type="spellEnd"/>
      <w:r>
        <w:rPr>
          <w:rFonts w:eastAsia="方正宋刻本秀楷简体" w:hint="eastAsia"/>
          <w:sz w:val="18"/>
          <w:szCs w:val="21"/>
        </w:rPr>
        <w:br/>
        <w:t>Conflicts=</w:t>
      </w:r>
      <w:proofErr w:type="spellStart"/>
      <w:r>
        <w:rPr>
          <w:rFonts w:eastAsia="方正宋刻本秀楷简体" w:hint="eastAsia"/>
          <w:sz w:val="18"/>
          <w:szCs w:val="21"/>
        </w:rPr>
        <w:t>shutdown.target</w:t>
      </w:r>
      <w:proofErr w:type="spellEnd"/>
      <w:r>
        <w:rPr>
          <w:rFonts w:eastAsia="方正宋刻本秀楷简体" w:hint="eastAsia"/>
          <w:sz w:val="18"/>
          <w:szCs w:val="21"/>
        </w:rPr>
        <w:br/>
        <w:t>Before=multi-</w:t>
      </w:r>
      <w:proofErr w:type="spellStart"/>
      <w:r>
        <w:rPr>
          <w:rFonts w:eastAsia="方正宋刻本秀楷简体" w:hint="eastAsia"/>
          <w:sz w:val="18"/>
          <w:szCs w:val="21"/>
        </w:rPr>
        <w:t>user.target</w:t>
      </w:r>
      <w:proofErr w:type="spellEnd"/>
      <w:r>
        <w:rPr>
          <w:rFonts w:eastAsia="方正宋刻本秀楷简体" w:hint="eastAsia"/>
          <w:sz w:val="18"/>
          <w:szCs w:val="21"/>
        </w:rPr>
        <w:br/>
      </w:r>
      <w:r>
        <w:rPr>
          <w:rFonts w:eastAsia="方正宋刻本秀楷简体" w:hint="eastAsia"/>
          <w:b/>
          <w:bCs/>
          <w:sz w:val="18"/>
          <w:szCs w:val="21"/>
        </w:rPr>
        <w:t>After=getty@tty1.service getty@tty2.service getty@tty3.service getty@tty4.service</w:t>
      </w:r>
      <w:r>
        <w:rPr>
          <w:rFonts w:eastAsia="方正宋刻本秀楷简体" w:hint="eastAsia"/>
          <w:b/>
          <w:bCs/>
          <w:sz w:val="18"/>
          <w:szCs w:val="21"/>
        </w:rPr>
        <w:br/>
        <w:t>getty@tty5.service getty@tty6.service</w:t>
      </w:r>
      <w:r>
        <w:rPr>
          <w:rFonts w:eastAsia="方正宋刻本秀楷简体" w:hint="eastAsia"/>
          <w:sz w:val="18"/>
          <w:szCs w:val="21"/>
        </w:rPr>
        <w:br/>
        <w:t>.....</w:t>
      </w:r>
      <w:r>
        <w:rPr>
          <w:rFonts w:eastAsia="方正宋刻本秀楷简体" w:hint="eastAsia"/>
          <w:sz w:val="18"/>
          <w:szCs w:val="21"/>
        </w:rPr>
        <w:t>后面省略</w:t>
      </w:r>
    </w:p>
    <w:p w14:paraId="66E599CE" w14:textId="77777777" w:rsidR="00ED6DF6" w:rsidRDefault="00ED6DF6">
      <w:pPr>
        <w:widowControl/>
        <w:spacing w:after="120"/>
        <w:jc w:val="left"/>
        <w:rPr>
          <w:rFonts w:eastAsia="方正宋刻本秀楷简体"/>
          <w:sz w:val="18"/>
          <w:szCs w:val="21"/>
        </w:rPr>
      </w:pPr>
      <w:r>
        <w:rPr>
          <w:rFonts w:eastAsia="方正宋刻本秀楷简体" w:hint="eastAsia"/>
          <w:sz w:val="18"/>
          <w:szCs w:val="21"/>
        </w:rPr>
        <w:t>当我们执行完</w:t>
      </w:r>
      <w:r>
        <w:rPr>
          <w:rFonts w:eastAsia="方正宋刻本秀楷简体" w:hint="eastAsia"/>
          <w:sz w:val="18"/>
          <w:szCs w:val="21"/>
        </w:rPr>
        <w:t xml:space="preserve"> </w:t>
      </w:r>
      <w:proofErr w:type="spellStart"/>
      <w:r>
        <w:rPr>
          <w:rFonts w:eastAsia="方正宋刻本秀楷简体" w:hint="eastAsia"/>
          <w:sz w:val="18"/>
          <w:szCs w:val="21"/>
        </w:rPr>
        <w:t>getty.target</w:t>
      </w:r>
      <w:proofErr w:type="spellEnd"/>
      <w:r>
        <w:rPr>
          <w:rFonts w:eastAsia="方正宋刻本秀楷简体" w:hint="eastAsia"/>
          <w:sz w:val="18"/>
          <w:szCs w:val="21"/>
        </w:rPr>
        <w:t>之后，他会持续要求</w:t>
      </w:r>
      <w:r>
        <w:rPr>
          <w:rFonts w:eastAsia="方正宋刻本秀楷简体" w:hint="eastAsia"/>
          <w:sz w:val="18"/>
          <w:szCs w:val="21"/>
        </w:rPr>
        <w:t xml:space="preserve">getty@tty1.service </w:t>
      </w:r>
      <w:r>
        <w:rPr>
          <w:rFonts w:eastAsia="方正宋刻本秀楷简体" w:hint="eastAsia"/>
          <w:sz w:val="18"/>
          <w:szCs w:val="21"/>
        </w:rPr>
        <w:t>等六个服务继续启动。那我们的</w:t>
      </w:r>
      <w:r>
        <w:rPr>
          <w:rFonts w:eastAsia="方正宋刻本秀楷简体" w:hint="eastAsia"/>
          <w:sz w:val="18"/>
          <w:szCs w:val="21"/>
        </w:rPr>
        <w:t xml:space="preserve"> </w:t>
      </w:r>
      <w:proofErr w:type="spellStart"/>
      <w:r>
        <w:rPr>
          <w:rFonts w:eastAsia="方正宋刻本秀楷简体" w:hint="eastAsia"/>
          <w:sz w:val="18"/>
          <w:szCs w:val="21"/>
        </w:rPr>
        <w:t>systemd</w:t>
      </w:r>
      <w:proofErr w:type="spellEnd"/>
      <w:r>
        <w:rPr>
          <w:rFonts w:eastAsia="方正宋刻本秀楷简体" w:hint="eastAsia"/>
          <w:sz w:val="18"/>
          <w:szCs w:val="21"/>
        </w:rPr>
        <w:t xml:space="preserve"> </w:t>
      </w:r>
      <w:r>
        <w:rPr>
          <w:rFonts w:eastAsia="方正宋刻本秀楷简体" w:hint="eastAsia"/>
          <w:sz w:val="18"/>
          <w:szCs w:val="21"/>
        </w:rPr>
        <w:t>就会这么作：</w:t>
      </w:r>
    </w:p>
    <w:p w14:paraId="114A52B3" w14:textId="77777777" w:rsidR="00ED6DF6" w:rsidRDefault="00ED6DF6">
      <w:pPr>
        <w:widowControl/>
        <w:adjustRightInd w:val="0"/>
        <w:snapToGrid w:val="0"/>
        <w:jc w:val="left"/>
        <w:rPr>
          <w:rFonts w:eastAsia="方正宋刻本秀楷简体"/>
          <w:sz w:val="18"/>
          <w:szCs w:val="21"/>
        </w:rPr>
      </w:pPr>
      <w:r>
        <w:rPr>
          <w:rFonts w:eastAsia="方正宋刻本秀楷简体" w:hint="eastAsia"/>
          <w:sz w:val="18"/>
          <w:szCs w:val="21"/>
        </w:rPr>
        <w:t>先看</w:t>
      </w:r>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systemd</w:t>
      </w:r>
      <w:proofErr w:type="spellEnd"/>
      <w:r>
        <w:rPr>
          <w:rFonts w:eastAsia="方正宋刻本秀楷简体" w:hint="eastAsia"/>
          <w:sz w:val="18"/>
          <w:szCs w:val="21"/>
        </w:rPr>
        <w:t>/system/,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/system/</w:t>
      </w:r>
      <w:r>
        <w:rPr>
          <w:rFonts w:eastAsia="方正宋刻本秀楷简体" w:hint="eastAsia"/>
          <w:sz w:val="18"/>
          <w:szCs w:val="21"/>
        </w:rPr>
        <w:t>有没有</w:t>
      </w:r>
      <w:r>
        <w:rPr>
          <w:rFonts w:eastAsia="方正宋刻本秀楷简体" w:hint="eastAsia"/>
          <w:sz w:val="18"/>
          <w:szCs w:val="21"/>
        </w:rPr>
        <w:t>getty@tty1.service</w:t>
      </w:r>
      <w:r>
        <w:rPr>
          <w:rFonts w:eastAsia="方正宋刻本秀楷简体" w:hint="eastAsia"/>
          <w:sz w:val="18"/>
          <w:szCs w:val="21"/>
        </w:rPr>
        <w:t>的设置，若有就执行，若没有则执行下一步；</w:t>
      </w:r>
      <w:r>
        <w:rPr>
          <w:rFonts w:eastAsia="方正宋刻本秀楷简体" w:hint="eastAsia"/>
          <w:sz w:val="18"/>
          <w:szCs w:val="21"/>
        </w:rPr>
        <w:br/>
      </w:r>
      <w:r>
        <w:rPr>
          <w:rFonts w:eastAsia="方正宋刻本秀楷简体" w:hint="eastAsia"/>
          <w:sz w:val="18"/>
          <w:szCs w:val="21"/>
        </w:rPr>
        <w:t>找</w:t>
      </w:r>
      <w:proofErr w:type="spellStart"/>
      <w:r>
        <w:rPr>
          <w:rFonts w:eastAsia="方正宋刻本秀楷简体" w:hint="eastAsia"/>
          <w:sz w:val="18"/>
          <w:szCs w:val="21"/>
        </w:rPr>
        <w:t>getty</w:t>
      </w:r>
      <w:proofErr w:type="spellEnd"/>
      <w:r>
        <w:rPr>
          <w:rFonts w:eastAsia="方正宋刻本秀楷简体" w:hint="eastAsia"/>
          <w:sz w:val="18"/>
          <w:szCs w:val="21"/>
        </w:rPr>
        <w:t>@.service</w:t>
      </w:r>
      <w:r>
        <w:rPr>
          <w:rFonts w:eastAsia="方正宋刻本秀楷简体" w:hint="eastAsia"/>
          <w:sz w:val="18"/>
          <w:szCs w:val="21"/>
        </w:rPr>
        <w:t>的设置，若有则将</w:t>
      </w:r>
      <w:r>
        <w:rPr>
          <w:rFonts w:eastAsia="方正宋刻本秀楷简体" w:hint="eastAsia"/>
          <w:sz w:val="18"/>
          <w:szCs w:val="21"/>
        </w:rPr>
        <w:t>@</w:t>
      </w:r>
      <w:r>
        <w:rPr>
          <w:rFonts w:eastAsia="方正宋刻本秀楷简体" w:hint="eastAsia"/>
          <w:sz w:val="18"/>
          <w:szCs w:val="21"/>
        </w:rPr>
        <w:t>后面的数据带入成</w:t>
      </w:r>
      <w:r>
        <w:rPr>
          <w:rFonts w:eastAsia="方正宋刻本秀楷简体" w:hint="eastAsia"/>
          <w:sz w:val="18"/>
          <w:szCs w:val="21"/>
        </w:rPr>
        <w:t>%I</w:t>
      </w:r>
      <w:r>
        <w:rPr>
          <w:rFonts w:eastAsia="方正宋刻本秀楷简体" w:hint="eastAsia"/>
          <w:sz w:val="18"/>
          <w:szCs w:val="21"/>
        </w:rPr>
        <w:t>的变量，进入</w:t>
      </w:r>
      <w:proofErr w:type="spellStart"/>
      <w:r>
        <w:rPr>
          <w:rFonts w:eastAsia="方正宋刻本秀楷简体" w:hint="eastAsia"/>
          <w:sz w:val="18"/>
          <w:szCs w:val="21"/>
        </w:rPr>
        <w:t>getty</w:t>
      </w:r>
      <w:proofErr w:type="spellEnd"/>
      <w:r>
        <w:rPr>
          <w:rFonts w:eastAsia="方正宋刻本秀楷简体" w:hint="eastAsia"/>
          <w:sz w:val="18"/>
          <w:szCs w:val="21"/>
        </w:rPr>
        <w:t xml:space="preserve">@.service </w:t>
      </w:r>
      <w:r>
        <w:rPr>
          <w:rFonts w:eastAsia="方正宋刻本秀楷简体" w:hint="eastAsia"/>
          <w:sz w:val="18"/>
          <w:szCs w:val="21"/>
        </w:rPr>
        <w:t>执行！</w:t>
      </w:r>
    </w:p>
    <w:p w14:paraId="6B534EDA" w14:textId="77777777" w:rsidR="00ED6DF6" w:rsidRDefault="00ED6DF6">
      <w:pPr>
        <w:widowControl/>
        <w:adjustRightInd w:val="0"/>
        <w:snapToGrid w:val="0"/>
        <w:jc w:val="left"/>
        <w:rPr>
          <w:rFonts w:eastAsia="方正宋刻本秀楷简体"/>
          <w:sz w:val="18"/>
          <w:szCs w:val="21"/>
        </w:rPr>
      </w:pPr>
    </w:p>
    <w:p w14:paraId="7604F961" w14:textId="77777777" w:rsidR="00ED6DF6" w:rsidRDefault="00ED6DF6">
      <w:pPr>
        <w:widowControl/>
        <w:adjustRightInd w:val="0"/>
        <w:snapToGrid w:val="0"/>
        <w:jc w:val="left"/>
        <w:rPr>
          <w:rFonts w:eastAsia="方正宋刻本秀楷简体"/>
          <w:sz w:val="18"/>
          <w:szCs w:val="21"/>
        </w:rPr>
      </w:pPr>
      <w:r>
        <w:rPr>
          <w:rFonts w:eastAsia="方正宋刻本秀楷简体" w:hint="eastAsia"/>
          <w:sz w:val="18"/>
          <w:szCs w:val="21"/>
        </w:rPr>
        <w:t>也就是说其实</w:t>
      </w:r>
      <w:r>
        <w:rPr>
          <w:rFonts w:eastAsia="方正宋刻本秀楷简体" w:hint="eastAsia"/>
          <w:sz w:val="18"/>
          <w:szCs w:val="21"/>
        </w:rPr>
        <w:t xml:space="preserve">getty@tty1.service </w:t>
      </w:r>
      <w:r>
        <w:rPr>
          <w:rFonts w:eastAsia="方正宋刻本秀楷简体" w:hint="eastAsia"/>
          <w:sz w:val="18"/>
          <w:szCs w:val="21"/>
        </w:rPr>
        <w:t>实际上是不存在的！主要是通过</w:t>
      </w:r>
      <w:r>
        <w:rPr>
          <w:rFonts w:eastAsia="方正宋刻本秀楷简体" w:hint="eastAsia"/>
          <w:sz w:val="18"/>
          <w:szCs w:val="21"/>
        </w:rPr>
        <w:t xml:space="preserve"> </w:t>
      </w:r>
      <w:proofErr w:type="spellStart"/>
      <w:r>
        <w:rPr>
          <w:rFonts w:eastAsia="方正宋刻本秀楷简体" w:hint="eastAsia"/>
          <w:sz w:val="18"/>
          <w:szCs w:val="21"/>
        </w:rPr>
        <w:t>getty</w:t>
      </w:r>
      <w:proofErr w:type="spellEnd"/>
      <w:r>
        <w:rPr>
          <w:rFonts w:eastAsia="方正宋刻本秀楷简体" w:hint="eastAsia"/>
          <w:sz w:val="18"/>
          <w:szCs w:val="21"/>
        </w:rPr>
        <w:t xml:space="preserve">@.service </w:t>
      </w:r>
      <w:r>
        <w:rPr>
          <w:rFonts w:eastAsia="方正宋刻本秀楷简体" w:hint="eastAsia"/>
          <w:sz w:val="18"/>
          <w:szCs w:val="21"/>
        </w:rPr>
        <w:t>来执行</w:t>
      </w:r>
    </w:p>
    <w:p w14:paraId="37DFE591" w14:textId="77777777" w:rsidR="00ED6DF6" w:rsidRDefault="00ED6DF6">
      <w:pPr>
        <w:widowControl/>
        <w:adjustRightInd w:val="0"/>
        <w:snapToGrid w:val="0"/>
        <w:jc w:val="left"/>
        <w:rPr>
          <w:rFonts w:eastAsia="方正宋刻本秀楷简体"/>
          <w:sz w:val="18"/>
          <w:szCs w:val="21"/>
        </w:rPr>
      </w:pPr>
      <w:proofErr w:type="spellStart"/>
      <w:r>
        <w:rPr>
          <w:rFonts w:eastAsia="方正宋刻本秀楷简体" w:hint="eastAsia"/>
          <w:sz w:val="18"/>
          <w:szCs w:val="21"/>
        </w:rPr>
        <w:t>getty</w:t>
      </w:r>
      <w:proofErr w:type="spellEnd"/>
      <w:r>
        <w:rPr>
          <w:rFonts w:eastAsia="方正宋刻本秀楷简体" w:hint="eastAsia"/>
          <w:sz w:val="18"/>
          <w:szCs w:val="21"/>
        </w:rPr>
        <w:t>@.service</w:t>
      </w:r>
      <w:r>
        <w:rPr>
          <w:rFonts w:eastAsia="方正宋刻本秀楷简体" w:hint="eastAsia"/>
          <w:sz w:val="18"/>
          <w:szCs w:val="21"/>
        </w:rPr>
        <w:t>的目的是为了要简化多个执行的启动设置，</w:t>
      </w:r>
      <w:r>
        <w:rPr>
          <w:rFonts w:eastAsia="方正宋刻本秀楷简体" w:hint="eastAsia"/>
          <w:sz w:val="18"/>
          <w:szCs w:val="21"/>
        </w:rPr>
        <w:t xml:space="preserve"> </w:t>
      </w:r>
      <w:r>
        <w:rPr>
          <w:rFonts w:eastAsia="方正宋刻本秀楷简体" w:hint="eastAsia"/>
          <w:sz w:val="18"/>
          <w:szCs w:val="21"/>
        </w:rPr>
        <w:t>他的命名方式是这样的：</w:t>
      </w:r>
      <w:r>
        <w:rPr>
          <w:rFonts w:eastAsia="方正宋刻本秀楷简体" w:hint="eastAsia"/>
          <w:sz w:val="18"/>
          <w:szCs w:val="21"/>
        </w:rPr>
        <w:t xml:space="preserve"> </w:t>
      </w:r>
    </w:p>
    <w:p w14:paraId="2376B1BC" w14:textId="77777777" w:rsidR="00ED6DF6" w:rsidRDefault="00ED6DF6">
      <w:pPr>
        <w:widowControl/>
        <w:spacing w:after="120"/>
        <w:jc w:val="left"/>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原始文件：执行服务名称</w:t>
      </w:r>
      <w:r>
        <w:rPr>
          <w:rFonts w:eastAsia="方正宋刻本秀楷简体" w:hint="eastAsia"/>
          <w:sz w:val="18"/>
          <w:szCs w:val="21"/>
        </w:rPr>
        <w:t>@.service</w:t>
      </w:r>
      <w:r>
        <w:rPr>
          <w:rFonts w:eastAsia="方正宋刻本秀楷简体" w:hint="eastAsia"/>
          <w:sz w:val="18"/>
          <w:szCs w:val="21"/>
        </w:rPr>
        <w:br/>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可执行文件案：执行服务名称</w:t>
      </w:r>
      <w:r>
        <w:rPr>
          <w:rFonts w:eastAsia="方正宋刻本秀楷简体" w:hint="eastAsia"/>
          <w:sz w:val="18"/>
          <w:szCs w:val="21"/>
        </w:rPr>
        <w:t>@</w:t>
      </w:r>
      <w:r>
        <w:rPr>
          <w:rFonts w:eastAsia="方正宋刻本秀楷简体" w:hint="eastAsia"/>
          <w:sz w:val="18"/>
          <w:szCs w:val="21"/>
        </w:rPr>
        <w:t>范例名称</w:t>
      </w:r>
      <w:r>
        <w:rPr>
          <w:rFonts w:eastAsia="方正宋刻本秀楷简体" w:hint="eastAsia"/>
          <w:sz w:val="18"/>
          <w:szCs w:val="21"/>
        </w:rPr>
        <w:t xml:space="preserve">.service </w:t>
      </w:r>
    </w:p>
    <w:p w14:paraId="1B8D4CC5" w14:textId="77777777" w:rsidR="00ED6DF6" w:rsidRDefault="00ED6DF6">
      <w:pPr>
        <w:widowControl/>
        <w:spacing w:after="120"/>
        <w:jc w:val="left"/>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ab/>
      </w:r>
      <w:proofErr w:type="spellStart"/>
      <w:r>
        <w:rPr>
          <w:rFonts w:eastAsia="方正宋刻本秀楷简体" w:hint="eastAsia"/>
          <w:sz w:val="18"/>
          <w:szCs w:val="21"/>
        </w:rPr>
        <w:t>ExecStart</w:t>
      </w:r>
      <w:proofErr w:type="spellEnd"/>
      <w:r>
        <w:rPr>
          <w:rFonts w:eastAsia="方正宋刻本秀楷简体" w:hint="eastAsia"/>
          <w:sz w:val="18"/>
          <w:szCs w:val="21"/>
        </w:rPr>
        <w:t>=-/</w:t>
      </w:r>
      <w:proofErr w:type="spellStart"/>
      <w:r>
        <w:rPr>
          <w:rFonts w:eastAsia="方正宋刻本秀楷简体" w:hint="eastAsia"/>
          <w:sz w:val="18"/>
          <w:szCs w:val="21"/>
        </w:rPr>
        <w:t>sbin</w:t>
      </w:r>
      <w:proofErr w:type="spellEnd"/>
      <w:r>
        <w:rPr>
          <w:rFonts w:eastAsia="方正宋刻本秀楷简体" w:hint="eastAsia"/>
          <w:sz w:val="18"/>
          <w:szCs w:val="21"/>
        </w:rPr>
        <w:t>/</w:t>
      </w:r>
      <w:proofErr w:type="spellStart"/>
      <w:r>
        <w:rPr>
          <w:rFonts w:eastAsia="方正宋刻本秀楷简体" w:hint="eastAsia"/>
          <w:sz w:val="18"/>
          <w:szCs w:val="21"/>
        </w:rPr>
        <w:t>agetty</w:t>
      </w:r>
      <w:proofErr w:type="spellEnd"/>
      <w:r>
        <w:rPr>
          <w:rFonts w:eastAsia="方正宋刻本秀楷简体" w:hint="eastAsia"/>
          <w:sz w:val="18"/>
          <w:szCs w:val="21"/>
        </w:rPr>
        <w:t xml:space="preserve"> --</w:t>
      </w:r>
      <w:proofErr w:type="spellStart"/>
      <w:r>
        <w:rPr>
          <w:rFonts w:eastAsia="方正宋刻本秀楷简体" w:hint="eastAsia"/>
          <w:sz w:val="18"/>
          <w:szCs w:val="21"/>
        </w:rPr>
        <w:t>noclear</w:t>
      </w:r>
      <w:proofErr w:type="spellEnd"/>
      <w:r>
        <w:rPr>
          <w:rFonts w:eastAsia="方正宋刻本秀楷简体" w:hint="eastAsia"/>
          <w:sz w:val="18"/>
          <w:szCs w:val="21"/>
        </w:rPr>
        <w:t xml:space="preserve"> %I $TERM </w:t>
      </w:r>
      <w:r>
        <w:rPr>
          <w:rFonts w:eastAsia="方正宋刻本秀楷简体" w:hint="eastAsia"/>
          <w:sz w:val="18"/>
          <w:szCs w:val="21"/>
        </w:rPr>
        <w:tab/>
      </w:r>
      <w:r>
        <w:rPr>
          <w:rFonts w:eastAsia="方正宋刻本秀楷简体" w:hint="eastAsia"/>
          <w:sz w:val="18"/>
          <w:szCs w:val="21"/>
        </w:rPr>
        <w:tab/>
        <w:t xml:space="preserve">%I </w:t>
      </w:r>
      <w:r>
        <w:rPr>
          <w:rFonts w:eastAsia="方正宋刻本秀楷简体" w:hint="eastAsia"/>
          <w:sz w:val="18"/>
          <w:szCs w:val="21"/>
        </w:rPr>
        <w:t>指的就是“范例名称”</w:t>
      </w:r>
      <w:r>
        <w:rPr>
          <w:rFonts w:eastAsia="方正宋刻本秀楷简体" w:hint="eastAsia"/>
          <w:sz w:val="18"/>
          <w:szCs w:val="21"/>
        </w:rPr>
        <w:t xml:space="preserve"> </w:t>
      </w:r>
    </w:p>
    <w:p w14:paraId="16C6E262" w14:textId="77777777" w:rsidR="00ED6DF6" w:rsidRDefault="008D07B4">
      <w:pPr>
        <w:widowControl/>
        <w:jc w:val="left"/>
        <w:rPr>
          <w:rFonts w:eastAsia="方正宋刻本秀楷简体"/>
          <w:sz w:val="18"/>
          <w:szCs w:val="21"/>
        </w:rPr>
      </w:pPr>
      <w:hyperlink r:id="rId30" w:history="1">
        <w:r w:rsidR="00ED6DF6">
          <w:rPr>
            <w:rFonts w:eastAsia="方正宋刻本秀楷简体" w:hint="eastAsia"/>
            <w:sz w:val="18"/>
            <w:szCs w:val="21"/>
          </w:rPr>
          <w:t>getty@tty1.service</w:t>
        </w:r>
        <w:r w:rsidR="00ED6DF6">
          <w:rPr>
            <w:rFonts w:eastAsia="方正宋刻本秀楷简体" w:hint="eastAsia"/>
            <w:sz w:val="18"/>
            <w:szCs w:val="21"/>
          </w:rPr>
          <w:t>的</w:t>
        </w:r>
        <w:r w:rsidR="00ED6DF6">
          <w:rPr>
            <w:rFonts w:eastAsia="方正宋刻本秀楷简体" w:hint="eastAsia"/>
            <w:sz w:val="18"/>
            <w:szCs w:val="21"/>
          </w:rPr>
          <w:t>%I</w:t>
        </w:r>
        <w:r w:rsidR="00ED6DF6">
          <w:rPr>
            <w:rFonts w:eastAsia="方正宋刻本秀楷简体" w:hint="eastAsia"/>
            <w:sz w:val="18"/>
            <w:szCs w:val="21"/>
          </w:rPr>
          <w:t>就是</w:t>
        </w:r>
        <w:r w:rsidR="00ED6DF6">
          <w:rPr>
            <w:rFonts w:eastAsia="方正宋刻本秀楷简体" w:hint="eastAsia"/>
            <w:sz w:val="18"/>
            <w:szCs w:val="21"/>
          </w:rPr>
          <w:t>tty1</w:t>
        </w:r>
      </w:hyperlink>
      <w:r w:rsidR="00ED6DF6">
        <w:rPr>
          <w:rFonts w:eastAsia="方正宋刻本秀楷简体" w:hint="eastAsia"/>
          <w:sz w:val="18"/>
          <w:szCs w:val="21"/>
        </w:rPr>
        <w:t>，执行脚本就会变成</w:t>
      </w:r>
      <w:r w:rsidR="00ED6DF6">
        <w:rPr>
          <w:rFonts w:eastAsia="方正宋刻本秀楷简体" w:hint="eastAsia"/>
          <w:sz w:val="18"/>
          <w:szCs w:val="21"/>
        </w:rPr>
        <w:t>/</w:t>
      </w:r>
      <w:proofErr w:type="spellStart"/>
      <w:r w:rsidR="00ED6DF6">
        <w:rPr>
          <w:rFonts w:eastAsia="方正宋刻本秀楷简体" w:hint="eastAsia"/>
          <w:sz w:val="18"/>
          <w:szCs w:val="21"/>
        </w:rPr>
        <w:t>sbin</w:t>
      </w:r>
      <w:proofErr w:type="spellEnd"/>
      <w:r w:rsidR="00ED6DF6">
        <w:rPr>
          <w:rFonts w:eastAsia="方正宋刻本秀楷简体" w:hint="eastAsia"/>
          <w:sz w:val="18"/>
          <w:szCs w:val="21"/>
        </w:rPr>
        <w:t>/</w:t>
      </w:r>
      <w:proofErr w:type="spellStart"/>
      <w:r w:rsidR="00ED6DF6">
        <w:rPr>
          <w:rFonts w:eastAsia="方正宋刻本秀楷简体" w:hint="eastAsia"/>
          <w:sz w:val="18"/>
          <w:szCs w:val="21"/>
        </w:rPr>
        <w:t>agetty</w:t>
      </w:r>
      <w:proofErr w:type="spellEnd"/>
      <w:r w:rsidR="00ED6DF6">
        <w:rPr>
          <w:rFonts w:eastAsia="方正宋刻本秀楷简体" w:hint="eastAsia"/>
          <w:sz w:val="18"/>
          <w:szCs w:val="21"/>
        </w:rPr>
        <w:t xml:space="preserve"> --</w:t>
      </w:r>
      <w:proofErr w:type="spellStart"/>
      <w:r w:rsidR="00ED6DF6">
        <w:rPr>
          <w:rFonts w:eastAsia="方正宋刻本秀楷简体" w:hint="eastAsia"/>
          <w:sz w:val="18"/>
          <w:szCs w:val="21"/>
        </w:rPr>
        <w:t>noclear</w:t>
      </w:r>
      <w:proofErr w:type="spellEnd"/>
      <w:r w:rsidR="00ED6DF6">
        <w:rPr>
          <w:rFonts w:eastAsia="方正宋刻本秀楷简体" w:hint="eastAsia"/>
          <w:sz w:val="18"/>
          <w:szCs w:val="21"/>
        </w:rPr>
        <w:t xml:space="preserve"> tty1</w:t>
      </w:r>
    </w:p>
    <w:p w14:paraId="66E781A5" w14:textId="77777777" w:rsidR="00ED6DF6" w:rsidRDefault="00ED6DF6">
      <w:pPr>
        <w:widowControl/>
        <w:jc w:val="left"/>
        <w:rPr>
          <w:rFonts w:eastAsia="方正宋刻本秀楷简体"/>
          <w:b/>
          <w:bCs/>
          <w:sz w:val="18"/>
          <w:szCs w:val="21"/>
        </w:rPr>
      </w:pPr>
      <w:r>
        <w:rPr>
          <w:rFonts w:eastAsia="方正宋刻本秀楷简体" w:hint="eastAsia"/>
          <w:b/>
          <w:bCs/>
          <w:sz w:val="18"/>
          <w:szCs w:val="21"/>
        </w:rPr>
        <w:t>以一个配置文件来启动多个</w:t>
      </w:r>
      <w:r>
        <w:rPr>
          <w:rFonts w:eastAsia="方正宋刻本秀楷简体" w:hint="eastAsia"/>
          <w:b/>
          <w:bCs/>
          <w:sz w:val="18"/>
          <w:szCs w:val="21"/>
        </w:rPr>
        <w:t>tty1</w:t>
      </w:r>
      <w:r>
        <w:rPr>
          <w:rFonts w:eastAsia="方正宋刻本秀楷简体" w:hint="eastAsia"/>
          <w:b/>
          <w:bCs/>
          <w:sz w:val="18"/>
          <w:szCs w:val="21"/>
        </w:rPr>
        <w:t>服务给用户登陆</w:t>
      </w:r>
      <w:r>
        <w:rPr>
          <w:rFonts w:eastAsia="方正宋刻本秀楷简体" w:hint="eastAsia"/>
          <w:b/>
          <w:bCs/>
          <w:sz w:val="18"/>
          <w:szCs w:val="21"/>
        </w:rPr>
        <w:t xml:space="preserve"> </w:t>
      </w:r>
    </w:p>
    <w:p w14:paraId="5A65920C" w14:textId="77777777" w:rsidR="00ED6DF6" w:rsidRDefault="00ED6DF6">
      <w:pPr>
        <w:widowControl/>
        <w:jc w:val="left"/>
        <w:rPr>
          <w:rFonts w:eastAsia="方正宋刻本秀楷简体"/>
          <w:b/>
          <w:bCs/>
          <w:sz w:val="28"/>
          <w:szCs w:val="36"/>
        </w:rPr>
      </w:pPr>
      <w:r>
        <w:rPr>
          <w:rFonts w:eastAsia="方正宋刻本秀楷简体" w:hint="eastAsia"/>
          <w:b/>
          <w:bCs/>
          <w:sz w:val="18"/>
          <w:szCs w:val="21"/>
        </w:rPr>
        <w:br w:type="page"/>
      </w:r>
      <w:r>
        <w:rPr>
          <w:rFonts w:eastAsia="方正宋刻本秀楷简体" w:hint="eastAsia"/>
          <w:b/>
          <w:bCs/>
          <w:sz w:val="28"/>
          <w:szCs w:val="36"/>
        </w:rPr>
        <w:lastRenderedPageBreak/>
        <w:t>改变</w:t>
      </w:r>
      <w:r>
        <w:rPr>
          <w:rFonts w:eastAsia="方正宋刻本秀楷简体" w:hint="eastAsia"/>
          <w:b/>
          <w:bCs/>
          <w:sz w:val="28"/>
          <w:szCs w:val="36"/>
        </w:rPr>
        <w:t>tty</w:t>
      </w:r>
      <w:r>
        <w:rPr>
          <w:rFonts w:eastAsia="方正宋刻本秀楷简体" w:hint="eastAsia"/>
          <w:b/>
          <w:bCs/>
          <w:sz w:val="28"/>
          <w:szCs w:val="36"/>
        </w:rPr>
        <w:t>数量</w:t>
      </w:r>
    </w:p>
    <w:p w14:paraId="05A0C0E9" w14:textId="77777777" w:rsidR="00ED6DF6" w:rsidRDefault="00ED6DF6">
      <w:pPr>
        <w:widowControl/>
        <w:jc w:val="left"/>
        <w:rPr>
          <w:rFonts w:eastAsia="方正宋刻本秀楷简体"/>
          <w:b/>
          <w:bCs/>
          <w:sz w:val="18"/>
          <w:szCs w:val="21"/>
        </w:rPr>
      </w:pPr>
    </w:p>
    <w:p w14:paraId="0315695D" w14:textId="77777777" w:rsidR="00ED6DF6" w:rsidRDefault="00ED6DF6">
      <w:pPr>
        <w:widowControl/>
        <w:numPr>
          <w:ilvl w:val="0"/>
          <w:numId w:val="8"/>
        </w:numPr>
        <w:jc w:val="left"/>
        <w:rPr>
          <w:rFonts w:eastAsia="方正宋刻本秀楷简体"/>
          <w:sz w:val="18"/>
          <w:szCs w:val="21"/>
        </w:rPr>
      </w:pPr>
      <w:r>
        <w:rPr>
          <w:rFonts w:eastAsia="方正宋刻本秀楷简体" w:hint="eastAsia"/>
          <w:sz w:val="18"/>
          <w:szCs w:val="21"/>
        </w:rPr>
        <w:t>修改默认的</w:t>
      </w:r>
      <w:r>
        <w:rPr>
          <w:rFonts w:eastAsia="方正宋刻本秀楷简体" w:hint="eastAsia"/>
          <w:sz w:val="18"/>
          <w:szCs w:val="21"/>
        </w:rPr>
        <w:t xml:space="preserve"> </w:t>
      </w:r>
      <w:proofErr w:type="spellStart"/>
      <w:r>
        <w:rPr>
          <w:rFonts w:eastAsia="方正宋刻本秀楷简体" w:hint="eastAsia"/>
          <w:sz w:val="18"/>
          <w:szCs w:val="21"/>
        </w:rPr>
        <w:t>logind.conf</w:t>
      </w:r>
      <w:proofErr w:type="spellEnd"/>
      <w:r>
        <w:rPr>
          <w:rFonts w:eastAsia="方正宋刻本秀楷简体" w:hint="eastAsia"/>
          <w:sz w:val="18"/>
          <w:szCs w:val="21"/>
        </w:rPr>
        <w:t xml:space="preserve"> </w:t>
      </w:r>
      <w:r>
        <w:rPr>
          <w:rFonts w:eastAsia="方正宋刻本秀楷简体" w:hint="eastAsia"/>
          <w:sz w:val="18"/>
          <w:szCs w:val="21"/>
        </w:rPr>
        <w:t>内容，将原本</w:t>
      </w:r>
      <w:r>
        <w:rPr>
          <w:rFonts w:eastAsia="方正宋刻本秀楷简体" w:hint="eastAsia"/>
          <w:sz w:val="18"/>
          <w:szCs w:val="21"/>
        </w:rPr>
        <w:t xml:space="preserve"> 6 </w:t>
      </w:r>
      <w:proofErr w:type="gramStart"/>
      <w:r>
        <w:rPr>
          <w:rFonts w:eastAsia="方正宋刻本秀楷简体" w:hint="eastAsia"/>
          <w:sz w:val="18"/>
          <w:szCs w:val="21"/>
        </w:rPr>
        <w:t>个</w:t>
      </w:r>
      <w:proofErr w:type="gramEnd"/>
      <w:r>
        <w:rPr>
          <w:rFonts w:eastAsia="方正宋刻本秀楷简体" w:hint="eastAsia"/>
          <w:sz w:val="18"/>
          <w:szCs w:val="21"/>
        </w:rPr>
        <w:t>虚拟终端机改成</w:t>
      </w:r>
      <w:r>
        <w:rPr>
          <w:rFonts w:eastAsia="方正宋刻本秀楷简体" w:hint="eastAsia"/>
          <w:sz w:val="18"/>
          <w:szCs w:val="21"/>
        </w:rPr>
        <w:t xml:space="preserve"> 4 </w:t>
      </w:r>
      <w:proofErr w:type="gramStart"/>
      <w:r>
        <w:rPr>
          <w:rFonts w:eastAsia="方正宋刻本秀楷简体" w:hint="eastAsia"/>
          <w:sz w:val="18"/>
          <w:szCs w:val="21"/>
        </w:rPr>
        <w:t>个</w:t>
      </w:r>
      <w:proofErr w:type="gramEnd"/>
      <w:r>
        <w:rPr>
          <w:rFonts w:eastAsia="方正宋刻本秀楷简体" w:hint="eastAsia"/>
          <w:sz w:val="18"/>
          <w:szCs w:val="21"/>
        </w:rPr>
        <w:br/>
        <w:t>vim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w:t>
      </w:r>
      <w:proofErr w:type="spellStart"/>
      <w:r>
        <w:rPr>
          <w:rFonts w:eastAsia="方正宋刻本秀楷简体" w:hint="eastAsia"/>
          <w:sz w:val="18"/>
          <w:szCs w:val="21"/>
        </w:rPr>
        <w:t>logind.conf</w:t>
      </w:r>
      <w:proofErr w:type="spellEnd"/>
      <w:r>
        <w:rPr>
          <w:rFonts w:eastAsia="方正宋刻本秀楷简体" w:hint="eastAsia"/>
          <w:sz w:val="18"/>
          <w:szCs w:val="21"/>
        </w:rPr>
        <w:br/>
        <w:t>[Login]</w:t>
      </w:r>
      <w:r>
        <w:rPr>
          <w:rFonts w:eastAsia="方正宋刻本秀楷简体" w:hint="eastAsia"/>
          <w:sz w:val="18"/>
          <w:szCs w:val="21"/>
        </w:rPr>
        <w:br/>
      </w:r>
      <w:proofErr w:type="spellStart"/>
      <w:r>
        <w:rPr>
          <w:rFonts w:eastAsia="方正宋刻本秀楷简体" w:hint="eastAsia"/>
          <w:sz w:val="18"/>
          <w:szCs w:val="21"/>
        </w:rPr>
        <w:t>NAutoVTs</w:t>
      </w:r>
      <w:proofErr w:type="spellEnd"/>
      <w:r>
        <w:rPr>
          <w:rFonts w:eastAsia="方正宋刻本秀楷简体" w:hint="eastAsia"/>
          <w:sz w:val="18"/>
          <w:szCs w:val="21"/>
        </w:rPr>
        <w:t>=4</w:t>
      </w:r>
      <w:r>
        <w:rPr>
          <w:rFonts w:eastAsia="方正宋刻本秀楷简体" w:hint="eastAsia"/>
          <w:sz w:val="18"/>
          <w:szCs w:val="21"/>
        </w:rPr>
        <w:tab/>
      </w:r>
      <w:r>
        <w:rPr>
          <w:rFonts w:eastAsia="方正宋刻本秀楷简体" w:hint="eastAsia"/>
          <w:sz w:val="18"/>
          <w:szCs w:val="21"/>
        </w:rPr>
        <w:tab/>
        <w:t>#</w:t>
      </w:r>
      <w:r>
        <w:rPr>
          <w:rFonts w:eastAsia="方正宋刻本秀楷简体" w:hint="eastAsia"/>
          <w:sz w:val="18"/>
          <w:szCs w:val="21"/>
        </w:rPr>
        <w:t>原本是</w:t>
      </w:r>
      <w:r>
        <w:rPr>
          <w:rFonts w:eastAsia="方正宋刻本秀楷简体" w:hint="eastAsia"/>
          <w:sz w:val="18"/>
          <w:szCs w:val="21"/>
        </w:rPr>
        <w:t>6</w:t>
      </w:r>
      <w:r>
        <w:rPr>
          <w:rFonts w:eastAsia="方正宋刻本秀楷简体" w:hint="eastAsia"/>
          <w:sz w:val="18"/>
          <w:szCs w:val="21"/>
        </w:rPr>
        <w:t>个而且还注解，取消注解，然后改成</w:t>
      </w:r>
      <w:r>
        <w:rPr>
          <w:rFonts w:eastAsia="方正宋刻本秀楷简体" w:hint="eastAsia"/>
          <w:sz w:val="18"/>
          <w:szCs w:val="21"/>
        </w:rPr>
        <w:t xml:space="preserve"> 4 </w:t>
      </w:r>
      <w:r>
        <w:rPr>
          <w:rFonts w:eastAsia="方正宋刻本秀楷简体" w:hint="eastAsia"/>
          <w:sz w:val="18"/>
          <w:szCs w:val="21"/>
        </w:rPr>
        <w:t>吧！</w:t>
      </w:r>
      <w:r>
        <w:rPr>
          <w:rFonts w:eastAsia="方正宋刻本秀楷简体" w:hint="eastAsia"/>
          <w:sz w:val="18"/>
          <w:szCs w:val="21"/>
        </w:rPr>
        <w:br/>
        <w:t>ReserveVT=0</w:t>
      </w:r>
      <w:r>
        <w:rPr>
          <w:rFonts w:eastAsia="方正宋刻本秀楷简体" w:hint="eastAsia"/>
          <w:sz w:val="18"/>
          <w:szCs w:val="21"/>
        </w:rPr>
        <w:br/>
        <w:t xml:space="preserve">2. </w:t>
      </w:r>
      <w:r>
        <w:rPr>
          <w:rFonts w:eastAsia="方正宋刻本秀楷简体" w:hint="eastAsia"/>
          <w:sz w:val="18"/>
          <w:szCs w:val="21"/>
        </w:rPr>
        <w:t>重新启动</w:t>
      </w:r>
      <w:r>
        <w:rPr>
          <w:rFonts w:eastAsia="方正宋刻本秀楷简体" w:hint="eastAsia"/>
          <w:sz w:val="18"/>
          <w:szCs w:val="21"/>
        </w:rPr>
        <w:t xml:space="preserve"> </w:t>
      </w:r>
      <w:proofErr w:type="spellStart"/>
      <w:r>
        <w:rPr>
          <w:rFonts w:eastAsia="方正宋刻本秀楷简体" w:hint="eastAsia"/>
          <w:sz w:val="18"/>
          <w:szCs w:val="21"/>
        </w:rPr>
        <w:t>getty.target</w:t>
      </w:r>
      <w:proofErr w:type="spellEnd"/>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restart </w:t>
      </w:r>
      <w:proofErr w:type="spellStart"/>
      <w:r>
        <w:rPr>
          <w:rFonts w:eastAsia="方正宋刻本秀楷简体" w:hint="eastAsia"/>
          <w:sz w:val="18"/>
          <w:szCs w:val="21"/>
        </w:rPr>
        <w:t>systemd-</w:t>
      </w:r>
      <w:proofErr w:type="gramStart"/>
      <w:r>
        <w:rPr>
          <w:rFonts w:eastAsia="方正宋刻本秀楷简体" w:hint="eastAsia"/>
          <w:sz w:val="18"/>
          <w:szCs w:val="21"/>
        </w:rPr>
        <w:t>logind.service</w:t>
      </w:r>
      <w:proofErr w:type="spellEnd"/>
      <w:proofErr w:type="gramEnd"/>
      <w:r>
        <w:rPr>
          <w:rFonts w:eastAsia="方正宋刻本秀楷简体" w:hint="eastAsia"/>
          <w:sz w:val="18"/>
          <w:szCs w:val="21"/>
        </w:rPr>
        <w:t xml:space="preserve"> </w:t>
      </w:r>
    </w:p>
    <w:p w14:paraId="6777C988" w14:textId="77777777" w:rsidR="00ED6DF6" w:rsidRDefault="00ED6DF6">
      <w:pPr>
        <w:widowControl/>
        <w:jc w:val="left"/>
        <w:rPr>
          <w:rFonts w:eastAsia="方正宋刻本秀楷简体"/>
          <w:sz w:val="18"/>
          <w:szCs w:val="21"/>
        </w:rPr>
      </w:pPr>
    </w:p>
    <w:p w14:paraId="797B61D0" w14:textId="77777777" w:rsidR="00ED6DF6" w:rsidRDefault="00ED6DF6">
      <w:pPr>
        <w:widowControl/>
        <w:jc w:val="left"/>
        <w:rPr>
          <w:rFonts w:eastAsia="方正宋刻本秀楷简体"/>
          <w:sz w:val="18"/>
          <w:szCs w:val="21"/>
        </w:rPr>
      </w:pPr>
      <w:r>
        <w:rPr>
          <w:rFonts w:eastAsia="方正宋刻本秀楷简体" w:hint="eastAsia"/>
          <w:sz w:val="18"/>
          <w:szCs w:val="21"/>
        </w:rPr>
        <w:t>按下</w:t>
      </w:r>
      <w:r>
        <w:rPr>
          <w:rFonts w:eastAsia="方正宋刻本秀楷简体" w:hint="eastAsia"/>
          <w:sz w:val="18"/>
          <w:szCs w:val="21"/>
        </w:rPr>
        <w:t xml:space="preserve"> [ctrl]+[alt]+[F1]~[F6]</w:t>
      </w:r>
      <w:r>
        <w:rPr>
          <w:rFonts w:eastAsia="方正宋刻本秀楷简体" w:hint="eastAsia"/>
          <w:sz w:val="18"/>
          <w:szCs w:val="21"/>
        </w:rPr>
        <w:t>就会发现，只剩下四个可用的</w:t>
      </w:r>
      <w:r>
        <w:rPr>
          <w:rFonts w:eastAsia="方正宋刻本秀楷简体" w:hint="eastAsia"/>
          <w:sz w:val="18"/>
          <w:szCs w:val="21"/>
        </w:rPr>
        <w:t>tty</w:t>
      </w:r>
      <w:r>
        <w:rPr>
          <w:rFonts w:eastAsia="方正宋刻本秀楷简体" w:hint="eastAsia"/>
          <w:sz w:val="18"/>
          <w:szCs w:val="21"/>
        </w:rPr>
        <w:t>！后面的</w:t>
      </w:r>
      <w:r>
        <w:rPr>
          <w:rFonts w:eastAsia="方正宋刻本秀楷简体" w:hint="eastAsia"/>
          <w:sz w:val="18"/>
          <w:szCs w:val="21"/>
        </w:rPr>
        <w:t xml:space="preserve"> tty5, tty6</w:t>
      </w:r>
      <w:r>
        <w:rPr>
          <w:rFonts w:eastAsia="方正宋刻本秀楷简体" w:hint="eastAsia"/>
          <w:sz w:val="18"/>
          <w:szCs w:val="21"/>
        </w:rPr>
        <w:t>已经被放弃了！</w:t>
      </w:r>
      <w:r>
        <w:rPr>
          <w:rFonts w:eastAsia="方正宋刻本秀楷简体" w:hint="eastAsia"/>
          <w:sz w:val="18"/>
          <w:szCs w:val="21"/>
        </w:rPr>
        <w:br/>
      </w:r>
      <w:r>
        <w:rPr>
          <w:rFonts w:eastAsia="方正宋刻本秀楷简体" w:hint="eastAsia"/>
          <w:sz w:val="18"/>
          <w:szCs w:val="21"/>
        </w:rPr>
        <w:t>那么我暂时需要启动</w:t>
      </w:r>
      <w:r>
        <w:rPr>
          <w:rFonts w:eastAsia="方正宋刻本秀楷简体" w:hint="eastAsia"/>
          <w:sz w:val="18"/>
          <w:szCs w:val="21"/>
        </w:rPr>
        <w:t xml:space="preserve"> tty8 </w:t>
      </w:r>
      <w:r>
        <w:rPr>
          <w:rFonts w:eastAsia="方正宋刻本秀楷简体" w:hint="eastAsia"/>
          <w:sz w:val="18"/>
          <w:szCs w:val="21"/>
        </w:rPr>
        <w:tab/>
      </w:r>
      <w:r>
        <w:rPr>
          <w:rFonts w:eastAsia="方正宋刻本秀楷简体" w:hint="eastAsia"/>
          <w:sz w:val="18"/>
          <w:szCs w:val="21"/>
        </w:rPr>
        <w:t>，</w:t>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start getty@tty8.service</w:t>
      </w:r>
      <w:r>
        <w:rPr>
          <w:rFonts w:eastAsia="方正宋刻本秀楷简体" w:hint="eastAsia"/>
          <w:sz w:val="18"/>
          <w:szCs w:val="21"/>
        </w:rPr>
        <w:t>，</w:t>
      </w:r>
      <w:r>
        <w:rPr>
          <w:rFonts w:eastAsia="方正宋刻本秀楷简体" w:hint="eastAsia"/>
          <w:sz w:val="18"/>
          <w:szCs w:val="21"/>
        </w:rPr>
        <w:t xml:space="preserve"> </w:t>
      </w:r>
      <w:r>
        <w:rPr>
          <w:rFonts w:eastAsia="方正宋刻本秀楷简体" w:hint="eastAsia"/>
          <w:sz w:val="18"/>
          <w:szCs w:val="21"/>
        </w:rPr>
        <w:t>不需额外创建其他的启动服务配置文件</w:t>
      </w:r>
      <w:r>
        <w:rPr>
          <w:rFonts w:eastAsia="方正宋刻本秀楷简体" w:hint="eastAsia"/>
          <w:sz w:val="18"/>
          <w:szCs w:val="21"/>
        </w:rPr>
        <w:t xml:space="preserve"> </w:t>
      </w:r>
    </w:p>
    <w:p w14:paraId="0D645FA1" w14:textId="77777777" w:rsidR="00ED6DF6" w:rsidRDefault="00ED6DF6">
      <w:pPr>
        <w:widowControl/>
        <w:jc w:val="left"/>
        <w:rPr>
          <w:rFonts w:eastAsia="方正宋刻本秀楷简体"/>
          <w:sz w:val="18"/>
          <w:szCs w:val="21"/>
        </w:rPr>
      </w:pPr>
    </w:p>
    <w:p w14:paraId="5EB548BA" w14:textId="77777777" w:rsidR="00ED6DF6" w:rsidRDefault="00ED6DF6">
      <w:pPr>
        <w:widowControl/>
        <w:jc w:val="left"/>
        <w:rPr>
          <w:rFonts w:eastAsia="方正宋刻本秀楷简体"/>
          <w:b/>
          <w:bCs/>
          <w:sz w:val="28"/>
          <w:szCs w:val="36"/>
        </w:rPr>
      </w:pPr>
      <w:r>
        <w:rPr>
          <w:rFonts w:eastAsia="方正宋刻本秀楷简体" w:hint="eastAsia"/>
          <w:b/>
          <w:bCs/>
          <w:sz w:val="28"/>
          <w:szCs w:val="36"/>
        </w:rPr>
        <w:t>暂时新增</w:t>
      </w:r>
      <w:r>
        <w:rPr>
          <w:rFonts w:eastAsia="方正宋刻本秀楷简体" w:hint="eastAsia"/>
          <w:b/>
          <w:bCs/>
          <w:sz w:val="28"/>
          <w:szCs w:val="36"/>
        </w:rPr>
        <w:t xml:space="preserve"> </w:t>
      </w:r>
      <w:proofErr w:type="spellStart"/>
      <w:r>
        <w:rPr>
          <w:rFonts w:eastAsia="方正宋刻本秀楷简体" w:hint="eastAsia"/>
          <w:b/>
          <w:bCs/>
          <w:sz w:val="28"/>
          <w:szCs w:val="36"/>
        </w:rPr>
        <w:t>vsftpd</w:t>
      </w:r>
      <w:proofErr w:type="spellEnd"/>
      <w:r>
        <w:rPr>
          <w:rFonts w:eastAsia="方正宋刻本秀楷简体" w:hint="eastAsia"/>
          <w:b/>
          <w:bCs/>
          <w:sz w:val="28"/>
          <w:szCs w:val="36"/>
        </w:rPr>
        <w:t xml:space="preserve"> </w:t>
      </w:r>
      <w:r>
        <w:rPr>
          <w:rFonts w:eastAsia="方正宋刻本秀楷简体" w:hint="eastAsia"/>
          <w:b/>
          <w:bCs/>
          <w:sz w:val="28"/>
          <w:szCs w:val="36"/>
        </w:rPr>
        <w:t>到</w:t>
      </w:r>
      <w:r>
        <w:rPr>
          <w:rFonts w:eastAsia="方正宋刻本秀楷简体" w:hint="eastAsia"/>
          <w:b/>
          <w:bCs/>
          <w:sz w:val="28"/>
          <w:szCs w:val="36"/>
        </w:rPr>
        <w:t xml:space="preserve"> 2121 </w:t>
      </w:r>
      <w:r>
        <w:rPr>
          <w:rFonts w:eastAsia="方正宋刻本秀楷简体" w:hint="eastAsia"/>
          <w:b/>
          <w:bCs/>
          <w:sz w:val="28"/>
          <w:szCs w:val="36"/>
        </w:rPr>
        <w:t>端口</w:t>
      </w:r>
      <w:r>
        <w:rPr>
          <w:rFonts w:eastAsia="方正宋刻本秀楷简体" w:hint="eastAsia"/>
          <w:b/>
          <w:bCs/>
          <w:sz w:val="28"/>
          <w:szCs w:val="36"/>
        </w:rPr>
        <w:t xml:space="preserve"> </w:t>
      </w:r>
    </w:p>
    <w:p w14:paraId="6BB3EBF9" w14:textId="77777777" w:rsidR="00ED6DF6" w:rsidRDefault="00ED6DF6">
      <w:pPr>
        <w:widowControl/>
        <w:jc w:val="left"/>
        <w:rPr>
          <w:rFonts w:eastAsia="方正宋刻本秀楷简体"/>
          <w:sz w:val="18"/>
          <w:szCs w:val="21"/>
        </w:rPr>
      </w:pPr>
    </w:p>
    <w:p w14:paraId="70709894" w14:textId="77777777" w:rsidR="00ED6DF6" w:rsidRDefault="00ED6DF6">
      <w:pPr>
        <w:widowControl/>
        <w:jc w:val="left"/>
        <w:rPr>
          <w:rFonts w:eastAsia="方正宋刻本秀楷简体"/>
          <w:sz w:val="18"/>
          <w:szCs w:val="21"/>
        </w:rPr>
      </w:pPr>
      <w:r>
        <w:rPr>
          <w:rFonts w:eastAsia="方正宋刻本秀楷简体" w:hint="eastAsia"/>
          <w:sz w:val="18"/>
          <w:szCs w:val="21"/>
        </w:rPr>
        <w:t>根据</w:t>
      </w:r>
      <w:r>
        <w:rPr>
          <w:rFonts w:eastAsia="方正宋刻本秀楷简体" w:hint="eastAsia"/>
          <w:sz w:val="18"/>
          <w:szCs w:val="21"/>
        </w:rPr>
        <w:t xml:space="preserve"> </w:t>
      </w:r>
      <w:proofErr w:type="spellStart"/>
      <w:r>
        <w:rPr>
          <w:rFonts w:eastAsia="方正宋刻本秀楷简体" w:hint="eastAsia"/>
          <w:sz w:val="18"/>
          <w:szCs w:val="21"/>
        </w:rPr>
        <w:t>vsftpd</w:t>
      </w:r>
      <w:proofErr w:type="spellEnd"/>
      <w:r>
        <w:rPr>
          <w:rFonts w:eastAsia="方正宋刻本秀楷简体" w:hint="eastAsia"/>
          <w:sz w:val="18"/>
          <w:szCs w:val="21"/>
        </w:rPr>
        <w:t>@.service</w:t>
      </w:r>
      <w:r>
        <w:rPr>
          <w:rFonts w:eastAsia="方正宋刻本秀楷简体" w:hint="eastAsia"/>
          <w:sz w:val="18"/>
          <w:szCs w:val="21"/>
        </w:rPr>
        <w:t>的建议，于</w:t>
      </w:r>
      <w:r>
        <w:rPr>
          <w:rFonts w:eastAsia="方正宋刻本秀楷简体" w:hint="eastAsia"/>
          <w:sz w:val="18"/>
          <w:szCs w:val="21"/>
        </w:rPr>
        <w:t xml:space="preserve">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w:t>
      </w:r>
      <w:r>
        <w:rPr>
          <w:rFonts w:eastAsia="方正宋刻本秀楷简体" w:hint="eastAsia"/>
          <w:sz w:val="18"/>
          <w:szCs w:val="21"/>
        </w:rPr>
        <w:t>下面先创建新的配置文件</w:t>
      </w:r>
      <w:r>
        <w:rPr>
          <w:rFonts w:eastAsia="方正宋刻本秀楷简体" w:hint="eastAsia"/>
          <w:sz w:val="18"/>
          <w:szCs w:val="21"/>
        </w:rPr>
        <w:br/>
        <w:t>cd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br/>
        <w:t xml:space="preserve">cp </w:t>
      </w:r>
      <w:proofErr w:type="spellStart"/>
      <w:r>
        <w:rPr>
          <w:rFonts w:eastAsia="方正宋刻本秀楷简体" w:hint="eastAsia"/>
          <w:sz w:val="18"/>
          <w:szCs w:val="21"/>
        </w:rPr>
        <w:t>vsftpd.</w:t>
      </w:r>
      <w:proofErr w:type="gramStart"/>
      <w:r>
        <w:rPr>
          <w:rFonts w:eastAsia="方正宋刻本秀楷简体" w:hint="eastAsia"/>
          <w:sz w:val="18"/>
          <w:szCs w:val="21"/>
        </w:rPr>
        <w:t>conf</w:t>
      </w:r>
      <w:proofErr w:type="spellEnd"/>
      <w:r>
        <w:rPr>
          <w:rFonts w:eastAsia="方正宋刻本秀楷简体" w:hint="eastAsia"/>
          <w:sz w:val="18"/>
          <w:szCs w:val="21"/>
        </w:rPr>
        <w:t xml:space="preserve">  </w:t>
      </w:r>
      <w:r>
        <w:rPr>
          <w:rFonts w:eastAsia="方正宋刻本秀楷简体" w:hint="eastAsia"/>
          <w:b/>
          <w:bCs/>
          <w:sz w:val="18"/>
          <w:szCs w:val="21"/>
        </w:rPr>
        <w:t>vsftpd3.conf</w:t>
      </w:r>
      <w:proofErr w:type="gramEnd"/>
      <w:r>
        <w:rPr>
          <w:rFonts w:eastAsia="方正宋刻本秀楷简体" w:hint="eastAsia"/>
          <w:sz w:val="18"/>
          <w:szCs w:val="21"/>
        </w:rPr>
        <w:br/>
        <w:t>vim vsftpd3.conf</w:t>
      </w:r>
    </w:p>
    <w:p w14:paraId="2A9A5FFA" w14:textId="77777777" w:rsidR="00ED6DF6" w:rsidRDefault="00ED6DF6" w:rsidP="00E17072">
      <w:pPr>
        <w:widowControl/>
        <w:ind w:firstLine="420"/>
        <w:jc w:val="left"/>
        <w:rPr>
          <w:rFonts w:eastAsia="方正宋刻本秀楷简体"/>
          <w:sz w:val="18"/>
          <w:szCs w:val="21"/>
        </w:rPr>
      </w:pPr>
      <w:r>
        <w:rPr>
          <w:rFonts w:eastAsia="方正宋刻本秀楷简体" w:hint="eastAsia"/>
          <w:sz w:val="18"/>
          <w:szCs w:val="21"/>
        </w:rPr>
        <w:t xml:space="preserve">listen_port=2121 </w:t>
      </w:r>
    </w:p>
    <w:p w14:paraId="7F60B72F" w14:textId="77777777" w:rsidR="00ED6DF6" w:rsidRDefault="00ED6DF6">
      <w:pPr>
        <w:widowControl/>
        <w:jc w:val="left"/>
        <w:rPr>
          <w:rFonts w:eastAsia="方正宋刻本秀楷简体"/>
          <w:sz w:val="18"/>
          <w:szCs w:val="21"/>
        </w:rPr>
      </w:pPr>
    </w:p>
    <w:p w14:paraId="3C607D36" w14:textId="77777777" w:rsidR="00ED6DF6" w:rsidRDefault="00ED6DF6" w:rsidP="00E17072">
      <w:pPr>
        <w:widowControl/>
        <w:jc w:val="left"/>
        <w:rPr>
          <w:rFonts w:eastAsia="方正宋刻本秀楷简体"/>
          <w:sz w:val="18"/>
          <w:szCs w:val="21"/>
        </w:rPr>
      </w:pPr>
      <w:proofErr w:type="spellStart"/>
      <w:r>
        <w:rPr>
          <w:rFonts w:eastAsia="方正宋刻本秀楷简体" w:hint="eastAsia"/>
          <w:b/>
          <w:bCs/>
          <w:sz w:val="18"/>
          <w:szCs w:val="21"/>
        </w:rPr>
        <w:t>systemctl</w:t>
      </w:r>
      <w:proofErr w:type="spellEnd"/>
      <w:r>
        <w:rPr>
          <w:rFonts w:eastAsia="方正宋刻本秀楷简体" w:hint="eastAsia"/>
          <w:b/>
          <w:bCs/>
          <w:sz w:val="18"/>
          <w:szCs w:val="21"/>
        </w:rPr>
        <w:t xml:space="preserve"> start vsftpd@vsftpd3.service</w:t>
      </w:r>
      <w:r>
        <w:rPr>
          <w:rFonts w:eastAsia="方正宋刻本秀楷简体" w:hint="eastAsia"/>
          <w:b/>
          <w:bCs/>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status vsftpd@vsftpd3.service</w:t>
      </w:r>
      <w:r>
        <w:rPr>
          <w:rFonts w:eastAsia="方正宋刻本秀楷简体" w:hint="eastAsia"/>
          <w:sz w:val="18"/>
          <w:szCs w:val="21"/>
        </w:rPr>
        <w:br/>
      </w:r>
      <w:r w:rsidR="00E17072">
        <w:rPr>
          <w:rFonts w:eastAsia="方正宋刻本秀楷简体"/>
          <w:sz w:val="18"/>
          <w:szCs w:val="21"/>
        </w:rPr>
        <w:t xml:space="preserve">     </w:t>
      </w:r>
      <w:proofErr w:type="spellStart"/>
      <w:r>
        <w:rPr>
          <w:rFonts w:eastAsia="方正宋刻本秀楷简体" w:hint="eastAsia"/>
          <w:sz w:val="18"/>
          <w:szCs w:val="21"/>
        </w:rPr>
        <w:t>vsftpd@vsftpd3.service</w:t>
      </w:r>
      <w:proofErr w:type="spellEnd"/>
      <w:r>
        <w:rPr>
          <w:rFonts w:eastAsia="方正宋刻本秀楷简体" w:hint="eastAsia"/>
          <w:sz w:val="18"/>
          <w:szCs w:val="21"/>
        </w:rPr>
        <w:t xml:space="preserve"> - </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ftp daemon</w:t>
      </w:r>
      <w:r>
        <w:rPr>
          <w:rFonts w:eastAsia="方正宋刻本秀楷简体" w:hint="eastAsia"/>
          <w:sz w:val="18"/>
          <w:szCs w:val="21"/>
        </w:rPr>
        <w:br/>
      </w:r>
      <w:r w:rsidR="00E17072">
        <w:rPr>
          <w:rFonts w:eastAsia="方正宋刻本秀楷简体"/>
          <w:sz w:val="18"/>
          <w:szCs w:val="21"/>
        </w:rPr>
        <w:t xml:space="preserve">     </w:t>
      </w:r>
      <w:r>
        <w:rPr>
          <w:rFonts w:eastAsia="方正宋刻本秀楷简体" w:hint="eastAsia"/>
          <w:sz w:val="18"/>
          <w:szCs w:val="21"/>
        </w:rPr>
        <w:t xml:space="preserve">Loaded: loaded </w:t>
      </w:r>
      <w:r>
        <w:rPr>
          <w:rFonts w:eastAsia="方正宋刻本秀楷简体" w:hint="eastAsia"/>
          <w:sz w:val="18"/>
          <w:szCs w:val="21"/>
        </w:rPr>
        <w:t>（</w:t>
      </w:r>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systemd</w:t>
      </w:r>
      <w:proofErr w:type="spellEnd"/>
      <w:r>
        <w:rPr>
          <w:rFonts w:eastAsia="方正宋刻本秀楷简体" w:hint="eastAsia"/>
          <w:sz w:val="18"/>
          <w:szCs w:val="21"/>
        </w:rPr>
        <w:t>/system/</w:t>
      </w:r>
      <w:proofErr w:type="spellStart"/>
      <w:r>
        <w:rPr>
          <w:rFonts w:eastAsia="方正宋刻本秀楷简体" w:hint="eastAsia"/>
          <w:sz w:val="18"/>
          <w:szCs w:val="21"/>
        </w:rPr>
        <w:t>vsftpd</w:t>
      </w:r>
      <w:proofErr w:type="spellEnd"/>
      <w:r>
        <w:rPr>
          <w:rFonts w:eastAsia="方正宋刻本秀楷简体" w:hint="eastAsia"/>
          <w:sz w:val="18"/>
          <w:szCs w:val="21"/>
        </w:rPr>
        <w:t>@.service; disabled</w:t>
      </w:r>
      <w:r>
        <w:rPr>
          <w:rFonts w:eastAsia="方正宋刻本秀楷简体" w:hint="eastAsia"/>
          <w:sz w:val="18"/>
          <w:szCs w:val="21"/>
        </w:rPr>
        <w:t>）</w:t>
      </w:r>
      <w:r>
        <w:rPr>
          <w:rFonts w:eastAsia="方正宋刻本秀楷简体" w:hint="eastAsia"/>
          <w:sz w:val="18"/>
          <w:szCs w:val="21"/>
        </w:rPr>
        <w:br/>
      </w:r>
      <w:r w:rsidR="00E17072">
        <w:rPr>
          <w:rFonts w:eastAsia="方正宋刻本秀楷简体"/>
          <w:sz w:val="18"/>
          <w:szCs w:val="21"/>
        </w:rPr>
        <w:t xml:space="preserve">     </w:t>
      </w:r>
      <w:r>
        <w:rPr>
          <w:rFonts w:eastAsia="方正宋刻本秀楷简体" w:hint="eastAsia"/>
          <w:sz w:val="18"/>
          <w:szCs w:val="21"/>
        </w:rPr>
        <w:t xml:space="preserve">Active: active </w:t>
      </w:r>
      <w:r>
        <w:rPr>
          <w:rFonts w:eastAsia="方正宋刻本秀楷简体" w:hint="eastAsia"/>
          <w:sz w:val="18"/>
          <w:szCs w:val="21"/>
        </w:rPr>
        <w:t>（</w:t>
      </w:r>
      <w:r>
        <w:rPr>
          <w:rFonts w:eastAsia="方正宋刻本秀楷简体" w:hint="eastAsia"/>
          <w:sz w:val="18"/>
          <w:szCs w:val="21"/>
        </w:rPr>
        <w:t>running</w:t>
      </w:r>
      <w:r>
        <w:rPr>
          <w:rFonts w:eastAsia="方正宋刻本秀楷简体" w:hint="eastAsia"/>
          <w:sz w:val="18"/>
          <w:szCs w:val="21"/>
        </w:rPr>
        <w:t>）</w:t>
      </w:r>
      <w:r>
        <w:rPr>
          <w:rFonts w:eastAsia="方正宋刻本秀楷简体" w:hint="eastAsia"/>
          <w:sz w:val="18"/>
          <w:szCs w:val="21"/>
        </w:rPr>
        <w:t xml:space="preserve"> since Thu 2015-08-13 01:34:05 CST; 5s ago </w:t>
      </w:r>
    </w:p>
    <w:p w14:paraId="5CB05343" w14:textId="77777777" w:rsidR="00ED6DF6" w:rsidRDefault="00ED6DF6">
      <w:pPr>
        <w:widowControl/>
        <w:jc w:val="left"/>
        <w:rPr>
          <w:rFonts w:eastAsia="方正宋刻本秀楷简体"/>
          <w:sz w:val="18"/>
          <w:szCs w:val="21"/>
        </w:rPr>
      </w:pPr>
    </w:p>
    <w:p w14:paraId="73771897" w14:textId="77777777" w:rsidR="00ED6DF6" w:rsidRDefault="00ED6DF6">
      <w:pPr>
        <w:widowControl/>
        <w:jc w:val="left"/>
        <w:rPr>
          <w:rFonts w:eastAsia="方正宋刻本秀楷简体"/>
          <w:sz w:val="18"/>
          <w:szCs w:val="21"/>
        </w:rPr>
      </w:pPr>
      <w:r>
        <w:rPr>
          <w:rFonts w:eastAsia="方正宋刻本秀楷简体" w:hint="eastAsia"/>
          <w:sz w:val="18"/>
          <w:szCs w:val="21"/>
        </w:rPr>
        <w:t>netstat -</w:t>
      </w:r>
      <w:proofErr w:type="spellStart"/>
      <w:r>
        <w:rPr>
          <w:rFonts w:eastAsia="方正宋刻本秀楷简体" w:hint="eastAsia"/>
          <w:sz w:val="18"/>
          <w:szCs w:val="21"/>
        </w:rPr>
        <w:t>tlnp</w:t>
      </w:r>
      <w:proofErr w:type="spellEnd"/>
      <w:r>
        <w:rPr>
          <w:rFonts w:eastAsia="方正宋刻本秀楷简体" w:hint="eastAsia"/>
          <w:sz w:val="18"/>
          <w:szCs w:val="21"/>
        </w:rPr>
        <w:br/>
        <w:t xml:space="preserve">Active Internet connections </w:t>
      </w:r>
      <w:r>
        <w:rPr>
          <w:rFonts w:eastAsia="方正宋刻本秀楷简体" w:hint="eastAsia"/>
          <w:sz w:val="18"/>
          <w:szCs w:val="21"/>
        </w:rPr>
        <w:t>（</w:t>
      </w:r>
      <w:r>
        <w:rPr>
          <w:rFonts w:eastAsia="方正宋刻本秀楷简体" w:hint="eastAsia"/>
          <w:sz w:val="18"/>
          <w:szCs w:val="21"/>
        </w:rPr>
        <w:t>only servers</w:t>
      </w:r>
      <w:r>
        <w:rPr>
          <w:rFonts w:eastAsia="方正宋刻本秀楷简体" w:hint="eastAsia"/>
          <w:sz w:val="18"/>
          <w:szCs w:val="21"/>
        </w:rPr>
        <w:t>）</w:t>
      </w:r>
      <w:r>
        <w:rPr>
          <w:rFonts w:eastAsia="方正宋刻本秀楷简体" w:hint="eastAsia"/>
          <w:sz w:val="18"/>
          <w:szCs w:val="21"/>
        </w:rPr>
        <w:br/>
        <w:t xml:space="preserve">Proto </w:t>
      </w:r>
      <w:proofErr w:type="spellStart"/>
      <w:r>
        <w:rPr>
          <w:rFonts w:eastAsia="方正宋刻本秀楷简体" w:hint="eastAsia"/>
          <w:sz w:val="18"/>
          <w:szCs w:val="21"/>
        </w:rPr>
        <w:t>Recv</w:t>
      </w:r>
      <w:proofErr w:type="spellEnd"/>
      <w:r>
        <w:rPr>
          <w:rFonts w:eastAsia="方正宋刻本秀楷简体" w:hint="eastAsia"/>
          <w:sz w:val="18"/>
          <w:szCs w:val="21"/>
        </w:rPr>
        <w:t>-Q Send-Q Local Address Foreign Address State PID/Program name</w:t>
      </w:r>
      <w:r>
        <w:rPr>
          <w:rFonts w:eastAsia="方正宋刻本秀楷简体" w:hint="eastAsia"/>
          <w:sz w:val="18"/>
          <w:szCs w:val="21"/>
        </w:rPr>
        <w:br/>
        <w:t>tcp6 0 0 :</w:t>
      </w:r>
      <w:proofErr w:type="gramStart"/>
      <w:r>
        <w:rPr>
          <w:rFonts w:eastAsia="方正宋刻本秀楷简体" w:hint="eastAsia"/>
          <w:sz w:val="18"/>
          <w:szCs w:val="21"/>
        </w:rPr>
        <w:t>::</w:t>
      </w:r>
      <w:proofErr w:type="gramEnd"/>
      <w:r>
        <w:rPr>
          <w:rFonts w:eastAsia="方正宋刻本秀楷简体" w:hint="eastAsia"/>
          <w:sz w:val="18"/>
          <w:szCs w:val="21"/>
        </w:rPr>
        <w:t>2121 :::* LISTEN 16404/</w:t>
      </w:r>
      <w:proofErr w:type="spellStart"/>
      <w:r>
        <w:rPr>
          <w:rFonts w:eastAsia="方正宋刻本秀楷简体" w:hint="eastAsia"/>
          <w:sz w:val="18"/>
          <w:szCs w:val="21"/>
        </w:rPr>
        <w:t>vsftpd</w:t>
      </w:r>
      <w:proofErr w:type="spellEnd"/>
      <w:r>
        <w:rPr>
          <w:rFonts w:eastAsia="方正宋刻本秀楷简体" w:hint="eastAsia"/>
          <w:sz w:val="18"/>
          <w:szCs w:val="21"/>
        </w:rPr>
        <w:br/>
        <w:t>tcp6 0 0 :::555 :::* LISTEN 12672/</w:t>
      </w:r>
      <w:proofErr w:type="spellStart"/>
      <w:r>
        <w:rPr>
          <w:rFonts w:eastAsia="方正宋刻本秀楷简体" w:hint="eastAsia"/>
          <w:sz w:val="18"/>
          <w:szCs w:val="21"/>
        </w:rPr>
        <w:t>vsftpd</w:t>
      </w:r>
      <w:proofErr w:type="spellEnd"/>
      <w:r>
        <w:rPr>
          <w:rFonts w:eastAsia="方正宋刻本秀楷简体" w:hint="eastAsia"/>
          <w:sz w:val="18"/>
          <w:szCs w:val="21"/>
        </w:rPr>
        <w:br/>
        <w:t>tcp6 0 0 :::21 :::* LISTEN 12670/</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w:t>
      </w:r>
    </w:p>
    <w:p w14:paraId="3AF73E3C" w14:textId="77777777" w:rsidR="00ED6DF6" w:rsidRDefault="00ED6DF6">
      <w:pPr>
        <w:widowControl/>
        <w:jc w:val="left"/>
        <w:rPr>
          <w:rFonts w:eastAsia="方正宋刻本秀楷简体"/>
          <w:sz w:val="18"/>
          <w:szCs w:val="21"/>
        </w:rPr>
      </w:pPr>
    </w:p>
    <w:p w14:paraId="3A1B547F" w14:textId="77777777" w:rsidR="00ED6DF6" w:rsidRDefault="00ED6DF6">
      <w:pPr>
        <w:widowControl/>
        <w:jc w:val="left"/>
        <w:rPr>
          <w:rFonts w:eastAsia="方正宋刻本秀楷简体"/>
          <w:sz w:val="18"/>
          <w:szCs w:val="21"/>
        </w:rPr>
      </w:pPr>
      <w:r>
        <w:rPr>
          <w:rFonts w:eastAsia="方正宋刻本秀楷简体" w:hint="eastAsia"/>
          <w:sz w:val="18"/>
          <w:szCs w:val="21"/>
        </w:rPr>
        <w:t>启用了</w:t>
      </w:r>
      <w:r>
        <w:rPr>
          <w:rFonts w:eastAsia="方正宋刻本秀楷简体" w:hint="eastAsia"/>
          <w:sz w:val="18"/>
          <w:szCs w:val="21"/>
        </w:rPr>
        <w:t>vsftpd@vsftpd3.service</w:t>
      </w:r>
      <w:r>
        <w:rPr>
          <w:rFonts w:eastAsia="方正宋刻本秀楷简体" w:hint="eastAsia"/>
          <w:sz w:val="18"/>
          <w:szCs w:val="21"/>
        </w:rPr>
        <w:t>，代表要使用的配置文件在</w:t>
      </w:r>
      <w:r>
        <w:rPr>
          <w:rFonts w:eastAsia="方正宋刻本秀楷简体" w:hint="eastAsia"/>
          <w:sz w:val="18"/>
          <w:szCs w:val="21"/>
        </w:rPr>
        <w:t xml:space="preserve">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/vsftpd3.conf</w:t>
      </w:r>
      <w:r>
        <w:rPr>
          <w:rFonts w:eastAsia="方正宋刻本秀楷简体" w:hint="eastAsia"/>
          <w:sz w:val="18"/>
          <w:szCs w:val="21"/>
        </w:rPr>
        <w:t>的意思！</w:t>
      </w:r>
    </w:p>
    <w:p w14:paraId="458557AA" w14:textId="77777777" w:rsidR="00ED6DF6" w:rsidRDefault="00ED6DF6">
      <w:pPr>
        <w:widowControl/>
        <w:jc w:val="left"/>
        <w:rPr>
          <w:rFonts w:eastAsia="方正宋刻本秀楷简体"/>
          <w:sz w:val="18"/>
          <w:szCs w:val="21"/>
        </w:rPr>
      </w:pPr>
      <w:r>
        <w:rPr>
          <w:rFonts w:eastAsia="方正宋刻本秀楷简体" w:hint="eastAsia"/>
          <w:sz w:val="18"/>
          <w:szCs w:val="21"/>
        </w:rPr>
        <w:t>所以可以通过修改</w:t>
      </w:r>
      <w:r>
        <w:rPr>
          <w:rFonts w:eastAsia="方正宋刻本秀楷简体" w:hint="eastAsia"/>
          <w:sz w:val="18"/>
          <w:szCs w:val="21"/>
        </w:rPr>
        <w:t>config</w:t>
      </w:r>
      <w:r>
        <w:rPr>
          <w:rFonts w:eastAsia="方正宋刻本秀楷简体" w:hint="eastAsia"/>
          <w:sz w:val="18"/>
          <w:szCs w:val="21"/>
        </w:rPr>
        <w:t>文件、直接启动</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@.service </w:t>
      </w:r>
      <w:r>
        <w:rPr>
          <w:rFonts w:eastAsia="方正宋刻本秀楷简体" w:hint="eastAsia"/>
          <w:sz w:val="18"/>
          <w:szCs w:val="21"/>
        </w:rPr>
        <w:t>而无须重新设置启动脚本</w:t>
      </w:r>
      <w:r>
        <w:rPr>
          <w:rFonts w:eastAsia="方正宋刻本秀楷简体" w:hint="eastAsia"/>
          <w:sz w:val="18"/>
          <w:szCs w:val="21"/>
        </w:rPr>
        <w:t xml:space="preserve"> </w:t>
      </w:r>
    </w:p>
    <w:p w14:paraId="2780F232" w14:textId="77777777" w:rsidR="00ED6DF6" w:rsidRDefault="00ED6DF6">
      <w:pPr>
        <w:widowControl/>
        <w:jc w:val="left"/>
        <w:rPr>
          <w:rFonts w:eastAsia="方正宋刻本秀楷简体"/>
          <w:sz w:val="18"/>
          <w:szCs w:val="21"/>
        </w:rPr>
      </w:pPr>
    </w:p>
    <w:p w14:paraId="18D82F0D" w14:textId="77777777" w:rsidR="00945272" w:rsidRDefault="00ED6DF6">
      <w:pPr>
        <w:widowControl/>
        <w:jc w:val="left"/>
        <w:rPr>
          <w:rFonts w:eastAsia="方正宋刻本秀楷简体"/>
          <w:sz w:val="18"/>
          <w:szCs w:val="21"/>
        </w:rPr>
      </w:pPr>
      <w:r>
        <w:rPr>
          <w:rFonts w:eastAsia="方正宋刻本秀楷简体" w:hint="eastAsia"/>
          <w:sz w:val="18"/>
          <w:szCs w:val="21"/>
        </w:rPr>
        <w:t>为啥这次</w:t>
      </w:r>
      <w:r>
        <w:rPr>
          <w:rFonts w:eastAsia="方正宋刻本秀楷简体" w:hint="eastAsia"/>
          <w:sz w:val="18"/>
          <w:szCs w:val="21"/>
        </w:rPr>
        <w:t xml:space="preserve"> FTP </w:t>
      </w:r>
      <w:r>
        <w:rPr>
          <w:rFonts w:eastAsia="方正宋刻本秀楷简体" w:hint="eastAsia"/>
          <w:sz w:val="18"/>
          <w:szCs w:val="21"/>
        </w:rPr>
        <w:t>增加了</w:t>
      </w:r>
      <w:r>
        <w:rPr>
          <w:rFonts w:eastAsia="方正宋刻本秀楷简体" w:hint="eastAsia"/>
          <w:sz w:val="18"/>
          <w:szCs w:val="21"/>
        </w:rPr>
        <w:t xml:space="preserve"> 2121 </w:t>
      </w:r>
      <w:r>
        <w:rPr>
          <w:rFonts w:eastAsia="方正宋刻本秀楷简体" w:hint="eastAsia"/>
          <w:sz w:val="18"/>
          <w:szCs w:val="21"/>
        </w:rPr>
        <w:t>端口却不用修改</w:t>
      </w:r>
      <w:r>
        <w:rPr>
          <w:rFonts w:eastAsia="方正宋刻本秀楷简体" w:hint="eastAsia"/>
          <w:sz w:val="18"/>
          <w:szCs w:val="21"/>
        </w:rPr>
        <w:t xml:space="preserve"> SELinux </w:t>
      </w:r>
      <w:r>
        <w:rPr>
          <w:rFonts w:eastAsia="方正宋刻本秀楷简体" w:hint="eastAsia"/>
          <w:sz w:val="18"/>
          <w:szCs w:val="21"/>
        </w:rPr>
        <w:t>呢？这是因为默认启动小于</w:t>
      </w:r>
      <w:r>
        <w:rPr>
          <w:rFonts w:eastAsia="方正宋刻本秀楷简体" w:hint="eastAsia"/>
          <w:sz w:val="18"/>
          <w:szCs w:val="21"/>
        </w:rPr>
        <w:t xml:space="preserve"> 1024 </w:t>
      </w:r>
      <w:r>
        <w:rPr>
          <w:rFonts w:eastAsia="方正宋刻本秀楷简体" w:hint="eastAsia"/>
          <w:sz w:val="18"/>
          <w:szCs w:val="21"/>
        </w:rPr>
        <w:t>号码以下的端</w:t>
      </w:r>
      <w:r>
        <w:rPr>
          <w:rFonts w:eastAsia="方正宋刻本秀楷简体" w:hint="eastAsia"/>
          <w:sz w:val="18"/>
          <w:szCs w:val="21"/>
        </w:rPr>
        <w:br/>
      </w:r>
      <w:r>
        <w:rPr>
          <w:rFonts w:eastAsia="方正宋刻本秀楷简体" w:hint="eastAsia"/>
          <w:sz w:val="18"/>
          <w:szCs w:val="21"/>
        </w:rPr>
        <w:t>口时，</w:t>
      </w:r>
      <w:r>
        <w:rPr>
          <w:rFonts w:eastAsia="方正宋刻本秀楷简体" w:hint="eastAsia"/>
          <w:sz w:val="18"/>
          <w:szCs w:val="21"/>
        </w:rPr>
        <w:t xml:space="preserve"> </w:t>
      </w:r>
      <w:r>
        <w:rPr>
          <w:rFonts w:eastAsia="方正宋刻本秀楷简体" w:hint="eastAsia"/>
          <w:sz w:val="18"/>
          <w:szCs w:val="21"/>
        </w:rPr>
        <w:t>需要使用到</w:t>
      </w:r>
      <w:r>
        <w:rPr>
          <w:rFonts w:eastAsia="方正宋刻本秀楷简体" w:hint="eastAsia"/>
          <w:sz w:val="18"/>
          <w:szCs w:val="21"/>
        </w:rPr>
        <w:t xml:space="preserve"> root </w:t>
      </w:r>
      <w:r>
        <w:rPr>
          <w:rFonts w:eastAsia="方正宋刻本秀楷简体" w:hint="eastAsia"/>
          <w:sz w:val="18"/>
          <w:szCs w:val="21"/>
        </w:rPr>
        <w:t>的权限，因此小于</w:t>
      </w:r>
      <w:r>
        <w:rPr>
          <w:rFonts w:eastAsia="方正宋刻本秀楷简体" w:hint="eastAsia"/>
          <w:sz w:val="18"/>
          <w:szCs w:val="21"/>
        </w:rPr>
        <w:t xml:space="preserve"> 1024 </w:t>
      </w:r>
      <w:r>
        <w:rPr>
          <w:rFonts w:eastAsia="方正宋刻本秀楷简体" w:hint="eastAsia"/>
          <w:sz w:val="18"/>
          <w:szCs w:val="21"/>
        </w:rPr>
        <w:t>以下端口的启动较可怕</w:t>
      </w:r>
      <w:r>
        <w:rPr>
          <w:rFonts w:eastAsia="方正宋刻本秀楷简体" w:hint="eastAsia"/>
          <w:sz w:val="18"/>
          <w:szCs w:val="21"/>
        </w:rPr>
        <w:t xml:space="preserve"> </w:t>
      </w:r>
    </w:p>
    <w:p w14:paraId="3891B2C1" w14:textId="77777777" w:rsidR="00ED6DF6" w:rsidRPr="00FE2A92" w:rsidRDefault="00945272">
      <w:pPr>
        <w:widowControl/>
        <w:jc w:val="left"/>
        <w:rPr>
          <w:rFonts w:eastAsia="方正宋刻本秀楷简体"/>
          <w:b/>
          <w:bCs/>
          <w:sz w:val="24"/>
          <w:szCs w:val="32"/>
        </w:rPr>
      </w:pPr>
      <w:r>
        <w:rPr>
          <w:rFonts w:eastAsia="方正宋刻本秀楷简体"/>
          <w:sz w:val="18"/>
          <w:szCs w:val="21"/>
        </w:rPr>
        <w:br w:type="page"/>
      </w:r>
      <w:r w:rsidRPr="00FE2A92">
        <w:rPr>
          <w:rFonts w:eastAsia="方正宋刻本秀楷简体" w:hint="eastAsia"/>
          <w:b/>
          <w:bCs/>
          <w:sz w:val="24"/>
          <w:szCs w:val="32"/>
        </w:rPr>
        <w:lastRenderedPageBreak/>
        <w:t>自己创建服务</w:t>
      </w:r>
    </w:p>
    <w:p w14:paraId="48837652" w14:textId="77777777" w:rsidR="00945272" w:rsidRDefault="00945272" w:rsidP="00E17072">
      <w:pPr>
        <w:widowControl/>
        <w:ind w:left="840" w:hanging="420"/>
        <w:jc w:val="left"/>
        <w:rPr>
          <w:rFonts w:eastAsia="方正宋刻本秀楷简体"/>
          <w:sz w:val="18"/>
          <w:szCs w:val="21"/>
        </w:rPr>
      </w:pPr>
      <w:r w:rsidRPr="00945272">
        <w:rPr>
          <w:rFonts w:eastAsia="方正宋刻本秀楷简体"/>
          <w:sz w:val="18"/>
          <w:szCs w:val="21"/>
        </w:rPr>
        <w:t>vim /backups/backup.sh</w:t>
      </w:r>
      <w:r>
        <w:rPr>
          <w:rFonts w:eastAsia="方正宋刻本秀楷简体"/>
          <w:sz w:val="18"/>
          <w:szCs w:val="21"/>
        </w:rPr>
        <w:tab/>
      </w:r>
      <w:r>
        <w:rPr>
          <w:rFonts w:eastAsia="方正宋刻本秀楷简体"/>
          <w:sz w:val="18"/>
          <w:szCs w:val="21"/>
        </w:rPr>
        <w:tab/>
      </w:r>
      <w:r>
        <w:rPr>
          <w:rFonts w:eastAsia="方正宋刻本秀楷简体"/>
          <w:sz w:val="18"/>
          <w:szCs w:val="21"/>
        </w:rPr>
        <w:tab/>
      </w:r>
      <w:r>
        <w:rPr>
          <w:rFonts w:eastAsia="方正宋刻本秀楷简体"/>
          <w:sz w:val="18"/>
          <w:szCs w:val="21"/>
        </w:rPr>
        <w:tab/>
      </w:r>
      <w:r>
        <w:rPr>
          <w:rFonts w:eastAsia="方正宋刻本秀楷简体"/>
          <w:sz w:val="18"/>
          <w:szCs w:val="21"/>
        </w:rPr>
        <w:tab/>
      </w:r>
      <w:r>
        <w:rPr>
          <w:rFonts w:eastAsia="方正宋刻本秀楷简体" w:hint="eastAsia"/>
          <w:sz w:val="18"/>
          <w:szCs w:val="21"/>
        </w:rPr>
        <w:t>#</w:t>
      </w:r>
      <w:r>
        <w:rPr>
          <w:rFonts w:eastAsia="方正宋刻本秀楷简体" w:hint="eastAsia"/>
          <w:sz w:val="18"/>
          <w:szCs w:val="21"/>
        </w:rPr>
        <w:t>编写脚本</w:t>
      </w:r>
      <w:r w:rsidRPr="00945272">
        <w:rPr>
          <w:rFonts w:eastAsia="方正宋刻本秀楷简体"/>
          <w:sz w:val="18"/>
          <w:szCs w:val="21"/>
        </w:rPr>
        <w:br/>
        <w:t>#!/bin/bash</w:t>
      </w:r>
      <w:r w:rsidRPr="00945272">
        <w:rPr>
          <w:rFonts w:eastAsia="方正宋刻本秀楷简体"/>
          <w:sz w:val="18"/>
          <w:szCs w:val="21"/>
        </w:rPr>
        <w:br/>
        <w:t>source="/</w:t>
      </w:r>
      <w:proofErr w:type="spellStart"/>
      <w:r w:rsidRPr="00945272">
        <w:rPr>
          <w:rFonts w:eastAsia="方正宋刻本秀楷简体"/>
          <w:sz w:val="18"/>
          <w:szCs w:val="21"/>
        </w:rPr>
        <w:t>etc</w:t>
      </w:r>
      <w:proofErr w:type="spellEnd"/>
      <w:r w:rsidRPr="00945272">
        <w:rPr>
          <w:rFonts w:eastAsia="方正宋刻本秀楷简体"/>
          <w:sz w:val="18"/>
          <w:szCs w:val="21"/>
        </w:rPr>
        <w:t xml:space="preserve"> /home /root /var/lib /var/spool/{</w:t>
      </w:r>
      <w:proofErr w:type="spellStart"/>
      <w:r w:rsidRPr="00945272">
        <w:rPr>
          <w:rFonts w:eastAsia="方正宋刻本秀楷简体"/>
          <w:sz w:val="18"/>
          <w:szCs w:val="21"/>
        </w:rPr>
        <w:t>cron,at,mail</w:t>
      </w:r>
      <w:proofErr w:type="spellEnd"/>
      <w:r w:rsidRPr="00945272">
        <w:rPr>
          <w:rFonts w:eastAsia="方正宋刻本秀楷简体"/>
          <w:sz w:val="18"/>
          <w:szCs w:val="21"/>
        </w:rPr>
        <w:t>}"</w:t>
      </w:r>
      <w:r w:rsidRPr="00945272">
        <w:rPr>
          <w:rFonts w:eastAsia="方正宋刻本秀楷简体"/>
          <w:sz w:val="18"/>
          <w:szCs w:val="21"/>
        </w:rPr>
        <w:br/>
        <w:t>target="/backups/backup-system-$</w:t>
      </w:r>
      <w:r w:rsidRPr="00945272">
        <w:rPr>
          <w:rFonts w:eastAsia="方正宋刻本秀楷简体"/>
          <w:sz w:val="18"/>
          <w:szCs w:val="21"/>
        </w:rPr>
        <w:t>（</w:t>
      </w:r>
      <w:r w:rsidRPr="00945272">
        <w:rPr>
          <w:rFonts w:eastAsia="方正宋刻本秀楷简体"/>
          <w:sz w:val="18"/>
          <w:szCs w:val="21"/>
        </w:rPr>
        <w:t>date +%Y-%m-%d</w:t>
      </w:r>
      <w:r w:rsidRPr="00945272">
        <w:rPr>
          <w:rFonts w:eastAsia="方正宋刻本秀楷简体"/>
          <w:sz w:val="18"/>
          <w:szCs w:val="21"/>
        </w:rPr>
        <w:t>）</w:t>
      </w:r>
      <w:r w:rsidRPr="00945272">
        <w:rPr>
          <w:rFonts w:eastAsia="方正宋刻本秀楷简体"/>
          <w:sz w:val="18"/>
          <w:szCs w:val="21"/>
        </w:rPr>
        <w:t>.tar.gz"</w:t>
      </w:r>
      <w:r w:rsidRPr="00945272">
        <w:rPr>
          <w:rFonts w:eastAsia="方正宋刻本秀楷简体"/>
          <w:sz w:val="18"/>
          <w:szCs w:val="21"/>
        </w:rPr>
        <w:br/>
      </w:r>
      <w:proofErr w:type="gramStart"/>
      <w:r w:rsidRPr="00945272">
        <w:rPr>
          <w:rFonts w:eastAsia="方正宋刻本秀楷简体"/>
          <w:sz w:val="18"/>
          <w:szCs w:val="21"/>
        </w:rPr>
        <w:t>[ !</w:t>
      </w:r>
      <w:proofErr w:type="gramEnd"/>
      <w:r w:rsidRPr="00945272">
        <w:rPr>
          <w:rFonts w:eastAsia="方正宋刻本秀楷简体"/>
          <w:sz w:val="18"/>
          <w:szCs w:val="21"/>
        </w:rPr>
        <w:t xml:space="preserve"> -d /backups ] &amp;&amp; mkdir /backups</w:t>
      </w:r>
      <w:r w:rsidRPr="00945272">
        <w:rPr>
          <w:rFonts w:eastAsia="方正宋刻本秀楷简体"/>
          <w:sz w:val="18"/>
          <w:szCs w:val="21"/>
        </w:rPr>
        <w:br/>
        <w:t>tar -</w:t>
      </w:r>
      <w:proofErr w:type="spellStart"/>
      <w:r w:rsidRPr="00945272">
        <w:rPr>
          <w:rFonts w:eastAsia="方正宋刻本秀楷简体"/>
          <w:sz w:val="18"/>
          <w:szCs w:val="21"/>
        </w:rPr>
        <w:t>zcvf</w:t>
      </w:r>
      <w:proofErr w:type="spellEnd"/>
      <w:r w:rsidRPr="00945272">
        <w:rPr>
          <w:rFonts w:eastAsia="方正宋刻本秀楷简体"/>
          <w:sz w:val="18"/>
          <w:szCs w:val="21"/>
        </w:rPr>
        <w:t xml:space="preserve"> ${target} ${source} &amp;&gt; /backups/backup.log</w:t>
      </w:r>
    </w:p>
    <w:p w14:paraId="765F0A51" w14:textId="77777777" w:rsidR="00945272" w:rsidRDefault="00945272" w:rsidP="00945272">
      <w:pPr>
        <w:widowControl/>
        <w:ind w:left="420"/>
        <w:jc w:val="left"/>
        <w:rPr>
          <w:rFonts w:eastAsia="方正宋刻本秀楷简体"/>
          <w:sz w:val="18"/>
          <w:szCs w:val="21"/>
        </w:rPr>
      </w:pPr>
    </w:p>
    <w:p w14:paraId="371BC029" w14:textId="77777777" w:rsidR="00945272" w:rsidRDefault="00945272" w:rsidP="00E17072">
      <w:pPr>
        <w:widowControl/>
        <w:ind w:left="840" w:hanging="420"/>
        <w:jc w:val="left"/>
        <w:rPr>
          <w:rFonts w:eastAsia="方正宋刻本秀楷简体"/>
          <w:sz w:val="18"/>
          <w:szCs w:val="21"/>
        </w:rPr>
      </w:pPr>
      <w:r w:rsidRPr="00945272">
        <w:rPr>
          <w:rFonts w:eastAsia="方正宋刻本秀楷简体"/>
          <w:sz w:val="18"/>
          <w:szCs w:val="21"/>
        </w:rPr>
        <w:t>vim /</w:t>
      </w:r>
      <w:proofErr w:type="spellStart"/>
      <w:r w:rsidRPr="00945272">
        <w:rPr>
          <w:rFonts w:eastAsia="方正宋刻本秀楷简体"/>
          <w:sz w:val="18"/>
          <w:szCs w:val="21"/>
        </w:rPr>
        <w:t>etc</w:t>
      </w:r>
      <w:proofErr w:type="spellEnd"/>
      <w:r w:rsidRPr="00945272">
        <w:rPr>
          <w:rFonts w:eastAsia="方正宋刻本秀楷简体"/>
          <w:sz w:val="18"/>
          <w:szCs w:val="21"/>
        </w:rPr>
        <w:t>/</w:t>
      </w:r>
      <w:proofErr w:type="spellStart"/>
      <w:r w:rsidRPr="00945272">
        <w:rPr>
          <w:rFonts w:eastAsia="方正宋刻本秀楷简体"/>
          <w:sz w:val="18"/>
          <w:szCs w:val="21"/>
        </w:rPr>
        <w:t>systemd</w:t>
      </w:r>
      <w:proofErr w:type="spellEnd"/>
      <w:r w:rsidRPr="00945272">
        <w:rPr>
          <w:rFonts w:eastAsia="方正宋刻本秀楷简体"/>
          <w:sz w:val="18"/>
          <w:szCs w:val="21"/>
        </w:rPr>
        <w:t>/system/</w:t>
      </w:r>
      <w:proofErr w:type="spellStart"/>
      <w:r w:rsidRPr="00945272">
        <w:rPr>
          <w:rFonts w:eastAsia="方正宋刻本秀楷简体"/>
          <w:sz w:val="18"/>
          <w:szCs w:val="21"/>
        </w:rPr>
        <w:t>backup.service</w:t>
      </w:r>
      <w:proofErr w:type="spellEnd"/>
      <w:r w:rsidRPr="00945272">
        <w:rPr>
          <w:rFonts w:eastAsia="方正宋刻本秀楷简体"/>
          <w:sz w:val="18"/>
          <w:szCs w:val="21"/>
        </w:rPr>
        <w:tab/>
      </w:r>
      <w:r w:rsidRPr="00945272">
        <w:rPr>
          <w:rFonts w:eastAsia="方正宋刻本秀楷简体"/>
          <w:sz w:val="18"/>
          <w:szCs w:val="21"/>
        </w:rPr>
        <w:tab/>
      </w:r>
      <w:r w:rsidRPr="00945272">
        <w:rPr>
          <w:rFonts w:eastAsia="方正宋刻本秀楷简体"/>
          <w:sz w:val="18"/>
          <w:szCs w:val="21"/>
        </w:rPr>
        <w:tab/>
      </w:r>
      <w:r w:rsidRPr="00945272">
        <w:rPr>
          <w:rFonts w:eastAsia="方正宋刻本秀楷简体" w:hint="eastAsia"/>
          <w:sz w:val="18"/>
          <w:szCs w:val="21"/>
        </w:rPr>
        <w:t>#</w:t>
      </w:r>
      <w:r w:rsidRPr="00945272">
        <w:rPr>
          <w:rFonts w:eastAsia="方正宋刻本秀楷简体" w:hint="eastAsia"/>
          <w:sz w:val="18"/>
          <w:szCs w:val="21"/>
        </w:rPr>
        <w:t>编写启动脚本的设置</w:t>
      </w:r>
      <w:r w:rsidRPr="00945272">
        <w:rPr>
          <w:rFonts w:eastAsia="方正宋刻本秀楷简体"/>
          <w:sz w:val="18"/>
          <w:szCs w:val="21"/>
        </w:rPr>
        <w:br/>
        <w:t>[Unit]</w:t>
      </w:r>
      <w:r w:rsidRPr="00945272">
        <w:rPr>
          <w:rFonts w:eastAsia="方正宋刻本秀楷简体"/>
          <w:sz w:val="18"/>
          <w:szCs w:val="21"/>
        </w:rPr>
        <w:br/>
        <w:t>Description=backup my server</w:t>
      </w:r>
      <w:r w:rsidRPr="00945272">
        <w:rPr>
          <w:rFonts w:eastAsia="方正宋刻本秀楷简体"/>
          <w:sz w:val="18"/>
          <w:szCs w:val="21"/>
        </w:rPr>
        <w:br/>
      </w:r>
      <w:r w:rsidRPr="00945272">
        <w:rPr>
          <w:rFonts w:eastAsia="方正宋刻本秀楷简体"/>
          <w:b/>
          <w:bCs/>
          <w:sz w:val="18"/>
          <w:szCs w:val="21"/>
        </w:rPr>
        <w:t>Requires=</w:t>
      </w:r>
      <w:proofErr w:type="spellStart"/>
      <w:r w:rsidRPr="00945272">
        <w:rPr>
          <w:rFonts w:eastAsia="方正宋刻本秀楷简体"/>
          <w:b/>
          <w:bCs/>
          <w:sz w:val="18"/>
          <w:szCs w:val="21"/>
        </w:rPr>
        <w:t>atd.service</w:t>
      </w:r>
      <w:proofErr w:type="spellEnd"/>
      <w:r>
        <w:rPr>
          <w:rFonts w:eastAsia="方正宋刻本秀楷简体"/>
          <w:b/>
          <w:bCs/>
          <w:sz w:val="18"/>
          <w:szCs w:val="21"/>
        </w:rPr>
        <w:tab/>
      </w:r>
      <w:r>
        <w:rPr>
          <w:rFonts w:eastAsia="方正宋刻本秀楷简体"/>
          <w:b/>
          <w:bCs/>
          <w:sz w:val="18"/>
          <w:szCs w:val="21"/>
        </w:rPr>
        <w:tab/>
      </w:r>
      <w:r>
        <w:rPr>
          <w:rFonts w:eastAsia="方正宋刻本秀楷简体"/>
          <w:b/>
          <w:bCs/>
          <w:sz w:val="18"/>
          <w:szCs w:val="21"/>
        </w:rPr>
        <w:tab/>
      </w:r>
      <w:r>
        <w:rPr>
          <w:rFonts w:eastAsia="方正宋刻本秀楷简体"/>
          <w:b/>
          <w:bCs/>
          <w:sz w:val="18"/>
          <w:szCs w:val="21"/>
        </w:rPr>
        <w:tab/>
      </w:r>
      <w:r w:rsidRPr="00945272">
        <w:rPr>
          <w:rFonts w:eastAsia="方正宋刻本秀楷简体"/>
          <w:sz w:val="18"/>
          <w:szCs w:val="21"/>
        </w:rPr>
        <w:t>#ExecStart</w:t>
      </w:r>
      <w:r w:rsidRPr="00945272">
        <w:rPr>
          <w:rFonts w:eastAsia="方正宋刻本秀楷简体"/>
          <w:sz w:val="18"/>
          <w:szCs w:val="21"/>
        </w:rPr>
        <w:t>里用到</w:t>
      </w:r>
      <w:r w:rsidRPr="00945272">
        <w:rPr>
          <w:rFonts w:eastAsia="方正宋刻本秀楷简体"/>
          <w:sz w:val="18"/>
          <w:szCs w:val="21"/>
        </w:rPr>
        <w:t>at</w:t>
      </w:r>
      <w:r w:rsidRPr="00945272">
        <w:rPr>
          <w:rFonts w:eastAsia="方正宋刻本秀楷简体"/>
          <w:sz w:val="18"/>
          <w:szCs w:val="21"/>
        </w:rPr>
        <w:t>指令，因此，</w:t>
      </w:r>
      <w:proofErr w:type="spellStart"/>
      <w:r w:rsidRPr="00945272">
        <w:rPr>
          <w:rFonts w:eastAsia="方正宋刻本秀楷简体"/>
          <w:sz w:val="18"/>
          <w:szCs w:val="21"/>
        </w:rPr>
        <w:t>atd.service</w:t>
      </w:r>
      <w:proofErr w:type="spellEnd"/>
      <w:r w:rsidRPr="00945272">
        <w:rPr>
          <w:rFonts w:eastAsia="方正宋刻本秀楷简体"/>
          <w:sz w:val="18"/>
          <w:szCs w:val="21"/>
        </w:rPr>
        <w:t xml:space="preserve"> </w:t>
      </w:r>
      <w:r w:rsidRPr="00945272">
        <w:rPr>
          <w:rFonts w:eastAsia="方正宋刻本秀楷简体"/>
          <w:sz w:val="18"/>
          <w:szCs w:val="21"/>
        </w:rPr>
        <w:t>是一定要</w:t>
      </w:r>
      <w:r w:rsidR="00300B38">
        <w:rPr>
          <w:rFonts w:eastAsia="方正宋刻本秀楷简体" w:hint="eastAsia"/>
          <w:sz w:val="18"/>
          <w:szCs w:val="21"/>
        </w:rPr>
        <w:t>的</w:t>
      </w:r>
      <w:r w:rsidRPr="00945272">
        <w:rPr>
          <w:rFonts w:eastAsia="方正宋刻本秀楷简体"/>
          <w:sz w:val="18"/>
          <w:szCs w:val="21"/>
        </w:rPr>
        <w:t>服务！</w:t>
      </w:r>
      <w:r w:rsidRPr="00945272">
        <w:rPr>
          <w:rFonts w:eastAsia="方正宋刻本秀楷简体"/>
          <w:b/>
          <w:bCs/>
          <w:sz w:val="18"/>
          <w:szCs w:val="21"/>
        </w:rPr>
        <w:br/>
      </w:r>
      <w:r w:rsidRPr="00945272">
        <w:rPr>
          <w:rFonts w:eastAsia="方正宋刻本秀楷简体"/>
          <w:sz w:val="18"/>
          <w:szCs w:val="21"/>
        </w:rPr>
        <w:t>[Service]</w:t>
      </w:r>
      <w:r w:rsidRPr="00945272">
        <w:rPr>
          <w:rFonts w:eastAsia="方正宋刻本秀楷简体"/>
          <w:sz w:val="18"/>
          <w:szCs w:val="21"/>
        </w:rPr>
        <w:br/>
        <w:t>Type=simple</w:t>
      </w:r>
      <w:r w:rsidRPr="00945272">
        <w:rPr>
          <w:rFonts w:eastAsia="方正宋刻本秀楷简体"/>
          <w:sz w:val="18"/>
          <w:szCs w:val="21"/>
        </w:rPr>
        <w:br/>
        <w:t>ExecStart=/bin/bash -c " echo /backups/backup.sh |</w:t>
      </w:r>
      <w:r w:rsidRPr="00300B38">
        <w:rPr>
          <w:rFonts w:eastAsia="方正宋刻本秀楷简体"/>
          <w:b/>
          <w:bCs/>
          <w:sz w:val="18"/>
          <w:szCs w:val="21"/>
        </w:rPr>
        <w:t xml:space="preserve"> at </w:t>
      </w:r>
      <w:r w:rsidRPr="00945272">
        <w:rPr>
          <w:rFonts w:eastAsia="方正宋刻本秀楷简体"/>
          <w:sz w:val="18"/>
          <w:szCs w:val="21"/>
        </w:rPr>
        <w:t>now"</w:t>
      </w:r>
      <w:r w:rsidRPr="00945272">
        <w:rPr>
          <w:rFonts w:eastAsia="方正宋刻本秀楷简体"/>
          <w:sz w:val="18"/>
          <w:szCs w:val="21"/>
        </w:rPr>
        <w:br/>
        <w:t>[Install]</w:t>
      </w:r>
      <w:r w:rsidRPr="00945272">
        <w:rPr>
          <w:rFonts w:eastAsia="方正宋刻本秀楷简体"/>
          <w:sz w:val="18"/>
          <w:szCs w:val="21"/>
        </w:rPr>
        <w:br/>
        <w:t>WantedBy=multi-</w:t>
      </w:r>
      <w:proofErr w:type="gramStart"/>
      <w:r w:rsidRPr="00945272">
        <w:rPr>
          <w:rFonts w:eastAsia="方正宋刻本秀楷简体"/>
          <w:sz w:val="18"/>
          <w:szCs w:val="21"/>
        </w:rPr>
        <w:t>user.target</w:t>
      </w:r>
      <w:proofErr w:type="gramEnd"/>
      <w:r w:rsidRPr="00945272">
        <w:rPr>
          <w:rFonts w:eastAsia="方正宋刻本秀楷简体"/>
          <w:sz w:val="18"/>
          <w:szCs w:val="21"/>
        </w:rPr>
        <w:br/>
      </w:r>
    </w:p>
    <w:p w14:paraId="3EA7ACC0" w14:textId="77777777" w:rsidR="00945272" w:rsidRPr="00945272" w:rsidRDefault="00945272" w:rsidP="00945272">
      <w:pPr>
        <w:widowControl/>
        <w:ind w:left="420"/>
        <w:jc w:val="left"/>
        <w:rPr>
          <w:rFonts w:eastAsia="方正宋刻本秀楷简体"/>
          <w:sz w:val="18"/>
          <w:szCs w:val="21"/>
        </w:rPr>
      </w:pPr>
      <w:proofErr w:type="spellStart"/>
      <w:r w:rsidRPr="00945272">
        <w:rPr>
          <w:rFonts w:eastAsia="方正宋刻本秀楷简体"/>
          <w:sz w:val="18"/>
          <w:szCs w:val="21"/>
        </w:rPr>
        <w:t>systemctl</w:t>
      </w:r>
      <w:proofErr w:type="spellEnd"/>
      <w:r w:rsidRPr="00945272">
        <w:rPr>
          <w:rFonts w:eastAsia="方正宋刻本秀楷简体"/>
          <w:sz w:val="18"/>
          <w:szCs w:val="21"/>
        </w:rPr>
        <w:t xml:space="preserve"> daemon-reload</w:t>
      </w:r>
      <w:r w:rsidRPr="00945272">
        <w:rPr>
          <w:rFonts w:eastAsia="方正宋刻本秀楷简体"/>
          <w:sz w:val="18"/>
          <w:szCs w:val="21"/>
        </w:rPr>
        <w:br/>
      </w:r>
      <w:proofErr w:type="spellStart"/>
      <w:r w:rsidRPr="00945272">
        <w:rPr>
          <w:rFonts w:eastAsia="方正宋刻本秀楷简体"/>
          <w:sz w:val="18"/>
          <w:szCs w:val="21"/>
        </w:rPr>
        <w:t>systemctl</w:t>
      </w:r>
      <w:proofErr w:type="spellEnd"/>
      <w:r w:rsidRPr="00945272">
        <w:rPr>
          <w:rFonts w:eastAsia="方正宋刻本秀楷简体"/>
          <w:sz w:val="18"/>
          <w:szCs w:val="21"/>
        </w:rPr>
        <w:t xml:space="preserve"> start </w:t>
      </w:r>
      <w:proofErr w:type="spellStart"/>
      <w:proofErr w:type="gramStart"/>
      <w:r w:rsidRPr="00945272">
        <w:rPr>
          <w:rFonts w:eastAsia="方正宋刻本秀楷简体"/>
          <w:sz w:val="18"/>
          <w:szCs w:val="21"/>
        </w:rPr>
        <w:t>backup.service</w:t>
      </w:r>
      <w:proofErr w:type="spellEnd"/>
      <w:proofErr w:type="gramEnd"/>
      <w:r w:rsidRPr="00945272">
        <w:rPr>
          <w:rFonts w:eastAsia="方正宋刻本秀楷简体"/>
          <w:sz w:val="18"/>
          <w:szCs w:val="21"/>
        </w:rPr>
        <w:br/>
      </w:r>
      <w:proofErr w:type="spellStart"/>
      <w:r w:rsidRPr="00945272">
        <w:rPr>
          <w:rFonts w:eastAsia="方正宋刻本秀楷简体"/>
          <w:sz w:val="18"/>
          <w:szCs w:val="21"/>
        </w:rPr>
        <w:t>systemctl</w:t>
      </w:r>
      <w:proofErr w:type="spellEnd"/>
      <w:r w:rsidRPr="00945272">
        <w:rPr>
          <w:rFonts w:eastAsia="方正宋刻本秀楷简体"/>
          <w:sz w:val="18"/>
          <w:szCs w:val="21"/>
        </w:rPr>
        <w:t xml:space="preserve"> status </w:t>
      </w:r>
      <w:proofErr w:type="spellStart"/>
      <w:r w:rsidRPr="00945272">
        <w:rPr>
          <w:rFonts w:eastAsia="方正宋刻本秀楷简体"/>
          <w:sz w:val="18"/>
          <w:szCs w:val="21"/>
        </w:rPr>
        <w:t>backup.service</w:t>
      </w:r>
      <w:proofErr w:type="spellEnd"/>
    </w:p>
    <w:p w14:paraId="419B2302" w14:textId="77777777" w:rsidR="00E17072" w:rsidRDefault="00945272" w:rsidP="00E17072">
      <w:pPr>
        <w:widowControl/>
        <w:ind w:left="840"/>
        <w:jc w:val="left"/>
        <w:rPr>
          <w:rFonts w:eastAsia="方正宋刻本秀楷简体"/>
          <w:sz w:val="18"/>
          <w:szCs w:val="21"/>
        </w:rPr>
      </w:pPr>
      <w:proofErr w:type="spellStart"/>
      <w:r w:rsidRPr="00945272">
        <w:rPr>
          <w:rFonts w:eastAsia="方正宋刻本秀楷简体"/>
          <w:sz w:val="18"/>
          <w:szCs w:val="21"/>
        </w:rPr>
        <w:t>backup.service</w:t>
      </w:r>
      <w:proofErr w:type="spellEnd"/>
      <w:r w:rsidRPr="00945272">
        <w:rPr>
          <w:rFonts w:eastAsia="方正宋刻本秀楷简体"/>
          <w:sz w:val="18"/>
          <w:szCs w:val="21"/>
        </w:rPr>
        <w:t xml:space="preserve"> - backup my server</w:t>
      </w:r>
      <w:r w:rsidRPr="00945272">
        <w:rPr>
          <w:rFonts w:eastAsia="方正宋刻本秀楷简体"/>
          <w:sz w:val="18"/>
          <w:szCs w:val="21"/>
        </w:rPr>
        <w:br/>
        <w:t xml:space="preserve">Loaded: loaded </w:t>
      </w:r>
      <w:r w:rsidRPr="00945272">
        <w:rPr>
          <w:rFonts w:eastAsia="方正宋刻本秀楷简体"/>
          <w:sz w:val="18"/>
          <w:szCs w:val="21"/>
        </w:rPr>
        <w:t>（</w:t>
      </w:r>
      <w:r w:rsidRPr="00945272">
        <w:rPr>
          <w:rFonts w:eastAsia="方正宋刻本秀楷简体"/>
          <w:sz w:val="18"/>
          <w:szCs w:val="21"/>
        </w:rPr>
        <w:t>/</w:t>
      </w:r>
      <w:proofErr w:type="spellStart"/>
      <w:r w:rsidRPr="00945272">
        <w:rPr>
          <w:rFonts w:eastAsia="方正宋刻本秀楷简体"/>
          <w:sz w:val="18"/>
          <w:szCs w:val="21"/>
        </w:rPr>
        <w:t>etc</w:t>
      </w:r>
      <w:proofErr w:type="spellEnd"/>
      <w:r w:rsidRPr="00945272">
        <w:rPr>
          <w:rFonts w:eastAsia="方正宋刻本秀楷简体"/>
          <w:sz w:val="18"/>
          <w:szCs w:val="21"/>
        </w:rPr>
        <w:t>/</w:t>
      </w:r>
      <w:proofErr w:type="spellStart"/>
      <w:r w:rsidRPr="00945272">
        <w:rPr>
          <w:rFonts w:eastAsia="方正宋刻本秀楷简体"/>
          <w:sz w:val="18"/>
          <w:szCs w:val="21"/>
        </w:rPr>
        <w:t>systemd</w:t>
      </w:r>
      <w:proofErr w:type="spellEnd"/>
      <w:r w:rsidRPr="00945272">
        <w:rPr>
          <w:rFonts w:eastAsia="方正宋刻本秀楷简体"/>
          <w:sz w:val="18"/>
          <w:szCs w:val="21"/>
        </w:rPr>
        <w:t>/system/</w:t>
      </w:r>
      <w:proofErr w:type="spellStart"/>
      <w:r w:rsidRPr="00945272">
        <w:rPr>
          <w:rFonts w:eastAsia="方正宋刻本秀楷简体"/>
          <w:sz w:val="18"/>
          <w:szCs w:val="21"/>
        </w:rPr>
        <w:t>backup.service</w:t>
      </w:r>
      <w:proofErr w:type="spellEnd"/>
      <w:r w:rsidRPr="00945272">
        <w:rPr>
          <w:rFonts w:eastAsia="方正宋刻本秀楷简体"/>
          <w:sz w:val="18"/>
          <w:szCs w:val="21"/>
        </w:rPr>
        <w:t>;</w:t>
      </w:r>
      <w:r w:rsidRPr="00E17072">
        <w:rPr>
          <w:rFonts w:eastAsia="方正宋刻本秀楷简体"/>
          <w:b/>
          <w:bCs/>
          <w:sz w:val="18"/>
          <w:szCs w:val="21"/>
        </w:rPr>
        <w:t xml:space="preserve"> disabled</w:t>
      </w:r>
      <w:r w:rsidRPr="00945272">
        <w:rPr>
          <w:rFonts w:eastAsia="方正宋刻本秀楷简体"/>
          <w:sz w:val="18"/>
          <w:szCs w:val="21"/>
        </w:rPr>
        <w:t>）</w:t>
      </w:r>
      <w:r w:rsidRPr="00945272">
        <w:rPr>
          <w:rFonts w:eastAsia="方正宋刻本秀楷简体"/>
          <w:sz w:val="18"/>
          <w:szCs w:val="21"/>
        </w:rPr>
        <w:br/>
        <w:t>Active:</w:t>
      </w:r>
      <w:r w:rsidRPr="00E17072">
        <w:rPr>
          <w:rFonts w:eastAsia="方正宋刻本秀楷简体"/>
          <w:b/>
          <w:bCs/>
          <w:sz w:val="18"/>
          <w:szCs w:val="21"/>
        </w:rPr>
        <w:t xml:space="preserve"> inactive </w:t>
      </w:r>
      <w:r w:rsidRPr="00E17072">
        <w:rPr>
          <w:rFonts w:eastAsia="方正宋刻本秀楷简体"/>
          <w:b/>
          <w:bCs/>
          <w:sz w:val="18"/>
          <w:szCs w:val="21"/>
        </w:rPr>
        <w:t>（</w:t>
      </w:r>
      <w:r w:rsidRPr="00E17072">
        <w:rPr>
          <w:rFonts w:eastAsia="方正宋刻本秀楷简体"/>
          <w:b/>
          <w:bCs/>
          <w:sz w:val="18"/>
          <w:szCs w:val="21"/>
        </w:rPr>
        <w:t>dead</w:t>
      </w:r>
      <w:r w:rsidRPr="00E17072">
        <w:rPr>
          <w:rFonts w:eastAsia="方正宋刻本秀楷简体"/>
          <w:b/>
          <w:bCs/>
          <w:sz w:val="18"/>
          <w:szCs w:val="21"/>
        </w:rPr>
        <w:t>）</w:t>
      </w:r>
      <w:r w:rsidRPr="00945272">
        <w:rPr>
          <w:rFonts w:eastAsia="方正宋刻本秀楷简体"/>
          <w:sz w:val="18"/>
          <w:szCs w:val="21"/>
        </w:rPr>
        <w:br/>
        <w:t xml:space="preserve">Aug 13 07:50:31 </w:t>
      </w:r>
      <w:proofErr w:type="spellStart"/>
      <w:proofErr w:type="gramStart"/>
      <w:r w:rsidRPr="00945272">
        <w:rPr>
          <w:rFonts w:eastAsia="方正宋刻本秀楷简体"/>
          <w:sz w:val="18"/>
          <w:szCs w:val="21"/>
        </w:rPr>
        <w:t>study.centos</w:t>
      </w:r>
      <w:proofErr w:type="gramEnd"/>
      <w:r w:rsidRPr="00945272">
        <w:rPr>
          <w:rFonts w:eastAsia="方正宋刻本秀楷简体"/>
          <w:sz w:val="18"/>
          <w:szCs w:val="21"/>
        </w:rPr>
        <w:t>.vbird</w:t>
      </w:r>
      <w:proofErr w:type="spellEnd"/>
      <w:r w:rsidRPr="00945272">
        <w:rPr>
          <w:rFonts w:eastAsia="方正宋刻本秀楷简体"/>
          <w:sz w:val="18"/>
          <w:szCs w:val="21"/>
        </w:rPr>
        <w:t xml:space="preserve"> </w:t>
      </w:r>
      <w:proofErr w:type="spellStart"/>
      <w:r w:rsidRPr="00945272">
        <w:rPr>
          <w:rFonts w:eastAsia="方正宋刻本秀楷简体"/>
          <w:sz w:val="18"/>
          <w:szCs w:val="21"/>
        </w:rPr>
        <w:t>systemd</w:t>
      </w:r>
      <w:proofErr w:type="spellEnd"/>
      <w:r w:rsidRPr="00945272">
        <w:rPr>
          <w:rFonts w:eastAsia="方正宋刻本秀楷简体"/>
          <w:sz w:val="18"/>
          <w:szCs w:val="21"/>
        </w:rPr>
        <w:t>[1]: Starting backup my server...</w:t>
      </w:r>
      <w:r w:rsidRPr="00945272">
        <w:rPr>
          <w:rFonts w:eastAsia="方正宋刻本秀楷简体"/>
          <w:sz w:val="18"/>
          <w:szCs w:val="21"/>
        </w:rPr>
        <w:br/>
        <w:t xml:space="preserve">Aug 13 07:50:31 </w:t>
      </w:r>
      <w:proofErr w:type="spellStart"/>
      <w:r w:rsidRPr="00945272">
        <w:rPr>
          <w:rFonts w:eastAsia="方正宋刻本秀楷简体"/>
          <w:sz w:val="18"/>
          <w:szCs w:val="21"/>
        </w:rPr>
        <w:t>study.centos.vbird</w:t>
      </w:r>
      <w:proofErr w:type="spellEnd"/>
      <w:r w:rsidRPr="00945272">
        <w:rPr>
          <w:rFonts w:eastAsia="方正宋刻本秀楷简体"/>
          <w:sz w:val="18"/>
          <w:szCs w:val="21"/>
        </w:rPr>
        <w:t xml:space="preserve"> bash[20490]: job 8 at Thu Aug 13 07:50:00 2015</w:t>
      </w:r>
      <w:r w:rsidRPr="00945272">
        <w:rPr>
          <w:rFonts w:eastAsia="方正宋刻本秀楷简体"/>
          <w:sz w:val="18"/>
          <w:szCs w:val="21"/>
        </w:rPr>
        <w:br/>
        <w:t xml:space="preserve">Aug 13 07:50:31 </w:t>
      </w:r>
      <w:proofErr w:type="spellStart"/>
      <w:r w:rsidRPr="00945272">
        <w:rPr>
          <w:rFonts w:eastAsia="方正宋刻本秀楷简体"/>
          <w:sz w:val="18"/>
          <w:szCs w:val="21"/>
        </w:rPr>
        <w:t>study.centos.vbird</w:t>
      </w:r>
      <w:proofErr w:type="spellEnd"/>
      <w:r w:rsidRPr="00945272">
        <w:rPr>
          <w:rFonts w:eastAsia="方正宋刻本秀楷简体"/>
          <w:sz w:val="18"/>
          <w:szCs w:val="21"/>
        </w:rPr>
        <w:t xml:space="preserve"> </w:t>
      </w:r>
      <w:proofErr w:type="spellStart"/>
      <w:r w:rsidRPr="00945272">
        <w:rPr>
          <w:rFonts w:eastAsia="方正宋刻本秀楷简体"/>
          <w:sz w:val="18"/>
          <w:szCs w:val="21"/>
        </w:rPr>
        <w:t>systemd</w:t>
      </w:r>
      <w:proofErr w:type="spellEnd"/>
      <w:r w:rsidRPr="00945272">
        <w:rPr>
          <w:rFonts w:eastAsia="方正宋刻本秀楷简体"/>
          <w:sz w:val="18"/>
          <w:szCs w:val="21"/>
        </w:rPr>
        <w:t>[1]: Started backup my server.</w:t>
      </w:r>
      <w:r w:rsidRPr="00945272">
        <w:rPr>
          <w:rFonts w:eastAsia="方正宋刻本秀楷简体"/>
          <w:sz w:val="18"/>
          <w:szCs w:val="21"/>
        </w:rPr>
        <w:br/>
        <w:t xml:space="preserve"># </w:t>
      </w:r>
      <w:r w:rsidRPr="00945272">
        <w:rPr>
          <w:rFonts w:eastAsia="方正宋刻本秀楷简体"/>
          <w:sz w:val="18"/>
          <w:szCs w:val="21"/>
        </w:rPr>
        <w:t>为什么</w:t>
      </w:r>
      <w:r w:rsidRPr="00945272">
        <w:rPr>
          <w:rFonts w:eastAsia="方正宋刻本秀楷简体"/>
          <w:sz w:val="18"/>
          <w:szCs w:val="21"/>
        </w:rPr>
        <w:t xml:space="preserve"> Active </w:t>
      </w:r>
      <w:r w:rsidRPr="00945272">
        <w:rPr>
          <w:rFonts w:eastAsia="方正宋刻本秀楷简体"/>
          <w:sz w:val="18"/>
          <w:szCs w:val="21"/>
        </w:rPr>
        <w:t>是</w:t>
      </w:r>
      <w:r w:rsidRPr="00945272">
        <w:rPr>
          <w:rFonts w:eastAsia="方正宋刻本秀楷简体"/>
          <w:sz w:val="18"/>
          <w:szCs w:val="21"/>
        </w:rPr>
        <w:t xml:space="preserve"> inactive </w:t>
      </w:r>
      <w:r w:rsidRPr="00945272">
        <w:rPr>
          <w:rFonts w:eastAsia="方正宋刻本秀楷简体"/>
          <w:sz w:val="18"/>
          <w:szCs w:val="21"/>
        </w:rPr>
        <w:t>呢？这是因为我们的服务仅是一个简单的</w:t>
      </w:r>
      <w:r w:rsidRPr="00945272">
        <w:rPr>
          <w:rFonts w:eastAsia="方正宋刻本秀楷简体"/>
          <w:sz w:val="18"/>
          <w:szCs w:val="21"/>
        </w:rPr>
        <w:t xml:space="preserve"> script </w:t>
      </w:r>
      <w:r w:rsidRPr="00945272">
        <w:rPr>
          <w:rFonts w:eastAsia="方正宋刻本秀楷简体"/>
          <w:sz w:val="18"/>
          <w:szCs w:val="21"/>
        </w:rPr>
        <w:t>啊！</w:t>
      </w:r>
      <w:r w:rsidRPr="00945272">
        <w:rPr>
          <w:rFonts w:eastAsia="方正宋刻本秀楷简体"/>
          <w:sz w:val="18"/>
          <w:szCs w:val="21"/>
        </w:rPr>
        <w:br/>
        <w:t xml:space="preserve"># </w:t>
      </w:r>
      <w:r w:rsidRPr="00945272">
        <w:rPr>
          <w:rFonts w:eastAsia="方正宋刻本秀楷简体"/>
          <w:sz w:val="18"/>
          <w:szCs w:val="21"/>
        </w:rPr>
        <w:t>因此执行完毕就完毕了，不会继续存在内存中喔！</w:t>
      </w:r>
    </w:p>
    <w:p w14:paraId="779AD4B9" w14:textId="77777777" w:rsidR="00945272" w:rsidRPr="00154860" w:rsidRDefault="00E17072" w:rsidP="00E17072">
      <w:pPr>
        <w:widowControl/>
        <w:jc w:val="left"/>
        <w:rPr>
          <w:rFonts w:eastAsia="方正宋刻本秀楷简体"/>
          <w:b/>
          <w:bCs/>
          <w:sz w:val="40"/>
          <w:szCs w:val="48"/>
        </w:rPr>
      </w:pPr>
      <w:r>
        <w:rPr>
          <w:rFonts w:eastAsia="方正宋刻本秀楷简体"/>
          <w:sz w:val="18"/>
          <w:szCs w:val="21"/>
        </w:rPr>
        <w:br w:type="page"/>
      </w:r>
      <w:r w:rsidRPr="00154860">
        <w:rPr>
          <w:rFonts w:eastAsia="方正宋刻本秀楷简体" w:hint="eastAsia"/>
          <w:b/>
          <w:bCs/>
          <w:sz w:val="40"/>
          <w:szCs w:val="48"/>
        </w:rPr>
        <w:lastRenderedPageBreak/>
        <w:t>timer</w:t>
      </w:r>
      <w:r w:rsidRPr="00154860">
        <w:rPr>
          <w:rFonts w:eastAsia="方正宋刻本秀楷简体" w:hint="eastAsia"/>
          <w:b/>
          <w:bCs/>
          <w:sz w:val="40"/>
          <w:szCs w:val="48"/>
        </w:rPr>
        <w:t>的配置文件</w:t>
      </w:r>
    </w:p>
    <w:tbl>
      <w:tblPr>
        <w:tblW w:w="8222" w:type="dxa"/>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5"/>
        <w:gridCol w:w="6667"/>
      </w:tblGrid>
      <w:tr w:rsidR="00154860" w:rsidRPr="00154860" w14:paraId="63BAC19F" w14:textId="77777777" w:rsidTr="00ED6DF6">
        <w:trPr>
          <w:trHeight w:val="219"/>
        </w:trPr>
        <w:tc>
          <w:tcPr>
            <w:tcW w:w="8222" w:type="dxa"/>
            <w:gridSpan w:val="2"/>
            <w:tcBorders>
              <w:top w:val="single" w:sz="4" w:space="0" w:color="auto"/>
              <w:left w:val="single" w:sz="4" w:space="0" w:color="auto"/>
              <w:bottom w:val="single" w:sz="4" w:space="0" w:color="auto"/>
              <w:right w:val="single" w:sz="4" w:space="0" w:color="auto"/>
            </w:tcBorders>
            <w:vAlign w:val="center"/>
          </w:tcPr>
          <w:p w14:paraId="09DFA49D" w14:textId="77777777" w:rsidR="00154860" w:rsidRPr="00277015" w:rsidRDefault="00154860" w:rsidP="00277015">
            <w:pPr>
              <w:widowControl/>
              <w:jc w:val="center"/>
              <w:rPr>
                <w:rFonts w:eastAsia="方正宋刻本秀楷简体"/>
                <w:sz w:val="18"/>
                <w:szCs w:val="21"/>
              </w:rPr>
            </w:pPr>
            <w:r w:rsidRPr="00154860">
              <w:rPr>
                <w:rFonts w:eastAsia="方正宋刻本秀楷简体"/>
                <w:sz w:val="18"/>
                <w:szCs w:val="21"/>
              </w:rPr>
              <w:t xml:space="preserve">[Timer] </w:t>
            </w:r>
            <w:r w:rsidRPr="00154860">
              <w:rPr>
                <w:rFonts w:eastAsia="方正宋刻本秀楷简体"/>
                <w:sz w:val="18"/>
                <w:szCs w:val="21"/>
              </w:rPr>
              <w:t>部份</w:t>
            </w:r>
          </w:p>
        </w:tc>
      </w:tr>
      <w:tr w:rsidR="00154860" w:rsidRPr="00154860" w14:paraId="5CDCB948"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0EA2DF82"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设置参数</w:t>
            </w:r>
            <w:r w:rsidRPr="00154860">
              <w:rPr>
                <w:rFonts w:eastAsia="方正宋刻本秀楷简体"/>
                <w:sz w:val="18"/>
                <w:szCs w:val="21"/>
              </w:rPr>
              <w:t xml:space="preserve">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1965438A"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参数意义说明</w:t>
            </w:r>
          </w:p>
        </w:tc>
      </w:tr>
      <w:tr w:rsidR="00154860" w:rsidRPr="00154860" w14:paraId="2CF98879"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1ABCE92F"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OnActiveSec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5C4A645F"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当</w:t>
            </w:r>
            <w:r w:rsidRPr="00154860">
              <w:rPr>
                <w:rFonts w:eastAsia="方正宋刻本秀楷简体"/>
                <w:sz w:val="18"/>
                <w:szCs w:val="21"/>
              </w:rPr>
              <w:t xml:space="preserve"> timers.target </w:t>
            </w:r>
            <w:r w:rsidRPr="00154860">
              <w:rPr>
                <w:rFonts w:eastAsia="方正宋刻本秀楷简体"/>
                <w:sz w:val="18"/>
                <w:szCs w:val="21"/>
              </w:rPr>
              <w:t>启动多久之后才执行这只</w:t>
            </w:r>
            <w:r w:rsidRPr="00154860">
              <w:rPr>
                <w:rFonts w:eastAsia="方正宋刻本秀楷简体"/>
                <w:sz w:val="18"/>
                <w:szCs w:val="21"/>
              </w:rPr>
              <w:t>unit</w:t>
            </w:r>
          </w:p>
        </w:tc>
      </w:tr>
      <w:tr w:rsidR="00154860" w:rsidRPr="00154860" w14:paraId="202690F2"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7BF55C60"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OnBootSec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0EE5C796"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当开机完成后多久之后才执行</w:t>
            </w:r>
          </w:p>
        </w:tc>
      </w:tr>
      <w:tr w:rsidR="00154860" w:rsidRPr="00154860" w14:paraId="793B9954"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02936A63"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OnStartupSec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6C64FC9A"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当</w:t>
            </w:r>
            <w:r w:rsidRPr="00154860">
              <w:rPr>
                <w:rFonts w:eastAsia="方正宋刻本秀楷简体"/>
                <w:sz w:val="18"/>
                <w:szCs w:val="21"/>
              </w:rPr>
              <w:t xml:space="preserve"> </w:t>
            </w:r>
            <w:proofErr w:type="spellStart"/>
            <w:r w:rsidRPr="00154860">
              <w:rPr>
                <w:rFonts w:eastAsia="方正宋刻本秀楷简体"/>
                <w:sz w:val="18"/>
                <w:szCs w:val="21"/>
              </w:rPr>
              <w:t>systemd</w:t>
            </w:r>
            <w:proofErr w:type="spellEnd"/>
            <w:r w:rsidRPr="00154860">
              <w:rPr>
                <w:rFonts w:eastAsia="方正宋刻本秀楷简体"/>
                <w:sz w:val="18"/>
                <w:szCs w:val="21"/>
              </w:rPr>
              <w:t xml:space="preserve"> </w:t>
            </w:r>
            <w:r w:rsidRPr="00154860">
              <w:rPr>
                <w:rFonts w:eastAsia="方正宋刻本秀楷简体"/>
                <w:sz w:val="18"/>
                <w:szCs w:val="21"/>
              </w:rPr>
              <w:t>第一次启动之后过多久才执行</w:t>
            </w:r>
          </w:p>
        </w:tc>
      </w:tr>
      <w:tr w:rsidR="00154860" w:rsidRPr="00154860" w14:paraId="1160D02A"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7E762652"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OnUnitActiveSec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15A90CE8"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这个</w:t>
            </w:r>
            <w:r w:rsidRPr="00154860">
              <w:rPr>
                <w:rFonts w:eastAsia="方正宋刻本秀楷简体"/>
                <w:sz w:val="18"/>
                <w:szCs w:val="21"/>
              </w:rPr>
              <w:t>timer</w:t>
            </w:r>
            <w:r w:rsidRPr="00154860">
              <w:rPr>
                <w:rFonts w:eastAsia="方正宋刻本秀楷简体"/>
                <w:sz w:val="18"/>
                <w:szCs w:val="21"/>
              </w:rPr>
              <w:t>配置文件所管理的</w:t>
            </w:r>
            <w:r w:rsidRPr="00154860">
              <w:rPr>
                <w:rFonts w:eastAsia="方正宋刻本秀楷简体"/>
                <w:sz w:val="18"/>
                <w:szCs w:val="21"/>
              </w:rPr>
              <w:t>unit</w:t>
            </w:r>
            <w:r w:rsidRPr="00154860">
              <w:rPr>
                <w:rFonts w:eastAsia="方正宋刻本秀楷简体"/>
                <w:sz w:val="18"/>
                <w:szCs w:val="21"/>
              </w:rPr>
              <w:t>服务在最后一次启动后，隔</w:t>
            </w:r>
            <w:proofErr w:type="gramStart"/>
            <w:r w:rsidRPr="00154860">
              <w:rPr>
                <w:rFonts w:eastAsia="方正宋刻本秀楷简体"/>
                <w:sz w:val="18"/>
                <w:szCs w:val="21"/>
              </w:rPr>
              <w:t>多久再</w:t>
            </w:r>
            <w:proofErr w:type="gramEnd"/>
            <w:r w:rsidRPr="00154860">
              <w:rPr>
                <w:rFonts w:eastAsia="方正宋刻本秀楷简体"/>
                <w:sz w:val="18"/>
                <w:szCs w:val="21"/>
              </w:rPr>
              <w:t>执行一次</w:t>
            </w:r>
          </w:p>
        </w:tc>
      </w:tr>
      <w:tr w:rsidR="00154860" w:rsidRPr="00154860" w14:paraId="5517E4A8"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4A1E915B"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OnUnitInactiveSec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11BB2F72"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这个</w:t>
            </w:r>
            <w:r w:rsidRPr="00154860">
              <w:rPr>
                <w:rFonts w:eastAsia="方正宋刻本秀楷简体"/>
                <w:sz w:val="18"/>
                <w:szCs w:val="21"/>
              </w:rPr>
              <w:t>timer</w:t>
            </w:r>
            <w:r w:rsidRPr="00154860">
              <w:rPr>
                <w:rFonts w:eastAsia="方正宋刻本秀楷简体"/>
                <w:sz w:val="18"/>
                <w:szCs w:val="21"/>
              </w:rPr>
              <w:t>配置文件所管理的</w:t>
            </w:r>
            <w:r w:rsidRPr="00154860">
              <w:rPr>
                <w:rFonts w:eastAsia="方正宋刻本秀楷简体"/>
                <w:sz w:val="18"/>
                <w:szCs w:val="21"/>
              </w:rPr>
              <w:t>unit</w:t>
            </w:r>
            <w:r w:rsidRPr="00154860">
              <w:rPr>
                <w:rFonts w:eastAsia="方正宋刻本秀楷简体"/>
                <w:sz w:val="18"/>
                <w:szCs w:val="21"/>
              </w:rPr>
              <w:t>服务在最后一次停止后，隔</w:t>
            </w:r>
            <w:proofErr w:type="gramStart"/>
            <w:r w:rsidRPr="00154860">
              <w:rPr>
                <w:rFonts w:eastAsia="方正宋刻本秀楷简体"/>
                <w:sz w:val="18"/>
                <w:szCs w:val="21"/>
              </w:rPr>
              <w:t>多久再</w:t>
            </w:r>
            <w:proofErr w:type="gramEnd"/>
            <w:r w:rsidRPr="00154860">
              <w:rPr>
                <w:rFonts w:eastAsia="方正宋刻本秀楷简体"/>
                <w:sz w:val="18"/>
                <w:szCs w:val="21"/>
              </w:rPr>
              <w:t>执行一次</w:t>
            </w:r>
          </w:p>
        </w:tc>
      </w:tr>
      <w:tr w:rsidR="00154860" w:rsidRPr="00154860" w14:paraId="123B4EC8"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10ABDC5F"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OnCalendar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2C31EC19"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使用</w:t>
            </w:r>
            <w:r w:rsidRPr="00154860">
              <w:rPr>
                <w:rFonts w:eastAsia="方正宋刻本秀楷简体"/>
                <w:b/>
                <w:bCs/>
                <w:color w:val="FF0000"/>
                <w:sz w:val="18"/>
                <w:szCs w:val="21"/>
              </w:rPr>
              <w:t>实际时间</w:t>
            </w:r>
            <w:r w:rsidR="00277015">
              <w:rPr>
                <w:rFonts w:eastAsia="方正宋刻本秀楷简体" w:hint="eastAsia"/>
                <w:sz w:val="18"/>
                <w:szCs w:val="21"/>
              </w:rPr>
              <w:t>(</w:t>
            </w:r>
            <w:r w:rsidRPr="00154860">
              <w:rPr>
                <w:rFonts w:eastAsia="方正宋刻本秀楷简体"/>
                <w:sz w:val="18"/>
                <w:szCs w:val="21"/>
              </w:rPr>
              <w:t>非循环时间</w:t>
            </w:r>
            <w:r w:rsidR="00277015">
              <w:rPr>
                <w:rFonts w:eastAsia="方正宋刻本秀楷简体" w:hint="eastAsia"/>
                <w:sz w:val="18"/>
                <w:szCs w:val="21"/>
              </w:rPr>
              <w:t>)</w:t>
            </w:r>
            <w:r w:rsidRPr="00154860">
              <w:rPr>
                <w:rFonts w:eastAsia="方正宋刻本秀楷简体"/>
                <w:sz w:val="18"/>
                <w:szCs w:val="21"/>
              </w:rPr>
              <w:t>的方式来启动服务的意思</w:t>
            </w:r>
          </w:p>
        </w:tc>
      </w:tr>
      <w:tr w:rsidR="00277015" w:rsidRPr="00154860" w14:paraId="75EA9B1C" w14:textId="77777777" w:rsidTr="00277015">
        <w:trPr>
          <w:trHeight w:val="645"/>
        </w:trPr>
        <w:tc>
          <w:tcPr>
            <w:tcW w:w="1555" w:type="dxa"/>
            <w:tcBorders>
              <w:top w:val="single" w:sz="4" w:space="0" w:color="auto"/>
              <w:left w:val="single" w:sz="4" w:space="0" w:color="auto"/>
              <w:bottom w:val="single" w:sz="4" w:space="0" w:color="auto"/>
              <w:right w:val="single" w:sz="4" w:space="0" w:color="auto"/>
            </w:tcBorders>
            <w:vAlign w:val="center"/>
          </w:tcPr>
          <w:p w14:paraId="0849FE04" w14:textId="77777777" w:rsidR="00277015" w:rsidRPr="00154860" w:rsidRDefault="00277015" w:rsidP="00277015">
            <w:pPr>
              <w:widowControl/>
              <w:jc w:val="left"/>
              <w:rPr>
                <w:rFonts w:eastAsia="方正宋刻本秀楷简体"/>
                <w:sz w:val="16"/>
                <w:szCs w:val="20"/>
              </w:rPr>
            </w:pPr>
            <w:r w:rsidRPr="00154860">
              <w:rPr>
                <w:rFonts w:eastAsia="方正宋刻本秀楷简体"/>
                <w:sz w:val="16"/>
                <w:szCs w:val="20"/>
              </w:rPr>
              <w:t xml:space="preserve">Persistent </w:t>
            </w:r>
          </w:p>
        </w:tc>
        <w:tc>
          <w:tcPr>
            <w:tcW w:w="6667" w:type="dxa"/>
            <w:tcBorders>
              <w:top w:val="single" w:sz="4" w:space="0" w:color="auto"/>
              <w:left w:val="single" w:sz="4" w:space="0" w:color="auto"/>
              <w:bottom w:val="single" w:sz="4" w:space="0" w:color="auto"/>
              <w:right w:val="single" w:sz="4" w:space="0" w:color="auto"/>
            </w:tcBorders>
            <w:vAlign w:val="center"/>
          </w:tcPr>
          <w:p w14:paraId="19A28B24" w14:textId="77777777" w:rsidR="00277015" w:rsidRDefault="00277015" w:rsidP="00277015">
            <w:pPr>
              <w:widowControl/>
              <w:jc w:val="left"/>
              <w:rPr>
                <w:rFonts w:eastAsia="方正宋刻本秀楷简体"/>
                <w:sz w:val="18"/>
                <w:szCs w:val="21"/>
              </w:rPr>
            </w:pPr>
            <w:r w:rsidRPr="00154860">
              <w:rPr>
                <w:rFonts w:eastAsia="方正宋刻本秀楷简体"/>
                <w:sz w:val="18"/>
                <w:szCs w:val="21"/>
              </w:rPr>
              <w:t>当使用</w:t>
            </w:r>
            <w:r w:rsidRPr="00154860">
              <w:rPr>
                <w:rFonts w:eastAsia="方正宋刻本秀楷简体"/>
                <w:sz w:val="18"/>
                <w:szCs w:val="21"/>
              </w:rPr>
              <w:t>OnCalendar</w:t>
            </w:r>
            <w:r w:rsidRPr="00154860">
              <w:rPr>
                <w:rFonts w:eastAsia="方正宋刻本秀楷简体"/>
                <w:sz w:val="18"/>
                <w:szCs w:val="21"/>
              </w:rPr>
              <w:t>的设置时，指定该功能要不要持续进行的意思</w:t>
            </w:r>
          </w:p>
          <w:p w14:paraId="0BC09396" w14:textId="77777777" w:rsidR="00277015" w:rsidRPr="00154860" w:rsidRDefault="00277015" w:rsidP="00277015">
            <w:pPr>
              <w:widowControl/>
              <w:jc w:val="left"/>
              <w:rPr>
                <w:rFonts w:eastAsia="方正宋刻本秀楷简体"/>
                <w:sz w:val="18"/>
                <w:szCs w:val="21"/>
              </w:rPr>
            </w:pPr>
            <w:r w:rsidRPr="00154860">
              <w:rPr>
                <w:rFonts w:eastAsia="方正宋刻本秀楷简体"/>
                <w:sz w:val="18"/>
                <w:szCs w:val="21"/>
              </w:rPr>
              <w:t>通常是设置为</w:t>
            </w:r>
            <w:r w:rsidRPr="00154860">
              <w:rPr>
                <w:rFonts w:eastAsia="方正宋刻本秀楷简体"/>
                <w:sz w:val="18"/>
                <w:szCs w:val="21"/>
              </w:rPr>
              <w:t xml:space="preserve"> yes</w:t>
            </w:r>
            <w:r>
              <w:rPr>
                <w:rFonts w:eastAsia="方正宋刻本秀楷简体" w:hint="eastAsia"/>
                <w:sz w:val="18"/>
                <w:szCs w:val="21"/>
              </w:rPr>
              <w:t>，</w:t>
            </w:r>
            <w:r w:rsidRPr="00154860">
              <w:rPr>
                <w:rFonts w:eastAsia="方正宋刻本秀楷简体"/>
                <w:sz w:val="18"/>
                <w:szCs w:val="21"/>
              </w:rPr>
              <w:t>能够满足类似</w:t>
            </w:r>
            <w:r w:rsidRPr="00154860">
              <w:rPr>
                <w:rFonts w:eastAsia="方正宋刻本秀楷简体"/>
                <w:sz w:val="18"/>
                <w:szCs w:val="21"/>
              </w:rPr>
              <w:t xml:space="preserve"> </w:t>
            </w:r>
            <w:proofErr w:type="spellStart"/>
            <w:r w:rsidRPr="00154860">
              <w:rPr>
                <w:rFonts w:eastAsia="方正宋刻本秀楷简体"/>
                <w:sz w:val="18"/>
                <w:szCs w:val="21"/>
              </w:rPr>
              <w:t>anacron</w:t>
            </w:r>
            <w:proofErr w:type="spellEnd"/>
            <w:r w:rsidRPr="00154860">
              <w:rPr>
                <w:rFonts w:eastAsia="方正宋刻本秀楷简体"/>
                <w:sz w:val="18"/>
                <w:szCs w:val="21"/>
              </w:rPr>
              <w:t xml:space="preserve"> </w:t>
            </w:r>
            <w:r w:rsidRPr="00154860">
              <w:rPr>
                <w:rFonts w:eastAsia="方正宋刻本秀楷简体"/>
                <w:sz w:val="18"/>
                <w:szCs w:val="21"/>
              </w:rPr>
              <w:t>的功能</w:t>
            </w:r>
          </w:p>
        </w:tc>
      </w:tr>
      <w:tr w:rsidR="00277015" w:rsidRPr="00154860" w14:paraId="414CB16D" w14:textId="77777777" w:rsidTr="00277015">
        <w:trPr>
          <w:trHeight w:val="645"/>
        </w:trPr>
        <w:tc>
          <w:tcPr>
            <w:tcW w:w="1555" w:type="dxa"/>
            <w:tcBorders>
              <w:top w:val="single" w:sz="4" w:space="0" w:color="auto"/>
              <w:left w:val="single" w:sz="4" w:space="0" w:color="auto"/>
              <w:bottom w:val="single" w:sz="4" w:space="0" w:color="auto"/>
              <w:right w:val="single" w:sz="4" w:space="0" w:color="auto"/>
            </w:tcBorders>
            <w:vAlign w:val="center"/>
            <w:hideMark/>
          </w:tcPr>
          <w:p w14:paraId="444D7529" w14:textId="77777777" w:rsidR="00277015" w:rsidRPr="00154860" w:rsidRDefault="00277015" w:rsidP="00277015">
            <w:pPr>
              <w:widowControl/>
              <w:jc w:val="left"/>
              <w:rPr>
                <w:rFonts w:eastAsia="方正宋刻本秀楷简体"/>
                <w:sz w:val="16"/>
                <w:szCs w:val="20"/>
              </w:rPr>
            </w:pPr>
            <w:r w:rsidRPr="00154860">
              <w:rPr>
                <w:rFonts w:eastAsia="方正宋刻本秀楷简体"/>
                <w:sz w:val="16"/>
                <w:szCs w:val="20"/>
              </w:rPr>
              <w:t>Unit</w:t>
            </w:r>
          </w:p>
        </w:tc>
        <w:tc>
          <w:tcPr>
            <w:tcW w:w="6667" w:type="dxa"/>
            <w:tcBorders>
              <w:top w:val="single" w:sz="4" w:space="0" w:color="auto"/>
              <w:left w:val="single" w:sz="4" w:space="0" w:color="auto"/>
              <w:bottom w:val="single" w:sz="4" w:space="0" w:color="auto"/>
              <w:right w:val="single" w:sz="4" w:space="0" w:color="auto"/>
            </w:tcBorders>
            <w:vAlign w:val="center"/>
            <w:hideMark/>
          </w:tcPr>
          <w:p w14:paraId="6A9486A0" w14:textId="77777777" w:rsidR="00277015" w:rsidRPr="00277015" w:rsidRDefault="00277015" w:rsidP="00277015">
            <w:pPr>
              <w:widowControl/>
              <w:jc w:val="left"/>
              <w:rPr>
                <w:rFonts w:eastAsia="方正宋刻本秀楷简体"/>
                <w:sz w:val="18"/>
                <w:szCs w:val="21"/>
              </w:rPr>
            </w:pPr>
            <w:r w:rsidRPr="00154860">
              <w:rPr>
                <w:rFonts w:eastAsia="方正宋刻本秀楷简体"/>
                <w:sz w:val="18"/>
                <w:szCs w:val="21"/>
              </w:rPr>
              <w:t>一般不需设置，基本都是</w:t>
            </w:r>
            <w:r w:rsidRPr="00154860">
              <w:rPr>
                <w:rFonts w:eastAsia="方正宋刻本秀楷简体"/>
                <w:sz w:val="18"/>
                <w:szCs w:val="21"/>
              </w:rPr>
              <w:t xml:space="preserve"> </w:t>
            </w:r>
            <w:proofErr w:type="spellStart"/>
            <w:r w:rsidRPr="00154860">
              <w:rPr>
                <w:rFonts w:eastAsia="方正宋刻本秀楷简体"/>
                <w:sz w:val="18"/>
                <w:szCs w:val="21"/>
              </w:rPr>
              <w:t>sname.server</w:t>
            </w:r>
            <w:proofErr w:type="spellEnd"/>
            <w:r w:rsidRPr="00154860">
              <w:rPr>
                <w:rFonts w:eastAsia="方正宋刻本秀楷简体"/>
                <w:sz w:val="18"/>
                <w:szCs w:val="21"/>
              </w:rPr>
              <w:t xml:space="preserve"> +</w:t>
            </w:r>
            <w:proofErr w:type="spellStart"/>
            <w:proofErr w:type="gramStart"/>
            <w:r w:rsidRPr="00154860">
              <w:rPr>
                <w:rFonts w:eastAsia="方正宋刻本秀楷简体"/>
                <w:sz w:val="18"/>
                <w:szCs w:val="21"/>
              </w:rPr>
              <w:t>sname.timer</w:t>
            </w:r>
            <w:proofErr w:type="spellEnd"/>
            <w:proofErr w:type="gramEnd"/>
          </w:p>
          <w:p w14:paraId="5EFD9512" w14:textId="77777777" w:rsidR="00277015" w:rsidRPr="00154860" w:rsidRDefault="00277015" w:rsidP="00277015">
            <w:pPr>
              <w:widowControl/>
              <w:jc w:val="left"/>
              <w:rPr>
                <w:rFonts w:eastAsia="方正宋刻本秀楷简体"/>
                <w:sz w:val="18"/>
                <w:szCs w:val="21"/>
              </w:rPr>
            </w:pPr>
            <w:r w:rsidRPr="00154860">
              <w:rPr>
                <w:rFonts w:eastAsia="方正宋刻本秀楷简体"/>
                <w:sz w:val="18"/>
                <w:szCs w:val="21"/>
              </w:rPr>
              <w:t>如果</w:t>
            </w:r>
            <w:proofErr w:type="spellStart"/>
            <w:r w:rsidRPr="00154860">
              <w:rPr>
                <w:rFonts w:eastAsia="方正宋刻本秀楷简体"/>
                <w:sz w:val="18"/>
                <w:szCs w:val="21"/>
              </w:rPr>
              <w:t>sname</w:t>
            </w:r>
            <w:proofErr w:type="spellEnd"/>
            <w:r w:rsidRPr="00154860">
              <w:rPr>
                <w:rFonts w:eastAsia="方正宋刻本秀楷简体"/>
                <w:sz w:val="18"/>
                <w:szCs w:val="21"/>
              </w:rPr>
              <w:t>并不相同时，那在</w:t>
            </w:r>
            <w:r w:rsidRPr="00154860">
              <w:rPr>
                <w:rFonts w:eastAsia="方正宋刻本秀楷简体"/>
                <w:sz w:val="18"/>
                <w:szCs w:val="21"/>
              </w:rPr>
              <w:t xml:space="preserve"> .timer </w:t>
            </w:r>
            <w:r w:rsidRPr="00154860">
              <w:rPr>
                <w:rFonts w:eastAsia="方正宋刻本秀楷简体"/>
                <w:sz w:val="18"/>
                <w:szCs w:val="21"/>
              </w:rPr>
              <w:t>的文件中，就要指定是哪一个</w:t>
            </w:r>
            <w:r w:rsidRPr="00154860">
              <w:rPr>
                <w:rFonts w:eastAsia="方正宋刻本秀楷简体"/>
                <w:sz w:val="18"/>
                <w:szCs w:val="21"/>
              </w:rPr>
              <w:t>service unit</w:t>
            </w:r>
          </w:p>
        </w:tc>
      </w:tr>
    </w:tbl>
    <w:p w14:paraId="363F6CED" w14:textId="77777777" w:rsidR="00154860" w:rsidRDefault="00154860" w:rsidP="00E17072">
      <w:pPr>
        <w:widowControl/>
        <w:jc w:val="left"/>
        <w:rPr>
          <w:rFonts w:ascii="ArialRegular" w:hAnsi="ArialRegular" w:hint="eastAsia"/>
          <w:color w:val="000000"/>
          <w:sz w:val="16"/>
          <w:szCs w:val="16"/>
        </w:rPr>
        <w:sectPr w:rsidR="00154860">
          <w:type w:val="continuous"/>
          <w:pgSz w:w="11906" w:h="16838"/>
          <w:pgMar w:top="1440" w:right="1800" w:bottom="1440" w:left="1800" w:header="851" w:footer="992" w:gutter="0"/>
          <w:cols w:space="720"/>
          <w:docGrid w:type="lines" w:linePitch="312"/>
        </w:sectPr>
      </w:pPr>
      <w:r w:rsidRPr="00154860">
        <w:rPr>
          <w:rFonts w:ascii="宋体" w:hAnsi="宋体"/>
          <w:kern w:val="0"/>
          <w:sz w:val="24"/>
        </w:rPr>
        <w:br/>
      </w:r>
    </w:p>
    <w:p w14:paraId="3A42A121" w14:textId="77777777" w:rsidR="00154860" w:rsidRDefault="00154860" w:rsidP="00E17072">
      <w:pPr>
        <w:widowControl/>
        <w:jc w:val="left"/>
        <w:rPr>
          <w:rFonts w:ascii="ArialRegular" w:hAnsi="ArialRegular" w:hint="eastAsia"/>
          <w:color w:val="000000"/>
          <w:sz w:val="16"/>
          <w:szCs w:val="16"/>
        </w:rPr>
      </w:pPr>
      <w:r w:rsidRPr="00154860">
        <w:rPr>
          <w:rFonts w:ascii="ArialRegular" w:hAnsi="ArialRegular"/>
          <w:color w:val="000000"/>
          <w:sz w:val="16"/>
          <w:szCs w:val="16"/>
        </w:rPr>
        <w:t xml:space="preserve">us </w:t>
      </w:r>
      <w:r w:rsidRPr="00154860">
        <w:rPr>
          <w:rFonts w:ascii="??Regular" w:hAnsi="??Regular"/>
          <w:color w:val="000000"/>
          <w:sz w:val="14"/>
          <w:szCs w:val="14"/>
        </w:rPr>
        <w:t>或</w:t>
      </w:r>
      <w:r w:rsidRPr="00154860">
        <w:rPr>
          <w:rFonts w:ascii="??Regular" w:hAnsi="??Regular"/>
          <w:color w:val="000000"/>
          <w:sz w:val="14"/>
          <w:szCs w:val="14"/>
        </w:rPr>
        <w:t xml:space="preserve"> </w:t>
      </w:r>
      <w:proofErr w:type="spellStart"/>
      <w:r w:rsidRPr="00154860">
        <w:rPr>
          <w:rFonts w:ascii="ArialRegular" w:hAnsi="ArialRegular"/>
          <w:color w:val="000000"/>
          <w:sz w:val="16"/>
          <w:szCs w:val="16"/>
        </w:rPr>
        <w:t>usec</w:t>
      </w:r>
      <w:proofErr w:type="spellEnd"/>
      <w:r w:rsidRPr="00154860">
        <w:rPr>
          <w:rFonts w:ascii="??Regular" w:hAnsi="??Regular"/>
          <w:color w:val="000000"/>
          <w:sz w:val="14"/>
          <w:szCs w:val="14"/>
        </w:rPr>
        <w:t>：微秒</w:t>
      </w:r>
      <w:r w:rsidRPr="00154860">
        <w:rPr>
          <w:rFonts w:ascii="??Regular" w:hAnsi="??Regular"/>
          <w:color w:val="000000"/>
          <w:sz w:val="14"/>
          <w:szCs w:val="14"/>
        </w:rPr>
        <w:t xml:space="preserve"> </w:t>
      </w:r>
      <w:r w:rsidRPr="00154860">
        <w:rPr>
          <w:rFonts w:ascii="??Regular" w:hAnsi="??Regular"/>
          <w:color w:val="000000"/>
          <w:sz w:val="14"/>
          <w:szCs w:val="14"/>
        </w:rPr>
        <w:t>（</w:t>
      </w:r>
      <w:r w:rsidRPr="00154860">
        <w:rPr>
          <w:rFonts w:ascii="ArialRegular" w:hAnsi="ArialRegular"/>
          <w:color w:val="000000"/>
          <w:sz w:val="16"/>
          <w:szCs w:val="16"/>
        </w:rPr>
        <w:t>10</w:t>
      </w:r>
      <w:r w:rsidRPr="00154860">
        <w:rPr>
          <w:rFonts w:ascii="ArialRegular" w:hAnsi="ArialRegular"/>
          <w:color w:val="000000"/>
          <w:sz w:val="14"/>
          <w:szCs w:val="14"/>
        </w:rPr>
        <w:t xml:space="preserve">-6 </w:t>
      </w:r>
      <w:r w:rsidRPr="00154860">
        <w:rPr>
          <w:rFonts w:ascii="??Regular" w:hAnsi="??Regular"/>
          <w:color w:val="000000"/>
          <w:sz w:val="14"/>
          <w:szCs w:val="14"/>
        </w:rPr>
        <w:t>秒）</w:t>
      </w:r>
      <w:r w:rsidRPr="00154860">
        <w:rPr>
          <w:rFonts w:ascii="??Regular" w:hAnsi="??Regular"/>
          <w:color w:val="000000"/>
          <w:sz w:val="14"/>
          <w:szCs w:val="14"/>
        </w:rPr>
        <w:br/>
      </w:r>
      <w:proofErr w:type="spellStart"/>
      <w:r w:rsidRPr="00154860">
        <w:rPr>
          <w:rFonts w:ascii="ArialRegular" w:hAnsi="ArialRegular"/>
          <w:color w:val="000000"/>
          <w:sz w:val="16"/>
          <w:szCs w:val="16"/>
        </w:rPr>
        <w:t>ms</w:t>
      </w:r>
      <w:proofErr w:type="spellEnd"/>
      <w:r w:rsidRPr="00154860">
        <w:rPr>
          <w:rFonts w:ascii="ArialRegular" w:hAnsi="ArialRegular"/>
          <w:color w:val="000000"/>
          <w:sz w:val="16"/>
          <w:szCs w:val="16"/>
        </w:rPr>
        <w:t xml:space="preserve"> </w:t>
      </w:r>
      <w:r w:rsidRPr="00154860">
        <w:rPr>
          <w:rFonts w:ascii="??Regular" w:hAnsi="??Regular"/>
          <w:color w:val="000000"/>
          <w:sz w:val="14"/>
          <w:szCs w:val="14"/>
        </w:rPr>
        <w:t>或</w:t>
      </w:r>
      <w:r w:rsidRPr="00154860">
        <w:rPr>
          <w:rFonts w:ascii="??Regular" w:hAnsi="??Regular"/>
          <w:color w:val="000000"/>
          <w:sz w:val="14"/>
          <w:szCs w:val="14"/>
        </w:rPr>
        <w:t xml:space="preserve"> </w:t>
      </w:r>
      <w:r w:rsidRPr="00154860">
        <w:rPr>
          <w:rFonts w:ascii="ArialRegular" w:hAnsi="ArialRegular"/>
          <w:color w:val="000000"/>
          <w:sz w:val="16"/>
          <w:szCs w:val="16"/>
        </w:rPr>
        <w:t>msec</w:t>
      </w:r>
      <w:r w:rsidRPr="00154860">
        <w:rPr>
          <w:rFonts w:ascii="??Regular" w:hAnsi="??Regular"/>
          <w:color w:val="000000"/>
          <w:sz w:val="14"/>
          <w:szCs w:val="14"/>
        </w:rPr>
        <w:t>：毫秒</w:t>
      </w:r>
      <w:r w:rsidRPr="00154860">
        <w:rPr>
          <w:rFonts w:ascii="??Regular" w:hAnsi="??Regular"/>
          <w:color w:val="000000"/>
          <w:sz w:val="14"/>
          <w:szCs w:val="14"/>
        </w:rPr>
        <w:t xml:space="preserve"> </w:t>
      </w:r>
      <w:r w:rsidRPr="00154860">
        <w:rPr>
          <w:rFonts w:ascii="??Regular" w:hAnsi="??Regular"/>
          <w:color w:val="000000"/>
          <w:sz w:val="14"/>
          <w:szCs w:val="14"/>
        </w:rPr>
        <w:t>（</w:t>
      </w:r>
      <w:r w:rsidRPr="00154860">
        <w:rPr>
          <w:rFonts w:ascii="ArialRegular" w:hAnsi="ArialRegular"/>
          <w:color w:val="000000"/>
          <w:sz w:val="16"/>
          <w:szCs w:val="16"/>
        </w:rPr>
        <w:t>10</w:t>
      </w:r>
      <w:r w:rsidRPr="00154860">
        <w:rPr>
          <w:rFonts w:ascii="ArialRegular" w:hAnsi="ArialRegular"/>
          <w:color w:val="000000"/>
          <w:sz w:val="14"/>
          <w:szCs w:val="14"/>
        </w:rPr>
        <w:t xml:space="preserve">-3 </w:t>
      </w:r>
      <w:r w:rsidRPr="00154860">
        <w:rPr>
          <w:rFonts w:ascii="??Regular" w:hAnsi="??Regular"/>
          <w:color w:val="000000"/>
          <w:sz w:val="14"/>
          <w:szCs w:val="14"/>
        </w:rPr>
        <w:t>秒）</w:t>
      </w:r>
      <w:r w:rsidRPr="00154860">
        <w:rPr>
          <w:rFonts w:ascii="??Regular" w:hAnsi="??Regular"/>
          <w:color w:val="000000"/>
          <w:sz w:val="14"/>
          <w:szCs w:val="14"/>
        </w:rPr>
        <w:br/>
      </w:r>
      <w:r w:rsidRPr="00154860">
        <w:rPr>
          <w:rFonts w:ascii="ArialRegular" w:hAnsi="ArialRegular"/>
          <w:color w:val="000000"/>
          <w:sz w:val="16"/>
          <w:szCs w:val="16"/>
        </w:rPr>
        <w:t>s, sec, second, seconds</w:t>
      </w:r>
      <w:r w:rsidRPr="00154860">
        <w:rPr>
          <w:rFonts w:ascii="ArialRegular" w:hAnsi="ArialRegular"/>
          <w:color w:val="000000"/>
          <w:sz w:val="16"/>
          <w:szCs w:val="16"/>
        </w:rPr>
        <w:br/>
        <w:t>m, min, minute, minutes</w:t>
      </w:r>
      <w:r w:rsidRPr="00154860">
        <w:rPr>
          <w:rFonts w:ascii="ArialRegular" w:hAnsi="ArialRegular"/>
          <w:color w:val="000000"/>
          <w:sz w:val="16"/>
          <w:szCs w:val="16"/>
        </w:rPr>
        <w:br/>
        <w:t xml:space="preserve">h, </w:t>
      </w:r>
      <w:proofErr w:type="spellStart"/>
      <w:r w:rsidRPr="00154860">
        <w:rPr>
          <w:rFonts w:ascii="ArialRegular" w:hAnsi="ArialRegular"/>
          <w:color w:val="000000"/>
          <w:sz w:val="16"/>
          <w:szCs w:val="16"/>
        </w:rPr>
        <w:t>hr</w:t>
      </w:r>
      <w:proofErr w:type="spellEnd"/>
      <w:r w:rsidRPr="00154860">
        <w:rPr>
          <w:rFonts w:ascii="ArialRegular" w:hAnsi="ArialRegular"/>
          <w:color w:val="000000"/>
          <w:sz w:val="16"/>
          <w:szCs w:val="16"/>
        </w:rPr>
        <w:t>, hour, hours</w:t>
      </w:r>
      <w:r w:rsidRPr="00154860">
        <w:rPr>
          <w:rFonts w:ascii="ArialRegular" w:hAnsi="ArialRegular"/>
          <w:color w:val="000000"/>
          <w:sz w:val="16"/>
          <w:szCs w:val="16"/>
        </w:rPr>
        <w:br/>
        <w:t>d, day, days</w:t>
      </w:r>
      <w:r w:rsidRPr="00154860">
        <w:rPr>
          <w:rFonts w:ascii="ArialRegular" w:hAnsi="ArialRegular"/>
          <w:color w:val="000000"/>
          <w:sz w:val="16"/>
          <w:szCs w:val="16"/>
        </w:rPr>
        <w:br/>
        <w:t>w, week, weeks</w:t>
      </w:r>
      <w:r w:rsidRPr="00154860">
        <w:rPr>
          <w:rFonts w:ascii="ArialRegular" w:hAnsi="ArialRegular"/>
          <w:color w:val="000000"/>
          <w:sz w:val="16"/>
          <w:szCs w:val="16"/>
        </w:rPr>
        <w:br/>
      </w:r>
      <w:r w:rsidRPr="00154860">
        <w:rPr>
          <w:rFonts w:ascii="ArialRegular" w:hAnsi="ArialRegular"/>
          <w:color w:val="000000"/>
          <w:sz w:val="16"/>
          <w:szCs w:val="16"/>
        </w:rPr>
        <w:t>month, months</w:t>
      </w:r>
      <w:r w:rsidRPr="00154860">
        <w:rPr>
          <w:rFonts w:ascii="ArialRegular" w:hAnsi="ArialRegular"/>
          <w:color w:val="000000"/>
          <w:sz w:val="16"/>
          <w:szCs w:val="16"/>
        </w:rPr>
        <w:br/>
        <w:t>y, year, years</w:t>
      </w:r>
    </w:p>
    <w:p w14:paraId="292C5172" w14:textId="77777777" w:rsidR="00154860" w:rsidRPr="00154860" w:rsidRDefault="00154860" w:rsidP="00E17072">
      <w:pPr>
        <w:widowControl/>
        <w:jc w:val="left"/>
        <w:rPr>
          <w:rFonts w:ascii="ArialRegular" w:hAnsi="ArialRegular" w:hint="eastAsia"/>
          <w:color w:val="000000"/>
          <w:sz w:val="16"/>
          <w:szCs w:val="16"/>
        </w:rPr>
      </w:pPr>
      <w:r w:rsidRPr="00154860">
        <w:rPr>
          <w:rFonts w:ascii="ArialRegular" w:hAnsi="ArialRegular"/>
          <w:color w:val="000000"/>
          <w:sz w:val="16"/>
          <w:szCs w:val="16"/>
        </w:rPr>
        <w:t>隔</w:t>
      </w:r>
      <w:r w:rsidRPr="00154860">
        <w:rPr>
          <w:rFonts w:ascii="ArialRegular" w:hAnsi="ArialRegular"/>
          <w:color w:val="000000"/>
          <w:sz w:val="16"/>
          <w:szCs w:val="16"/>
        </w:rPr>
        <w:t xml:space="preserve"> 3 </w:t>
      </w:r>
      <w:r w:rsidRPr="00154860">
        <w:rPr>
          <w:rFonts w:ascii="ArialRegular" w:hAnsi="ArialRegular"/>
          <w:color w:val="000000"/>
          <w:sz w:val="16"/>
          <w:szCs w:val="16"/>
        </w:rPr>
        <w:t>小时：</w:t>
      </w:r>
      <w:r w:rsidRPr="00154860">
        <w:rPr>
          <w:rFonts w:ascii="ArialRegular" w:hAnsi="ArialRegular"/>
          <w:color w:val="000000"/>
          <w:sz w:val="16"/>
          <w:szCs w:val="16"/>
        </w:rPr>
        <w:t xml:space="preserve"> 3h </w:t>
      </w:r>
      <w:r w:rsidRPr="00154860">
        <w:rPr>
          <w:rFonts w:ascii="ArialRegular" w:hAnsi="ArialRegular"/>
          <w:color w:val="000000"/>
          <w:sz w:val="16"/>
          <w:szCs w:val="16"/>
        </w:rPr>
        <w:t>或</w:t>
      </w:r>
      <w:r w:rsidRPr="00154860">
        <w:rPr>
          <w:rFonts w:ascii="ArialRegular" w:hAnsi="ArialRegular"/>
          <w:color w:val="000000"/>
          <w:sz w:val="16"/>
          <w:szCs w:val="16"/>
        </w:rPr>
        <w:t xml:space="preserve"> 3hr </w:t>
      </w:r>
      <w:r w:rsidRPr="00154860">
        <w:rPr>
          <w:rFonts w:ascii="ArialRegular" w:hAnsi="ArialRegular"/>
          <w:color w:val="000000"/>
          <w:sz w:val="16"/>
          <w:szCs w:val="16"/>
        </w:rPr>
        <w:t>或</w:t>
      </w:r>
      <w:r w:rsidRPr="00154860">
        <w:rPr>
          <w:rFonts w:ascii="ArialRegular" w:hAnsi="ArialRegular"/>
          <w:color w:val="000000"/>
          <w:sz w:val="16"/>
          <w:szCs w:val="16"/>
        </w:rPr>
        <w:t xml:space="preserve"> 3hours</w:t>
      </w:r>
      <w:r w:rsidRPr="00154860">
        <w:rPr>
          <w:rFonts w:ascii="ArialRegular" w:hAnsi="ArialRegular"/>
          <w:color w:val="000000"/>
          <w:sz w:val="16"/>
          <w:szCs w:val="16"/>
        </w:rPr>
        <w:br/>
      </w:r>
      <w:r w:rsidRPr="00154860">
        <w:rPr>
          <w:rFonts w:ascii="ArialRegular" w:hAnsi="ArialRegular"/>
          <w:color w:val="000000"/>
          <w:sz w:val="16"/>
          <w:szCs w:val="16"/>
        </w:rPr>
        <w:t>隔</w:t>
      </w:r>
      <w:r w:rsidRPr="00154860">
        <w:rPr>
          <w:rFonts w:ascii="ArialRegular" w:hAnsi="ArialRegular"/>
          <w:color w:val="000000"/>
          <w:sz w:val="16"/>
          <w:szCs w:val="16"/>
        </w:rPr>
        <w:t xml:space="preserve"> 300 </w:t>
      </w:r>
      <w:r w:rsidRPr="00154860">
        <w:rPr>
          <w:rFonts w:ascii="ArialRegular" w:hAnsi="ArialRegular"/>
          <w:color w:val="000000"/>
          <w:sz w:val="16"/>
          <w:szCs w:val="16"/>
        </w:rPr>
        <w:t>分钟过</w:t>
      </w:r>
      <w:r w:rsidRPr="00154860">
        <w:rPr>
          <w:rFonts w:ascii="ArialRegular" w:hAnsi="ArialRegular"/>
          <w:color w:val="000000"/>
          <w:sz w:val="16"/>
          <w:szCs w:val="16"/>
        </w:rPr>
        <w:t xml:space="preserve"> 10 </w:t>
      </w:r>
      <w:r w:rsidRPr="00154860">
        <w:rPr>
          <w:rFonts w:ascii="ArialRegular" w:hAnsi="ArialRegular"/>
          <w:color w:val="000000"/>
          <w:sz w:val="16"/>
          <w:szCs w:val="16"/>
        </w:rPr>
        <w:t>秒：</w:t>
      </w:r>
      <w:r w:rsidRPr="00154860">
        <w:rPr>
          <w:rFonts w:ascii="ArialRegular" w:hAnsi="ArialRegular"/>
          <w:color w:val="000000"/>
          <w:sz w:val="16"/>
          <w:szCs w:val="16"/>
        </w:rPr>
        <w:t xml:space="preserve"> 10s 300m</w:t>
      </w:r>
      <w:r w:rsidRPr="00154860">
        <w:rPr>
          <w:rFonts w:ascii="ArialRegular" w:hAnsi="ArialRegular"/>
          <w:color w:val="000000"/>
          <w:sz w:val="16"/>
          <w:szCs w:val="16"/>
        </w:rPr>
        <w:br/>
      </w:r>
      <w:r w:rsidRPr="00154860">
        <w:rPr>
          <w:rFonts w:ascii="ArialRegular" w:hAnsi="ArialRegular"/>
          <w:color w:val="000000"/>
          <w:sz w:val="16"/>
          <w:szCs w:val="16"/>
        </w:rPr>
        <w:t>隔</w:t>
      </w:r>
      <w:r w:rsidRPr="00154860">
        <w:rPr>
          <w:rFonts w:ascii="ArialRegular" w:hAnsi="ArialRegular"/>
          <w:color w:val="000000"/>
          <w:sz w:val="16"/>
          <w:szCs w:val="16"/>
        </w:rPr>
        <w:t xml:space="preserve"> 5 </w:t>
      </w:r>
      <w:r w:rsidRPr="00154860">
        <w:rPr>
          <w:rFonts w:ascii="ArialRegular" w:hAnsi="ArialRegular"/>
          <w:color w:val="000000"/>
          <w:sz w:val="16"/>
          <w:szCs w:val="16"/>
        </w:rPr>
        <w:t>天又</w:t>
      </w:r>
      <w:r w:rsidRPr="00154860">
        <w:rPr>
          <w:rFonts w:ascii="ArialRegular" w:hAnsi="ArialRegular"/>
          <w:color w:val="000000"/>
          <w:sz w:val="16"/>
          <w:szCs w:val="16"/>
        </w:rPr>
        <w:t xml:space="preserve"> 100 </w:t>
      </w:r>
      <w:r w:rsidRPr="00154860">
        <w:rPr>
          <w:rFonts w:ascii="ArialRegular" w:hAnsi="ArialRegular"/>
          <w:color w:val="000000"/>
          <w:sz w:val="16"/>
          <w:szCs w:val="16"/>
        </w:rPr>
        <w:t>分钟：</w:t>
      </w:r>
      <w:r w:rsidRPr="00154860">
        <w:rPr>
          <w:rFonts w:ascii="ArialRegular" w:hAnsi="ArialRegular"/>
          <w:color w:val="000000"/>
          <w:sz w:val="16"/>
          <w:szCs w:val="16"/>
        </w:rPr>
        <w:t xml:space="preserve"> 100m 5day</w:t>
      </w:r>
      <w:r w:rsidRPr="00154860">
        <w:rPr>
          <w:rFonts w:ascii="ArialRegular" w:hAnsi="ArialRegular"/>
          <w:color w:val="000000"/>
          <w:sz w:val="16"/>
          <w:szCs w:val="16"/>
        </w:rPr>
        <w:br/>
        <w:t xml:space="preserve"># </w:t>
      </w:r>
      <w:r w:rsidRPr="00154860">
        <w:rPr>
          <w:rFonts w:ascii="ArialRegular" w:hAnsi="ArialRegular"/>
          <w:color w:val="000000"/>
          <w:sz w:val="16"/>
          <w:szCs w:val="16"/>
        </w:rPr>
        <w:t>通常英文的写法，小单位写前面，大单位写后面</w:t>
      </w:r>
      <w:r>
        <w:rPr>
          <w:rFonts w:ascii="ArialRegular" w:hAnsi="ArialRegular" w:hint="eastAsia"/>
          <w:color w:val="000000"/>
          <w:sz w:val="16"/>
          <w:szCs w:val="16"/>
        </w:rPr>
        <w:t>，</w:t>
      </w:r>
      <w:r w:rsidRPr="00154860">
        <w:rPr>
          <w:rFonts w:ascii="ArialRegular" w:hAnsi="ArialRegular"/>
          <w:color w:val="000000"/>
          <w:sz w:val="16"/>
          <w:szCs w:val="16"/>
        </w:rPr>
        <w:t>所以先秒、再分、再小时、再天数等</w:t>
      </w:r>
    </w:p>
    <w:p w14:paraId="243D4FD1" w14:textId="77777777" w:rsidR="00154860" w:rsidRDefault="00154860" w:rsidP="00E17072">
      <w:pPr>
        <w:widowControl/>
        <w:jc w:val="left"/>
        <w:rPr>
          <w:rFonts w:ascii="??Regular" w:hAnsi="??Regular"/>
          <w:color w:val="000000"/>
          <w:sz w:val="12"/>
          <w:szCs w:val="12"/>
        </w:rPr>
        <w:sectPr w:rsidR="00154860" w:rsidSect="00154860">
          <w:type w:val="continuous"/>
          <w:pgSz w:w="11906" w:h="16838"/>
          <w:pgMar w:top="1440" w:right="1800" w:bottom="1440" w:left="1800" w:header="851" w:footer="992" w:gutter="0"/>
          <w:cols w:num="2" w:space="720"/>
          <w:docGrid w:type="lines" w:linePitch="312"/>
        </w:sectPr>
      </w:pPr>
    </w:p>
    <w:tbl>
      <w:tblPr>
        <w:tblW w:w="0" w:type="auto"/>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85"/>
        <w:gridCol w:w="4260"/>
      </w:tblGrid>
      <w:tr w:rsidR="00154860" w:rsidRPr="00154860" w14:paraId="6D89CF35"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5F2BD0C0" w14:textId="77777777" w:rsidR="00154860" w:rsidRPr="00154860" w:rsidRDefault="00154860" w:rsidP="00154860">
            <w:pPr>
              <w:widowControl/>
              <w:jc w:val="left"/>
              <w:rPr>
                <w:rFonts w:ascii="宋体" w:hAnsi="宋体"/>
                <w:kern w:val="0"/>
                <w:sz w:val="24"/>
              </w:rPr>
            </w:pPr>
            <w:r w:rsidRPr="00154860">
              <w:rPr>
                <w:rFonts w:ascii="??Regular" w:hAnsi="??Regular"/>
                <w:color w:val="000000"/>
                <w:kern w:val="0"/>
                <w:sz w:val="14"/>
                <w:szCs w:val="14"/>
              </w:rPr>
              <w:t>英文口语</w:t>
            </w:r>
            <w:r w:rsidRPr="00154860">
              <w:rPr>
                <w:rFonts w:ascii="??Regular" w:hAnsi="??Regular"/>
                <w:color w:val="000000"/>
                <w:kern w:val="0"/>
                <w:sz w:val="14"/>
                <w:szCs w:val="14"/>
              </w:rPr>
              <w:t xml:space="preserve">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2EF44F0F" w14:textId="77777777" w:rsidR="00154860" w:rsidRPr="00154860" w:rsidRDefault="00154860" w:rsidP="00154860">
            <w:pPr>
              <w:widowControl/>
              <w:jc w:val="left"/>
              <w:rPr>
                <w:rFonts w:ascii="宋体" w:hAnsi="宋体"/>
                <w:kern w:val="0"/>
                <w:sz w:val="24"/>
              </w:rPr>
            </w:pPr>
            <w:r w:rsidRPr="00154860">
              <w:rPr>
                <w:rFonts w:ascii="??Regular" w:hAnsi="??Regular"/>
                <w:color w:val="000000"/>
                <w:kern w:val="0"/>
                <w:sz w:val="14"/>
                <w:szCs w:val="14"/>
              </w:rPr>
              <w:t>实际的时间格式代表</w:t>
            </w:r>
          </w:p>
        </w:tc>
      </w:tr>
      <w:tr w:rsidR="00154860" w:rsidRPr="00154860" w14:paraId="7B1920D2"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5ADF1F82"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now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3CC8B6C9"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Thu 2015-08-13 13:50:00</w:t>
            </w:r>
          </w:p>
        </w:tc>
      </w:tr>
      <w:tr w:rsidR="00154860" w:rsidRPr="00154860" w14:paraId="358318BD"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0E0D1666"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today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2720EF25"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Thu 2015-08-13 00:00:00</w:t>
            </w:r>
          </w:p>
        </w:tc>
      </w:tr>
      <w:tr w:rsidR="00154860" w:rsidRPr="00154860" w14:paraId="3C8DAFA5"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0158CA47"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tomorrow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4654C170"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Thu 2015-08-14 00:00:00</w:t>
            </w:r>
          </w:p>
        </w:tc>
      </w:tr>
      <w:tr w:rsidR="00154860" w:rsidRPr="00154860" w14:paraId="1FBB4F86"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22981699"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hourly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3FA7B443"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 </w:t>
            </w:r>
            <w:proofErr w:type="gramStart"/>
            <w:r w:rsidRPr="00154860">
              <w:rPr>
                <w:rFonts w:ascii="ArialRegular" w:hAnsi="ArialRegular"/>
                <w:color w:val="000000"/>
                <w:kern w:val="0"/>
                <w:sz w:val="16"/>
                <w:szCs w:val="16"/>
              </w:rPr>
              <w:t>*:00:00</w:t>
            </w:r>
            <w:proofErr w:type="gramEnd"/>
          </w:p>
        </w:tc>
      </w:tr>
      <w:tr w:rsidR="00154860" w:rsidRPr="00154860" w14:paraId="2E5A4872"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6FE691B5"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daily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7B70B846"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00:00:00</w:t>
            </w:r>
          </w:p>
        </w:tc>
      </w:tr>
      <w:tr w:rsidR="00154860" w:rsidRPr="00154860" w14:paraId="272CBDF8"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589A105C"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weekly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2972762F"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Mon *-*-* 00:00:00</w:t>
            </w:r>
          </w:p>
        </w:tc>
      </w:tr>
      <w:tr w:rsidR="00154860" w:rsidRPr="00154860" w14:paraId="57852CDD"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7A80A536"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monthly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344F0BD1"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*-*-01 00:00:00</w:t>
            </w:r>
          </w:p>
        </w:tc>
      </w:tr>
      <w:tr w:rsidR="00154860" w:rsidRPr="00154860" w14:paraId="6114F71B"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2B16EF41"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+3h10m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29E569B4"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Thu 2015-08-13 17:00:00</w:t>
            </w:r>
          </w:p>
        </w:tc>
      </w:tr>
      <w:tr w:rsidR="00154860" w:rsidRPr="00154860" w14:paraId="48AC79DC"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7C58A30B"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2015-08-16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6F73CDD6"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Sun 2015-08-16 00:00:00</w:t>
            </w:r>
          </w:p>
        </w:tc>
      </w:tr>
    </w:tbl>
    <w:p w14:paraId="1BCBD526" w14:textId="77777777" w:rsidR="00154860" w:rsidRDefault="00154860" w:rsidP="00E17072">
      <w:pPr>
        <w:widowControl/>
        <w:jc w:val="left"/>
        <w:rPr>
          <w:rFonts w:ascii="ArialRegular" w:hAnsi="ArialRegular" w:hint="eastAsia"/>
          <w:color w:val="000000"/>
          <w:sz w:val="16"/>
          <w:szCs w:val="16"/>
        </w:rPr>
      </w:pPr>
      <w:r w:rsidRPr="00154860">
        <w:rPr>
          <w:rFonts w:ascii="??Regular" w:hAnsi="??Regular"/>
          <w:color w:val="000000"/>
          <w:sz w:val="14"/>
          <w:szCs w:val="14"/>
        </w:rPr>
        <w:t>开机后</w:t>
      </w:r>
      <w:r w:rsidRPr="00154860">
        <w:rPr>
          <w:rFonts w:ascii="??Regular" w:hAnsi="??Regular"/>
          <w:color w:val="000000"/>
          <w:sz w:val="14"/>
          <w:szCs w:val="14"/>
        </w:rPr>
        <w:t xml:space="preserve"> </w:t>
      </w:r>
      <w:r w:rsidRPr="00154860">
        <w:rPr>
          <w:rFonts w:ascii="ArialRegular" w:hAnsi="ArialRegular"/>
          <w:color w:val="000000"/>
          <w:sz w:val="16"/>
          <w:szCs w:val="16"/>
        </w:rPr>
        <w:t xml:space="preserve">2 </w:t>
      </w:r>
      <w:r w:rsidRPr="00154860">
        <w:rPr>
          <w:rFonts w:ascii="??Regular" w:hAnsi="??Regular"/>
          <w:color w:val="000000"/>
          <w:sz w:val="14"/>
          <w:szCs w:val="14"/>
        </w:rPr>
        <w:t>小时开始执行一次这个</w:t>
      </w:r>
      <w:r w:rsidRPr="00154860">
        <w:rPr>
          <w:rFonts w:ascii="??Regular" w:hAnsi="??Regular"/>
          <w:color w:val="000000"/>
          <w:sz w:val="14"/>
          <w:szCs w:val="14"/>
        </w:rPr>
        <w:t xml:space="preserve"> </w:t>
      </w:r>
      <w:r w:rsidRPr="00154860">
        <w:rPr>
          <w:rFonts w:ascii="ArialRegular" w:hAnsi="ArialRegular"/>
          <w:color w:val="000000"/>
          <w:sz w:val="16"/>
          <w:szCs w:val="16"/>
        </w:rPr>
        <w:t>backup.service</w:t>
      </w:r>
      <w:r>
        <w:rPr>
          <w:rFonts w:ascii="ArialRegular" w:hAnsi="ArialRegular" w:hint="eastAsia"/>
          <w:color w:val="000000"/>
          <w:sz w:val="16"/>
          <w:szCs w:val="16"/>
        </w:rPr>
        <w:t>，</w:t>
      </w:r>
      <w:r w:rsidRPr="00154860">
        <w:rPr>
          <w:rFonts w:ascii="??Regular" w:hAnsi="??Regular"/>
          <w:color w:val="000000"/>
          <w:sz w:val="14"/>
          <w:szCs w:val="14"/>
        </w:rPr>
        <w:t>自从第一次执行后，未来我每两天要执行一次</w:t>
      </w:r>
      <w:r w:rsidRPr="00154860">
        <w:rPr>
          <w:rFonts w:ascii="??Regular" w:hAnsi="??Regular"/>
          <w:color w:val="000000"/>
          <w:sz w:val="14"/>
          <w:szCs w:val="14"/>
        </w:rPr>
        <w:t xml:space="preserve"> </w:t>
      </w:r>
      <w:r w:rsidRPr="00154860">
        <w:rPr>
          <w:rFonts w:ascii="ArialRegular" w:hAnsi="ArialRegular"/>
          <w:color w:val="000000"/>
          <w:sz w:val="16"/>
          <w:szCs w:val="16"/>
        </w:rPr>
        <w:t>backup.service</w:t>
      </w:r>
    </w:p>
    <w:p w14:paraId="75BCDFAE" w14:textId="77777777" w:rsidR="00FD68FE" w:rsidRDefault="00FD68FE" w:rsidP="00E17072">
      <w:pPr>
        <w:widowControl/>
        <w:jc w:val="left"/>
        <w:rPr>
          <w:rFonts w:ascii="ArialRegular" w:hAnsi="ArialRegular" w:hint="eastAsia"/>
          <w:color w:val="000000"/>
          <w:sz w:val="16"/>
          <w:szCs w:val="16"/>
        </w:rPr>
        <w:sectPr w:rsidR="00FD68FE">
          <w:type w:val="continuous"/>
          <w:pgSz w:w="11906" w:h="16838"/>
          <w:pgMar w:top="1440" w:right="1800" w:bottom="1440" w:left="1800" w:header="851" w:footer="992" w:gutter="0"/>
          <w:cols w:space="720"/>
          <w:docGrid w:type="lines" w:linePitch="312"/>
        </w:sectPr>
      </w:pPr>
    </w:p>
    <w:p w14:paraId="69DDFDFC" w14:textId="77777777" w:rsidR="00FD68FE" w:rsidRPr="00FD68FE" w:rsidRDefault="00FD68FE" w:rsidP="00E17072">
      <w:pPr>
        <w:widowControl/>
        <w:jc w:val="left"/>
        <w:rPr>
          <w:rFonts w:eastAsia="方正宋刻本秀楷简体"/>
          <w:sz w:val="18"/>
          <w:szCs w:val="21"/>
        </w:rPr>
      </w:pPr>
      <w:r>
        <w:rPr>
          <w:rFonts w:ascii="ArialRegular" w:hAnsi="ArialRegular"/>
          <w:color w:val="000000"/>
          <w:sz w:val="16"/>
          <w:szCs w:val="16"/>
        </w:rPr>
        <w:tab/>
      </w:r>
      <w:r w:rsidRPr="00FD68FE">
        <w:rPr>
          <w:rFonts w:eastAsia="方正宋刻本秀楷简体"/>
          <w:sz w:val="18"/>
          <w:szCs w:val="21"/>
        </w:rPr>
        <w:t>vim /</w:t>
      </w:r>
      <w:proofErr w:type="spellStart"/>
      <w:r w:rsidRPr="00FD68FE">
        <w:rPr>
          <w:rFonts w:eastAsia="方正宋刻本秀楷简体"/>
          <w:sz w:val="18"/>
          <w:szCs w:val="21"/>
        </w:rPr>
        <w:t>etc</w:t>
      </w:r>
      <w:proofErr w:type="spellEnd"/>
      <w:r w:rsidRPr="00FD68FE">
        <w:rPr>
          <w:rFonts w:eastAsia="方正宋刻本秀楷简体"/>
          <w:sz w:val="18"/>
          <w:szCs w:val="21"/>
        </w:rPr>
        <w:t>/</w:t>
      </w:r>
      <w:proofErr w:type="spellStart"/>
      <w:r w:rsidRPr="00FD68FE">
        <w:rPr>
          <w:rFonts w:eastAsia="方正宋刻本秀楷简体"/>
          <w:sz w:val="18"/>
          <w:szCs w:val="21"/>
        </w:rPr>
        <w:t>systemd</w:t>
      </w:r>
      <w:proofErr w:type="spellEnd"/>
      <w:r w:rsidRPr="00FD68FE">
        <w:rPr>
          <w:rFonts w:eastAsia="方正宋刻本秀楷简体"/>
          <w:sz w:val="18"/>
          <w:szCs w:val="21"/>
        </w:rPr>
        <w:t>/system/</w:t>
      </w:r>
      <w:proofErr w:type="spellStart"/>
      <w:r w:rsidRPr="00FD68FE">
        <w:rPr>
          <w:rFonts w:eastAsia="方正宋刻本秀楷简体"/>
          <w:sz w:val="18"/>
          <w:szCs w:val="21"/>
        </w:rPr>
        <w:t>backup.timer</w:t>
      </w:r>
      <w:proofErr w:type="spellEnd"/>
    </w:p>
    <w:p w14:paraId="04659C6B" w14:textId="77777777" w:rsidR="00FD68FE" w:rsidRDefault="00154860" w:rsidP="00FD68FE">
      <w:pPr>
        <w:widowControl/>
        <w:ind w:left="840"/>
        <w:jc w:val="left"/>
        <w:rPr>
          <w:rFonts w:eastAsia="方正宋刻本秀楷简体"/>
          <w:sz w:val="18"/>
          <w:szCs w:val="21"/>
        </w:rPr>
        <w:sectPr w:rsidR="00FD68FE" w:rsidSect="00FD68FE">
          <w:type w:val="continuous"/>
          <w:pgSz w:w="11906" w:h="16838"/>
          <w:pgMar w:top="1440" w:right="1800" w:bottom="1440" w:left="1800" w:header="851" w:footer="992" w:gutter="0"/>
          <w:cols w:num="2" w:space="720"/>
          <w:docGrid w:type="lines" w:linePitch="312"/>
        </w:sectPr>
      </w:pPr>
      <w:r w:rsidRPr="00FD68FE">
        <w:rPr>
          <w:rFonts w:eastAsia="方正宋刻本秀楷简体"/>
          <w:sz w:val="18"/>
          <w:szCs w:val="21"/>
        </w:rPr>
        <w:t>[Unit]</w:t>
      </w:r>
      <w:r w:rsidRPr="00FD68FE">
        <w:rPr>
          <w:rFonts w:eastAsia="方正宋刻本秀楷简体"/>
          <w:sz w:val="18"/>
          <w:szCs w:val="21"/>
        </w:rPr>
        <w:br/>
      </w:r>
    </w:p>
    <w:p w14:paraId="492E6F9D" w14:textId="77777777" w:rsidR="00FD68FE" w:rsidRDefault="00154860" w:rsidP="00FD68FE">
      <w:pPr>
        <w:widowControl/>
        <w:ind w:left="840"/>
        <w:jc w:val="left"/>
        <w:rPr>
          <w:rFonts w:eastAsia="方正宋刻本秀楷简体"/>
          <w:sz w:val="18"/>
          <w:szCs w:val="21"/>
        </w:rPr>
      </w:pPr>
      <w:r w:rsidRPr="00FD68FE">
        <w:rPr>
          <w:rFonts w:eastAsia="方正宋刻本秀楷简体"/>
          <w:sz w:val="18"/>
          <w:szCs w:val="21"/>
        </w:rPr>
        <w:t>Description=backup my server timer</w:t>
      </w:r>
      <w:r w:rsidRPr="00FD68FE">
        <w:rPr>
          <w:rFonts w:eastAsia="方正宋刻本秀楷简体"/>
          <w:sz w:val="18"/>
          <w:szCs w:val="21"/>
        </w:rPr>
        <w:br/>
        <w:t>[Timer]</w:t>
      </w:r>
      <w:r w:rsidRPr="00FD68FE">
        <w:rPr>
          <w:rFonts w:eastAsia="方正宋刻本秀楷简体"/>
          <w:sz w:val="18"/>
          <w:szCs w:val="21"/>
        </w:rPr>
        <w:br/>
        <w:t>OnBootSec=2hrs</w:t>
      </w:r>
      <w:r w:rsidRPr="00FD68FE">
        <w:rPr>
          <w:rFonts w:eastAsia="方正宋刻本秀楷简体"/>
          <w:sz w:val="18"/>
          <w:szCs w:val="21"/>
        </w:rPr>
        <w:br/>
        <w:t>OnUnitActiveSec=2days</w:t>
      </w:r>
      <w:r w:rsidRPr="00FD68FE">
        <w:rPr>
          <w:rFonts w:eastAsia="方正宋刻本秀楷简体"/>
          <w:sz w:val="18"/>
          <w:szCs w:val="21"/>
        </w:rPr>
        <w:br/>
        <w:t>[Install]</w:t>
      </w:r>
      <w:r w:rsidRPr="00FD68FE">
        <w:rPr>
          <w:rFonts w:eastAsia="方正宋刻本秀楷简体"/>
          <w:sz w:val="18"/>
          <w:szCs w:val="21"/>
        </w:rPr>
        <w:br/>
        <w:t>WantedBy=multi-</w:t>
      </w:r>
      <w:proofErr w:type="gramStart"/>
      <w:r w:rsidRPr="00FD68FE">
        <w:rPr>
          <w:rFonts w:eastAsia="方正宋刻本秀楷简体"/>
          <w:sz w:val="18"/>
          <w:szCs w:val="21"/>
        </w:rPr>
        <w:t>user.target</w:t>
      </w:r>
      <w:proofErr w:type="gramEnd"/>
    </w:p>
    <w:p w14:paraId="157CC376" w14:textId="77777777" w:rsidR="00FD68FE" w:rsidRDefault="00FD68FE" w:rsidP="00FD68FE">
      <w:pPr>
        <w:widowControl/>
        <w:ind w:left="840"/>
        <w:jc w:val="left"/>
        <w:rPr>
          <w:rFonts w:eastAsia="方正宋刻本秀楷简体"/>
          <w:sz w:val="18"/>
          <w:szCs w:val="21"/>
        </w:rPr>
      </w:pPr>
    </w:p>
    <w:p w14:paraId="6E634F25" w14:textId="77777777" w:rsidR="00FD68FE" w:rsidRDefault="00FD68FE" w:rsidP="00FD68FE">
      <w:pPr>
        <w:widowControl/>
        <w:ind w:left="840"/>
        <w:jc w:val="left"/>
        <w:rPr>
          <w:rFonts w:eastAsia="方正宋刻本秀楷简体"/>
          <w:sz w:val="18"/>
          <w:szCs w:val="21"/>
        </w:rPr>
      </w:pPr>
    </w:p>
    <w:p w14:paraId="72E03101" w14:textId="77777777" w:rsidR="00277015" w:rsidRDefault="00154860" w:rsidP="00FD68FE">
      <w:pPr>
        <w:widowControl/>
        <w:ind w:left="840"/>
        <w:jc w:val="left"/>
        <w:rPr>
          <w:rFonts w:eastAsia="方正宋刻本秀楷简体"/>
          <w:sz w:val="18"/>
          <w:szCs w:val="21"/>
        </w:rPr>
      </w:pPr>
      <w:proofErr w:type="spellStart"/>
      <w:r w:rsidRPr="00FD68FE">
        <w:rPr>
          <w:rFonts w:eastAsia="方正宋刻本秀楷简体"/>
          <w:sz w:val="18"/>
          <w:szCs w:val="21"/>
        </w:rPr>
        <w:lastRenderedPageBreak/>
        <w:t>systemctl</w:t>
      </w:r>
      <w:proofErr w:type="spellEnd"/>
      <w:r w:rsidRPr="00FD68FE">
        <w:rPr>
          <w:rFonts w:eastAsia="方正宋刻本秀楷简体"/>
          <w:sz w:val="18"/>
          <w:szCs w:val="21"/>
        </w:rPr>
        <w:t xml:space="preserve"> daemon-reload</w:t>
      </w:r>
    </w:p>
    <w:p w14:paraId="1DC4E93A" w14:textId="77777777" w:rsidR="00FD68FE" w:rsidRDefault="00154860" w:rsidP="00FD68FE">
      <w:pPr>
        <w:widowControl/>
        <w:ind w:left="840"/>
        <w:jc w:val="left"/>
        <w:rPr>
          <w:rFonts w:eastAsia="方正宋刻本秀楷简体"/>
          <w:sz w:val="18"/>
          <w:szCs w:val="21"/>
        </w:rPr>
      </w:pPr>
      <w:proofErr w:type="spellStart"/>
      <w:r w:rsidRPr="00FD68FE">
        <w:rPr>
          <w:rFonts w:eastAsia="方正宋刻本秀楷简体"/>
          <w:sz w:val="18"/>
          <w:szCs w:val="21"/>
        </w:rPr>
        <w:t>systemctl</w:t>
      </w:r>
      <w:proofErr w:type="spellEnd"/>
      <w:r w:rsidRPr="00FD68FE">
        <w:rPr>
          <w:rFonts w:eastAsia="方正宋刻本秀楷简体"/>
          <w:sz w:val="18"/>
          <w:szCs w:val="21"/>
        </w:rPr>
        <w:t xml:space="preserve"> enable </w:t>
      </w:r>
      <w:proofErr w:type="spellStart"/>
      <w:proofErr w:type="gramStart"/>
      <w:r w:rsidRPr="00FD68FE">
        <w:rPr>
          <w:rFonts w:eastAsia="方正宋刻本秀楷简体"/>
          <w:sz w:val="18"/>
          <w:szCs w:val="21"/>
        </w:rPr>
        <w:t>backup.timer</w:t>
      </w:r>
      <w:proofErr w:type="spellEnd"/>
      <w:proofErr w:type="gramEnd"/>
      <w:r w:rsidRPr="00FD68FE">
        <w:rPr>
          <w:rFonts w:eastAsia="方正宋刻本秀楷简体"/>
          <w:sz w:val="18"/>
          <w:szCs w:val="21"/>
        </w:rPr>
        <w:br/>
      </w:r>
      <w:proofErr w:type="spellStart"/>
      <w:r w:rsidRPr="00FD68FE">
        <w:rPr>
          <w:rFonts w:eastAsia="方正宋刻本秀楷简体"/>
          <w:sz w:val="18"/>
          <w:szCs w:val="21"/>
        </w:rPr>
        <w:t>systemctl</w:t>
      </w:r>
      <w:proofErr w:type="spellEnd"/>
      <w:r w:rsidRPr="00FD68FE">
        <w:rPr>
          <w:rFonts w:eastAsia="方正宋刻本秀楷简体"/>
          <w:sz w:val="18"/>
          <w:szCs w:val="21"/>
        </w:rPr>
        <w:t xml:space="preserve"> restart backup.timer</w:t>
      </w:r>
    </w:p>
    <w:p w14:paraId="26342545" w14:textId="77777777" w:rsidR="00154860" w:rsidRDefault="00154860" w:rsidP="00FD68FE">
      <w:pPr>
        <w:widowControl/>
        <w:ind w:left="840"/>
        <w:jc w:val="left"/>
        <w:rPr>
          <w:rFonts w:eastAsia="方正宋刻本秀楷简体"/>
          <w:sz w:val="18"/>
          <w:szCs w:val="21"/>
        </w:rPr>
      </w:pPr>
      <w:r w:rsidRPr="00FD68FE">
        <w:rPr>
          <w:rFonts w:eastAsia="方正宋刻本秀楷简体"/>
          <w:sz w:val="18"/>
          <w:szCs w:val="21"/>
        </w:rPr>
        <w:br/>
      </w:r>
      <w:proofErr w:type="spellStart"/>
      <w:r w:rsidRPr="00FD68FE">
        <w:rPr>
          <w:rFonts w:eastAsia="方正宋刻本秀楷简体"/>
          <w:sz w:val="18"/>
          <w:szCs w:val="21"/>
        </w:rPr>
        <w:t>systemctl</w:t>
      </w:r>
      <w:proofErr w:type="spellEnd"/>
      <w:r w:rsidRPr="00FD68FE">
        <w:rPr>
          <w:rFonts w:eastAsia="方正宋刻本秀楷简体"/>
          <w:sz w:val="18"/>
          <w:szCs w:val="21"/>
        </w:rPr>
        <w:t xml:space="preserve"> list-unit-files | grep backup</w:t>
      </w:r>
    </w:p>
    <w:p w14:paraId="3986A1AE" w14:textId="77777777" w:rsidR="00FD68FE" w:rsidRDefault="00FD68FE" w:rsidP="00FD68FE">
      <w:pPr>
        <w:widowControl/>
        <w:ind w:left="840"/>
        <w:jc w:val="left"/>
        <w:rPr>
          <w:rFonts w:eastAsia="方正宋刻本秀楷简体"/>
          <w:sz w:val="18"/>
          <w:szCs w:val="21"/>
        </w:rPr>
      </w:pPr>
      <w:r w:rsidRPr="00FD68FE">
        <w:rPr>
          <w:rFonts w:eastAsia="方正宋刻本秀楷简体"/>
          <w:sz w:val="18"/>
          <w:szCs w:val="21"/>
        </w:rPr>
        <w:t xml:space="preserve">backup.service disabled </w:t>
      </w:r>
      <w:r>
        <w:rPr>
          <w:rFonts w:eastAsia="方正宋刻本秀楷简体"/>
          <w:sz w:val="18"/>
          <w:szCs w:val="21"/>
        </w:rPr>
        <w:tab/>
      </w:r>
      <w:r w:rsidRPr="00FD68FE">
        <w:rPr>
          <w:rFonts w:eastAsia="方正宋刻本秀楷简体"/>
          <w:sz w:val="18"/>
          <w:szCs w:val="21"/>
        </w:rPr>
        <w:t xml:space="preserve"># </w:t>
      </w:r>
      <w:r w:rsidRPr="00FD68FE">
        <w:rPr>
          <w:rFonts w:eastAsia="方正宋刻本秀楷简体"/>
          <w:sz w:val="18"/>
          <w:szCs w:val="21"/>
        </w:rPr>
        <w:t>这个不需要启动！只要</w:t>
      </w:r>
      <w:r w:rsidRPr="00FD68FE">
        <w:rPr>
          <w:rFonts w:eastAsia="方正宋刻本秀楷简体"/>
          <w:sz w:val="18"/>
          <w:szCs w:val="21"/>
        </w:rPr>
        <w:t xml:space="preserve"> enable backup.timer </w:t>
      </w:r>
      <w:r w:rsidRPr="00FD68FE">
        <w:rPr>
          <w:rFonts w:eastAsia="方正宋刻本秀楷简体"/>
          <w:sz w:val="18"/>
          <w:szCs w:val="21"/>
        </w:rPr>
        <w:t>即可！</w:t>
      </w:r>
      <w:r w:rsidRPr="00FD68FE">
        <w:rPr>
          <w:rFonts w:eastAsia="方正宋刻本秀楷简体"/>
          <w:sz w:val="18"/>
          <w:szCs w:val="21"/>
        </w:rPr>
        <w:br/>
      </w:r>
      <w:proofErr w:type="gramStart"/>
      <w:r w:rsidRPr="00FD68FE">
        <w:rPr>
          <w:rFonts w:eastAsia="方正宋刻本秀楷简体"/>
          <w:sz w:val="18"/>
          <w:szCs w:val="21"/>
        </w:rPr>
        <w:t>backup.timer</w:t>
      </w:r>
      <w:proofErr w:type="gramEnd"/>
      <w:r w:rsidRPr="00FD68FE">
        <w:rPr>
          <w:rFonts w:eastAsia="方正宋刻本秀楷简体"/>
          <w:sz w:val="18"/>
          <w:szCs w:val="21"/>
        </w:rPr>
        <w:t xml:space="preserve"> enabled</w:t>
      </w:r>
    </w:p>
    <w:p w14:paraId="7CF57356" w14:textId="77777777" w:rsidR="00FD68FE" w:rsidRPr="00FD68FE" w:rsidRDefault="00FD68FE" w:rsidP="00FD68FE">
      <w:pPr>
        <w:widowControl/>
        <w:ind w:left="840"/>
        <w:jc w:val="left"/>
        <w:rPr>
          <w:rFonts w:eastAsia="方正宋刻本秀楷简体"/>
          <w:sz w:val="18"/>
          <w:szCs w:val="21"/>
        </w:rPr>
      </w:pPr>
    </w:p>
    <w:p w14:paraId="6F56B65B" w14:textId="77777777" w:rsidR="00FD68FE" w:rsidRPr="00D9455B" w:rsidRDefault="00FD68FE" w:rsidP="00FD68FE">
      <w:pPr>
        <w:widowControl/>
        <w:ind w:left="840"/>
        <w:jc w:val="left"/>
        <w:rPr>
          <w:rFonts w:eastAsia="方正宋刻本秀楷简体"/>
          <w:b/>
          <w:bCs/>
          <w:color w:val="BF8F00"/>
          <w:sz w:val="18"/>
          <w:szCs w:val="21"/>
        </w:rPr>
      </w:pPr>
      <w:proofErr w:type="spellStart"/>
      <w:r w:rsidRPr="00D9455B">
        <w:rPr>
          <w:rFonts w:eastAsia="方正宋刻本秀楷简体"/>
          <w:b/>
          <w:bCs/>
          <w:color w:val="BF8F00"/>
          <w:sz w:val="18"/>
          <w:szCs w:val="21"/>
        </w:rPr>
        <w:t>systemctl</w:t>
      </w:r>
      <w:proofErr w:type="spellEnd"/>
      <w:r w:rsidRPr="00D9455B">
        <w:rPr>
          <w:rFonts w:eastAsia="方正宋刻本秀楷简体"/>
          <w:b/>
          <w:bCs/>
          <w:color w:val="BF8F00"/>
          <w:sz w:val="18"/>
          <w:szCs w:val="21"/>
        </w:rPr>
        <w:t xml:space="preserve"> show </w:t>
      </w:r>
      <w:proofErr w:type="spellStart"/>
      <w:proofErr w:type="gramStart"/>
      <w:r w:rsidRPr="00D9455B">
        <w:rPr>
          <w:rFonts w:eastAsia="方正宋刻本秀楷简体"/>
          <w:b/>
          <w:bCs/>
          <w:color w:val="BF8F00"/>
          <w:sz w:val="18"/>
          <w:szCs w:val="21"/>
        </w:rPr>
        <w:t>timers.target</w:t>
      </w:r>
      <w:proofErr w:type="spellEnd"/>
      <w:proofErr w:type="gramEnd"/>
    </w:p>
    <w:p w14:paraId="6C9EB4AC" w14:textId="77777777" w:rsidR="00FD68FE" w:rsidRDefault="00FD68FE" w:rsidP="00FD68FE">
      <w:pPr>
        <w:widowControl/>
        <w:ind w:left="840"/>
        <w:jc w:val="left"/>
        <w:rPr>
          <w:rFonts w:eastAsia="方正宋刻本秀楷简体"/>
          <w:sz w:val="18"/>
          <w:szCs w:val="21"/>
        </w:rPr>
      </w:pPr>
      <w:r w:rsidRPr="00D9455B">
        <w:rPr>
          <w:rFonts w:eastAsia="方正宋刻本秀楷简体" w:hint="eastAsia"/>
          <w:b/>
          <w:bCs/>
          <w:color w:val="BF8F00"/>
          <w:sz w:val="18"/>
          <w:szCs w:val="21"/>
        </w:rPr>
        <w:t xml:space="preserve">ConditionTimestamp=Thu 2015-08-13 14:31:11 CST </w:t>
      </w:r>
      <w:r w:rsidRPr="00FD68FE">
        <w:rPr>
          <w:rFonts w:eastAsia="方正宋刻本秀楷简体" w:hint="eastAsia"/>
          <w:sz w:val="18"/>
          <w:szCs w:val="21"/>
        </w:rPr>
        <w:t xml:space="preserve"># timer </w:t>
      </w:r>
      <w:r w:rsidRPr="00FD68FE">
        <w:rPr>
          <w:rFonts w:eastAsia="方正宋刻本秀楷简体" w:hint="eastAsia"/>
          <w:sz w:val="18"/>
          <w:szCs w:val="21"/>
        </w:rPr>
        <w:t>这个</w:t>
      </w:r>
      <w:r w:rsidRPr="00FD68FE">
        <w:rPr>
          <w:rFonts w:eastAsia="方正宋刻本秀楷简体" w:hint="eastAsia"/>
          <w:sz w:val="18"/>
          <w:szCs w:val="21"/>
        </w:rPr>
        <w:t xml:space="preserve"> unit </w:t>
      </w:r>
      <w:r w:rsidRPr="00FD68FE">
        <w:rPr>
          <w:rFonts w:eastAsia="方正宋刻本秀楷简体" w:hint="eastAsia"/>
          <w:sz w:val="18"/>
          <w:szCs w:val="21"/>
        </w:rPr>
        <w:t>启动的时间！</w:t>
      </w:r>
    </w:p>
    <w:p w14:paraId="1F860ED1" w14:textId="77777777" w:rsidR="00FD68FE" w:rsidRPr="00D9455B" w:rsidRDefault="00FD68FE" w:rsidP="00FD68FE">
      <w:pPr>
        <w:widowControl/>
        <w:ind w:left="840"/>
        <w:jc w:val="left"/>
        <w:rPr>
          <w:rFonts w:eastAsia="方正宋刻本秀楷简体"/>
          <w:b/>
          <w:bCs/>
          <w:color w:val="1F3864"/>
          <w:sz w:val="18"/>
          <w:szCs w:val="21"/>
        </w:rPr>
      </w:pPr>
      <w:proofErr w:type="spellStart"/>
      <w:r w:rsidRPr="00D9455B">
        <w:rPr>
          <w:rFonts w:eastAsia="方正宋刻本秀楷简体"/>
          <w:b/>
          <w:bCs/>
          <w:color w:val="1F3864"/>
          <w:sz w:val="18"/>
          <w:szCs w:val="21"/>
        </w:rPr>
        <w:t>systemctl</w:t>
      </w:r>
      <w:proofErr w:type="spellEnd"/>
      <w:r w:rsidRPr="00D9455B">
        <w:rPr>
          <w:rFonts w:eastAsia="方正宋刻本秀楷简体"/>
          <w:b/>
          <w:bCs/>
          <w:color w:val="1F3864"/>
          <w:sz w:val="18"/>
          <w:szCs w:val="21"/>
        </w:rPr>
        <w:t xml:space="preserve"> show </w:t>
      </w:r>
      <w:proofErr w:type="spellStart"/>
      <w:proofErr w:type="gramStart"/>
      <w:r w:rsidRPr="00D9455B">
        <w:rPr>
          <w:rFonts w:eastAsia="方正宋刻本秀楷简体"/>
          <w:b/>
          <w:bCs/>
          <w:color w:val="1F3864"/>
          <w:sz w:val="18"/>
          <w:szCs w:val="21"/>
        </w:rPr>
        <w:t>backup.service</w:t>
      </w:r>
      <w:proofErr w:type="spellEnd"/>
      <w:proofErr w:type="gramEnd"/>
    </w:p>
    <w:p w14:paraId="74F323CA" w14:textId="77777777" w:rsidR="00FD68FE" w:rsidRDefault="00FD68FE" w:rsidP="00FD68FE">
      <w:pPr>
        <w:widowControl/>
        <w:ind w:left="840"/>
        <w:jc w:val="left"/>
        <w:rPr>
          <w:rFonts w:eastAsia="方正宋刻本秀楷简体"/>
          <w:sz w:val="18"/>
          <w:szCs w:val="21"/>
        </w:rPr>
      </w:pPr>
      <w:r w:rsidRPr="00D9455B">
        <w:rPr>
          <w:rFonts w:eastAsia="方正宋刻本秀楷简体" w:hint="eastAsia"/>
          <w:b/>
          <w:bCs/>
          <w:color w:val="1F3864"/>
          <w:sz w:val="18"/>
          <w:szCs w:val="21"/>
        </w:rPr>
        <w:t xml:space="preserve">ExecMainExitTimestamp=Thu 2015-08-13 14:50:19 CST </w:t>
      </w:r>
      <w:r w:rsidRPr="00FD68FE">
        <w:rPr>
          <w:rFonts w:eastAsia="方正宋刻本秀楷简体" w:hint="eastAsia"/>
          <w:sz w:val="18"/>
          <w:szCs w:val="21"/>
        </w:rPr>
        <w:t xml:space="preserve"># backup.service </w:t>
      </w:r>
      <w:r w:rsidRPr="00FD68FE">
        <w:rPr>
          <w:rFonts w:eastAsia="方正宋刻本秀楷简体" w:hint="eastAsia"/>
          <w:sz w:val="18"/>
          <w:szCs w:val="21"/>
        </w:rPr>
        <w:t>上次执行的时间</w:t>
      </w:r>
    </w:p>
    <w:p w14:paraId="2EB1019B" w14:textId="77777777" w:rsidR="00FD68FE" w:rsidRPr="00FD68FE" w:rsidRDefault="00FD68FE" w:rsidP="00FD68FE">
      <w:pPr>
        <w:widowControl/>
        <w:ind w:left="840"/>
        <w:jc w:val="left"/>
        <w:rPr>
          <w:rFonts w:eastAsia="方正宋刻本秀楷简体"/>
          <w:sz w:val="18"/>
          <w:szCs w:val="21"/>
        </w:rPr>
      </w:pPr>
      <w:proofErr w:type="spellStart"/>
      <w:r w:rsidRPr="00FD68FE">
        <w:rPr>
          <w:rFonts w:eastAsia="方正宋刻本秀楷简体"/>
          <w:sz w:val="18"/>
          <w:szCs w:val="21"/>
        </w:rPr>
        <w:t>systemctl</w:t>
      </w:r>
      <w:proofErr w:type="spellEnd"/>
      <w:r w:rsidRPr="00FD68FE">
        <w:rPr>
          <w:rFonts w:eastAsia="方正宋刻本秀楷简体"/>
          <w:sz w:val="18"/>
          <w:szCs w:val="21"/>
        </w:rPr>
        <w:t xml:space="preserve"> show </w:t>
      </w:r>
      <w:proofErr w:type="spellStart"/>
      <w:proofErr w:type="gramStart"/>
      <w:r w:rsidRPr="00FD68FE">
        <w:rPr>
          <w:rFonts w:eastAsia="方正宋刻本秀楷简体"/>
          <w:sz w:val="18"/>
          <w:szCs w:val="21"/>
        </w:rPr>
        <w:t>backup.timer</w:t>
      </w:r>
      <w:proofErr w:type="spellEnd"/>
      <w:proofErr w:type="gramEnd"/>
    </w:p>
    <w:p w14:paraId="57976FA6" w14:textId="77777777" w:rsidR="00FD68FE" w:rsidRDefault="00FD68FE" w:rsidP="00FD68FE">
      <w:pPr>
        <w:widowControl/>
        <w:ind w:left="840"/>
        <w:jc w:val="left"/>
        <w:rPr>
          <w:rFonts w:eastAsia="方正宋刻本秀楷简体"/>
          <w:sz w:val="18"/>
          <w:szCs w:val="21"/>
        </w:rPr>
      </w:pPr>
      <w:r w:rsidRPr="00FD68FE">
        <w:rPr>
          <w:rFonts w:eastAsia="方正宋刻本秀楷简体" w:hint="eastAsia"/>
          <w:sz w:val="18"/>
          <w:szCs w:val="21"/>
        </w:rPr>
        <w:t xml:space="preserve">NextElapseUSecMonotonic=2d 19min 11.540653s # </w:t>
      </w:r>
      <w:r w:rsidRPr="00FD68FE">
        <w:rPr>
          <w:rFonts w:eastAsia="方正宋刻本秀楷简体" w:hint="eastAsia"/>
          <w:sz w:val="18"/>
          <w:szCs w:val="21"/>
        </w:rPr>
        <w:t>下一次执行距离</w:t>
      </w:r>
      <w:r w:rsidRPr="00FD68FE">
        <w:rPr>
          <w:rFonts w:eastAsia="方正宋刻本秀楷简体" w:hint="eastAsia"/>
          <w:sz w:val="18"/>
          <w:szCs w:val="21"/>
        </w:rPr>
        <w:t xml:space="preserve"> timers.target </w:t>
      </w:r>
      <w:r w:rsidRPr="00FD68FE">
        <w:rPr>
          <w:rFonts w:eastAsia="方正宋刻本秀楷简体" w:hint="eastAsia"/>
          <w:sz w:val="18"/>
          <w:szCs w:val="21"/>
        </w:rPr>
        <w:t>的时间</w:t>
      </w:r>
    </w:p>
    <w:p w14:paraId="67A31310" w14:textId="77777777" w:rsidR="00FD68FE" w:rsidRDefault="00FD68FE" w:rsidP="00FD68FE">
      <w:pPr>
        <w:widowControl/>
        <w:ind w:left="840"/>
        <w:jc w:val="left"/>
        <w:rPr>
          <w:rFonts w:eastAsia="方正宋刻本秀楷简体"/>
          <w:sz w:val="18"/>
          <w:szCs w:val="21"/>
        </w:rPr>
      </w:pPr>
    </w:p>
    <w:p w14:paraId="761F2BE5" w14:textId="77777777" w:rsidR="00FD68FE" w:rsidRDefault="00FD68FE" w:rsidP="00FD68FE">
      <w:pPr>
        <w:widowControl/>
        <w:ind w:left="840"/>
        <w:jc w:val="left"/>
        <w:rPr>
          <w:rFonts w:ascii="??Regular" w:hAnsi="??Regular"/>
          <w:color w:val="000000"/>
          <w:sz w:val="14"/>
          <w:szCs w:val="14"/>
        </w:rPr>
      </w:pPr>
      <w:r w:rsidRPr="00FD68FE">
        <w:rPr>
          <w:rFonts w:ascii="??Regular" w:hAnsi="??Regular"/>
          <w:color w:val="000000"/>
          <w:sz w:val="14"/>
          <w:szCs w:val="14"/>
        </w:rPr>
        <w:t>上次执行</w:t>
      </w:r>
      <w:r w:rsidRPr="00D9455B">
        <w:rPr>
          <w:rFonts w:ascii="ArialRegular" w:hAnsi="ArialRegular"/>
          <w:b/>
          <w:bCs/>
          <w:color w:val="1F3864"/>
          <w:sz w:val="16"/>
          <w:szCs w:val="16"/>
        </w:rPr>
        <w:t>backup.service</w:t>
      </w:r>
      <w:r w:rsidRPr="00FD68FE">
        <w:rPr>
          <w:rFonts w:ascii="??Regular" w:hAnsi="??Regular"/>
          <w:color w:val="000000"/>
          <w:sz w:val="14"/>
          <w:szCs w:val="14"/>
        </w:rPr>
        <w:t>的时间是在</w:t>
      </w:r>
      <w:r w:rsidRPr="00FD68FE">
        <w:rPr>
          <w:rFonts w:ascii="ArialRegular" w:hAnsi="ArialRegular"/>
          <w:color w:val="000000"/>
          <w:sz w:val="16"/>
          <w:szCs w:val="16"/>
        </w:rPr>
        <w:t xml:space="preserve">2015-08-13 14:50 </w:t>
      </w:r>
      <w:r w:rsidRPr="00FD68FE">
        <w:rPr>
          <w:rFonts w:ascii="??Regular" w:hAnsi="??Regular"/>
          <w:color w:val="000000"/>
          <w:sz w:val="14"/>
          <w:szCs w:val="14"/>
        </w:rPr>
        <w:t>，由于设置两个小时执行一次，因此下次应该是</w:t>
      </w:r>
      <w:r w:rsidRPr="00FD68FE">
        <w:rPr>
          <w:rFonts w:ascii="??Regular" w:hAnsi="??Regular"/>
          <w:color w:val="000000"/>
          <w:sz w:val="14"/>
          <w:szCs w:val="14"/>
        </w:rPr>
        <w:br/>
      </w:r>
      <w:r w:rsidRPr="00FD68FE">
        <w:rPr>
          <w:rFonts w:ascii="ArialRegular" w:hAnsi="ArialRegular"/>
          <w:color w:val="000000"/>
          <w:sz w:val="16"/>
          <w:szCs w:val="16"/>
        </w:rPr>
        <w:t xml:space="preserve">2015-08-15 14:50 </w:t>
      </w:r>
      <w:r w:rsidRPr="00FD68FE">
        <w:rPr>
          <w:rFonts w:ascii="??Regular" w:hAnsi="??Regular"/>
          <w:color w:val="000000"/>
          <w:sz w:val="14"/>
          <w:szCs w:val="14"/>
        </w:rPr>
        <w:t>执行才对</w:t>
      </w:r>
      <w:r w:rsidRPr="00FD68FE">
        <w:rPr>
          <w:rFonts w:ascii="??Regular" w:hAnsi="??Regular"/>
          <w:color w:val="000000"/>
          <w:sz w:val="14"/>
          <w:szCs w:val="14"/>
        </w:rPr>
        <w:t xml:space="preserve"> </w:t>
      </w:r>
    </w:p>
    <w:p w14:paraId="24E3DD4A" w14:textId="77777777" w:rsidR="00FD68FE" w:rsidRPr="00D9455B" w:rsidRDefault="00FD68FE" w:rsidP="00FD68FE">
      <w:pPr>
        <w:widowControl/>
        <w:ind w:left="840"/>
        <w:jc w:val="left"/>
        <w:rPr>
          <w:rFonts w:ascii="??Regular" w:hAnsi="??Regular"/>
          <w:b/>
          <w:bCs/>
          <w:color w:val="BF8F00"/>
          <w:sz w:val="14"/>
          <w:szCs w:val="14"/>
        </w:rPr>
      </w:pPr>
      <w:r w:rsidRPr="00D9455B">
        <w:rPr>
          <w:rFonts w:ascii="??Regular" w:hAnsi="??Regular"/>
          <w:b/>
          <w:bCs/>
          <w:color w:val="BF8F00"/>
          <w:sz w:val="14"/>
          <w:szCs w:val="14"/>
        </w:rPr>
        <w:t>由于</w:t>
      </w:r>
      <w:r w:rsidRPr="00D9455B">
        <w:rPr>
          <w:rFonts w:ascii="ArialRegular" w:hAnsi="ArialRegular"/>
          <w:b/>
          <w:bCs/>
          <w:color w:val="BF8F00"/>
          <w:sz w:val="16"/>
          <w:szCs w:val="16"/>
        </w:rPr>
        <w:t>timer</w:t>
      </w:r>
      <w:r w:rsidRPr="00D9455B">
        <w:rPr>
          <w:rFonts w:ascii="??Regular" w:hAnsi="??Regular"/>
          <w:b/>
          <w:bCs/>
          <w:color w:val="BF8F00"/>
          <w:sz w:val="14"/>
          <w:szCs w:val="14"/>
        </w:rPr>
        <w:t>是由</w:t>
      </w:r>
      <w:r w:rsidRPr="00D9455B">
        <w:rPr>
          <w:rFonts w:ascii="ArialRegular" w:hAnsi="ArialRegular"/>
          <w:b/>
          <w:bCs/>
          <w:color w:val="BF8F00"/>
          <w:sz w:val="16"/>
          <w:szCs w:val="16"/>
        </w:rPr>
        <w:t>timers.target</w:t>
      </w:r>
      <w:r w:rsidRPr="00D9455B">
        <w:rPr>
          <w:rFonts w:ascii="??Regular" w:hAnsi="??Regular"/>
          <w:b/>
          <w:bCs/>
          <w:color w:val="BF8F00"/>
          <w:sz w:val="14"/>
          <w:szCs w:val="14"/>
        </w:rPr>
        <w:t>这个</w:t>
      </w:r>
      <w:r w:rsidRPr="00D9455B">
        <w:rPr>
          <w:rFonts w:ascii="ArialRegular" w:hAnsi="ArialRegular"/>
          <w:b/>
          <w:bCs/>
          <w:color w:val="BF8F00"/>
          <w:sz w:val="16"/>
          <w:szCs w:val="16"/>
        </w:rPr>
        <w:t>unit</w:t>
      </w:r>
      <w:r w:rsidRPr="00D9455B">
        <w:rPr>
          <w:rFonts w:ascii="??Regular" w:hAnsi="??Regular"/>
          <w:b/>
          <w:bCs/>
          <w:color w:val="BF8F00"/>
          <w:sz w:val="14"/>
          <w:szCs w:val="14"/>
        </w:rPr>
        <w:t>所管理的，而这个</w:t>
      </w:r>
      <w:r w:rsidRPr="00D9455B">
        <w:rPr>
          <w:rFonts w:ascii="ArialRegular" w:hAnsi="ArialRegular" w:hint="eastAsia"/>
          <w:b/>
          <w:bCs/>
          <w:color w:val="BF8F00"/>
          <w:sz w:val="16"/>
          <w:szCs w:val="16"/>
        </w:rPr>
        <w:t>unit</w:t>
      </w:r>
      <w:r w:rsidRPr="00D9455B">
        <w:rPr>
          <w:rFonts w:ascii="??Regular" w:hAnsi="??Regular"/>
          <w:b/>
          <w:bCs/>
          <w:color w:val="BF8F00"/>
          <w:sz w:val="14"/>
          <w:szCs w:val="14"/>
        </w:rPr>
        <w:t>的启动时间是在</w:t>
      </w:r>
      <w:r w:rsidRPr="00D9455B">
        <w:rPr>
          <w:rFonts w:ascii="??Regular" w:hAnsi="??Regular"/>
          <w:b/>
          <w:bCs/>
          <w:color w:val="BF8F00"/>
          <w:sz w:val="14"/>
          <w:szCs w:val="14"/>
        </w:rPr>
        <w:t xml:space="preserve"> </w:t>
      </w:r>
      <w:r w:rsidRPr="00D9455B">
        <w:rPr>
          <w:rFonts w:ascii="ArialRegular" w:hAnsi="ArialRegular"/>
          <w:b/>
          <w:bCs/>
          <w:color w:val="BF8F00"/>
          <w:sz w:val="16"/>
          <w:szCs w:val="16"/>
        </w:rPr>
        <w:t>2015-08-13 14:31</w:t>
      </w:r>
    </w:p>
    <w:p w14:paraId="54AD2557" w14:textId="77777777" w:rsidR="00FD68FE" w:rsidRDefault="00FD68FE" w:rsidP="00FD68FE">
      <w:pPr>
        <w:widowControl/>
        <w:ind w:left="840"/>
        <w:jc w:val="left"/>
        <w:rPr>
          <w:rFonts w:ascii="??Regular" w:hAnsi="??Regular"/>
          <w:b/>
          <w:bCs/>
          <w:color w:val="000000"/>
          <w:sz w:val="14"/>
          <w:szCs w:val="14"/>
        </w:rPr>
      </w:pPr>
      <w:r w:rsidRPr="00FD68FE">
        <w:rPr>
          <w:rFonts w:ascii="??Regular" w:hAnsi="??Regular"/>
          <w:b/>
          <w:bCs/>
          <w:color w:val="000000"/>
          <w:sz w:val="14"/>
          <w:szCs w:val="14"/>
        </w:rPr>
        <w:t>最终</w:t>
      </w:r>
      <w:r w:rsidRPr="00FD68FE">
        <w:rPr>
          <w:rFonts w:ascii="ArialRegular" w:hAnsi="ArialRegular"/>
          <w:b/>
          <w:bCs/>
          <w:color w:val="000000"/>
          <w:sz w:val="16"/>
          <w:szCs w:val="16"/>
        </w:rPr>
        <w:t>backup.timer</w:t>
      </w:r>
      <w:r w:rsidRPr="00FD68FE">
        <w:rPr>
          <w:rFonts w:ascii="??Regular" w:hAnsi="??Regular"/>
          <w:b/>
          <w:bCs/>
          <w:color w:val="000000"/>
          <w:sz w:val="14"/>
          <w:szCs w:val="14"/>
        </w:rPr>
        <w:t>所纪录的下次执行时间，其实是与</w:t>
      </w:r>
      <w:r w:rsidRPr="00FD68FE">
        <w:rPr>
          <w:rFonts w:ascii="??Regular" w:hAnsi="??Regular"/>
          <w:b/>
          <w:bCs/>
          <w:color w:val="000000"/>
          <w:sz w:val="14"/>
          <w:szCs w:val="14"/>
        </w:rPr>
        <w:t xml:space="preserve"> </w:t>
      </w:r>
      <w:r w:rsidRPr="00FD68FE">
        <w:rPr>
          <w:rFonts w:ascii="ArialRegular" w:hAnsi="ArialRegular"/>
          <w:b/>
          <w:bCs/>
          <w:color w:val="000000"/>
          <w:sz w:val="16"/>
          <w:szCs w:val="16"/>
        </w:rPr>
        <w:t xml:space="preserve">timers.target </w:t>
      </w:r>
      <w:r w:rsidRPr="00FD68FE">
        <w:rPr>
          <w:rFonts w:ascii="??Regular" w:hAnsi="??Regular"/>
          <w:b/>
          <w:bCs/>
          <w:color w:val="000000"/>
          <w:sz w:val="14"/>
          <w:szCs w:val="14"/>
        </w:rPr>
        <w:t>所纪录的时间差！</w:t>
      </w:r>
    </w:p>
    <w:p w14:paraId="117E630F" w14:textId="77777777" w:rsidR="00FD68FE" w:rsidRDefault="00FD68FE" w:rsidP="00FD68FE">
      <w:pPr>
        <w:widowControl/>
        <w:ind w:left="840"/>
        <w:jc w:val="left"/>
        <w:rPr>
          <w:rFonts w:ascii="ArialRegular" w:hAnsi="ArialRegular" w:hint="eastAsia"/>
          <w:color w:val="000000"/>
          <w:sz w:val="16"/>
          <w:szCs w:val="16"/>
        </w:rPr>
      </w:pPr>
      <w:r w:rsidRPr="00FD68FE">
        <w:rPr>
          <w:rFonts w:ascii="??Regular" w:hAnsi="??Regular"/>
          <w:color w:val="000000"/>
          <w:sz w:val="14"/>
          <w:szCs w:val="14"/>
        </w:rPr>
        <w:t>因此是</w:t>
      </w:r>
      <w:r w:rsidRPr="00FD68FE">
        <w:rPr>
          <w:rFonts w:ascii="ArialRegular" w:hAnsi="ArialRegular"/>
          <w:color w:val="000000"/>
          <w:sz w:val="16"/>
          <w:szCs w:val="16"/>
        </w:rPr>
        <w:t xml:space="preserve">“ </w:t>
      </w:r>
      <w:r w:rsidR="00277015">
        <w:rPr>
          <w:rFonts w:ascii="ArialRegular" w:hAnsi="ArialRegular"/>
          <w:color w:val="000000"/>
          <w:sz w:val="16"/>
          <w:szCs w:val="16"/>
        </w:rPr>
        <w:t>(</w:t>
      </w:r>
      <w:r w:rsidRPr="00FD68FE">
        <w:rPr>
          <w:rFonts w:ascii="ArialRegular" w:hAnsi="ArialRegular"/>
          <w:color w:val="000000"/>
          <w:sz w:val="16"/>
          <w:szCs w:val="16"/>
        </w:rPr>
        <w:t>2015-08-15 14:50</w:t>
      </w:r>
      <w:r w:rsidR="00277015">
        <w:rPr>
          <w:rFonts w:ascii="ArialRegular" w:hAnsi="ArialRegular"/>
          <w:color w:val="000000"/>
          <w:sz w:val="16"/>
          <w:szCs w:val="16"/>
        </w:rPr>
        <w:t>)</w:t>
      </w:r>
      <w:r w:rsidRPr="00FD68FE">
        <w:rPr>
          <w:rFonts w:ascii="ArialRegular" w:hAnsi="ArialRegular"/>
          <w:color w:val="000000"/>
          <w:sz w:val="16"/>
          <w:szCs w:val="16"/>
        </w:rPr>
        <w:t xml:space="preserve"> </w:t>
      </w:r>
      <w:r w:rsidR="00277015">
        <w:rPr>
          <w:rFonts w:ascii="ArialRegular" w:hAnsi="ArialRegular"/>
          <w:color w:val="000000"/>
          <w:sz w:val="16"/>
          <w:szCs w:val="16"/>
        </w:rPr>
        <w:t>–(</w:t>
      </w:r>
      <w:r w:rsidRPr="00FD68FE">
        <w:rPr>
          <w:rFonts w:ascii="ArialRegular" w:hAnsi="ArialRegular"/>
          <w:color w:val="000000"/>
          <w:sz w:val="16"/>
          <w:szCs w:val="16"/>
        </w:rPr>
        <w:t>2015-08-13 14:31</w:t>
      </w:r>
      <w:r w:rsidR="00277015">
        <w:rPr>
          <w:rFonts w:ascii="ArialRegular" w:hAnsi="ArialRegular"/>
          <w:color w:val="000000"/>
          <w:sz w:val="16"/>
          <w:szCs w:val="16"/>
        </w:rPr>
        <w:t>)</w:t>
      </w:r>
      <w:r w:rsidRPr="00FD68FE">
        <w:rPr>
          <w:rFonts w:ascii="ArialRegular" w:hAnsi="ArialRegular"/>
          <w:color w:val="000000"/>
          <w:sz w:val="16"/>
          <w:szCs w:val="16"/>
        </w:rPr>
        <w:t xml:space="preserve"> ”</w:t>
      </w:r>
      <w:r w:rsidRPr="00FD68FE">
        <w:rPr>
          <w:rFonts w:ascii="??Regular" w:hAnsi="??Regular"/>
          <w:color w:val="000000"/>
          <w:sz w:val="14"/>
          <w:szCs w:val="14"/>
        </w:rPr>
        <w:t>才对！</w:t>
      </w:r>
      <w:r w:rsidRPr="00FD68FE">
        <w:rPr>
          <w:rFonts w:ascii="??Regular" w:hAnsi="??Regular"/>
          <w:color w:val="000000"/>
          <w:sz w:val="14"/>
          <w:szCs w:val="14"/>
        </w:rPr>
        <w:t xml:space="preserve"> </w:t>
      </w:r>
      <w:r w:rsidRPr="00FD68FE">
        <w:rPr>
          <w:rFonts w:ascii="??Regular" w:hAnsi="??Regular"/>
          <w:color w:val="000000"/>
          <w:sz w:val="14"/>
          <w:szCs w:val="14"/>
        </w:rPr>
        <w:t>所以时间差就是</w:t>
      </w:r>
      <w:r w:rsidRPr="00FD68FE">
        <w:rPr>
          <w:rFonts w:ascii="??Regular" w:hAnsi="??Regular"/>
          <w:color w:val="000000"/>
          <w:sz w:val="14"/>
          <w:szCs w:val="14"/>
        </w:rPr>
        <w:t xml:space="preserve"> </w:t>
      </w:r>
      <w:r w:rsidRPr="00FD68FE">
        <w:rPr>
          <w:rFonts w:ascii="ArialRegular" w:hAnsi="ArialRegular"/>
          <w:color w:val="000000"/>
          <w:sz w:val="16"/>
          <w:szCs w:val="16"/>
        </w:rPr>
        <w:t>2d 19min</w:t>
      </w:r>
    </w:p>
    <w:p w14:paraId="38AAF1DE" w14:textId="77777777" w:rsidR="00277015" w:rsidRDefault="00277015" w:rsidP="00FD68FE">
      <w:pPr>
        <w:widowControl/>
        <w:ind w:left="840"/>
        <w:jc w:val="left"/>
        <w:rPr>
          <w:rFonts w:ascii="ArialRegular" w:hAnsi="ArialRegular" w:hint="eastAsia"/>
          <w:color w:val="000000"/>
          <w:sz w:val="16"/>
          <w:szCs w:val="16"/>
        </w:rPr>
      </w:pPr>
    </w:p>
    <w:p w14:paraId="110DAD10" w14:textId="77777777" w:rsidR="00277015" w:rsidRPr="00277015" w:rsidRDefault="00277015" w:rsidP="00FD68FE">
      <w:pPr>
        <w:widowControl/>
        <w:ind w:left="840"/>
        <w:jc w:val="left"/>
        <w:rPr>
          <w:rFonts w:eastAsia="方正宋刻本秀楷简体"/>
          <w:sz w:val="18"/>
          <w:szCs w:val="21"/>
        </w:rPr>
      </w:pPr>
      <w:r w:rsidRPr="00277015">
        <w:rPr>
          <w:rFonts w:eastAsia="方正宋刻本秀楷简体"/>
          <w:sz w:val="18"/>
          <w:szCs w:val="21"/>
        </w:rPr>
        <w:t>星期天凌晨</w:t>
      </w:r>
      <w:r w:rsidRPr="00277015">
        <w:rPr>
          <w:rFonts w:eastAsia="方正宋刻本秀楷简体"/>
          <w:sz w:val="18"/>
          <w:szCs w:val="21"/>
        </w:rPr>
        <w:t xml:space="preserve"> 2 </w:t>
      </w:r>
      <w:r w:rsidRPr="00277015">
        <w:rPr>
          <w:rFonts w:eastAsia="方正宋刻本秀楷简体"/>
          <w:sz w:val="18"/>
          <w:szCs w:val="21"/>
        </w:rPr>
        <w:t>点运行</w:t>
      </w:r>
    </w:p>
    <w:p w14:paraId="54B5095D" w14:textId="77777777" w:rsidR="00277015" w:rsidRPr="00277015" w:rsidRDefault="00277015" w:rsidP="00FD68FE">
      <w:pPr>
        <w:widowControl/>
        <w:ind w:left="840"/>
        <w:jc w:val="left"/>
        <w:rPr>
          <w:rFonts w:eastAsia="方正宋刻本秀楷简体"/>
          <w:sz w:val="18"/>
          <w:szCs w:val="21"/>
        </w:rPr>
      </w:pPr>
      <w:r w:rsidRPr="00277015">
        <w:rPr>
          <w:rFonts w:eastAsia="方正宋刻本秀楷简体"/>
          <w:sz w:val="18"/>
          <w:szCs w:val="21"/>
        </w:rPr>
        <w:t>[Unit]</w:t>
      </w:r>
      <w:r w:rsidRPr="00277015">
        <w:rPr>
          <w:rFonts w:eastAsia="方正宋刻本秀楷简体"/>
          <w:sz w:val="18"/>
          <w:szCs w:val="21"/>
        </w:rPr>
        <w:br/>
        <w:t>Description=backup my server timer2</w:t>
      </w:r>
      <w:r w:rsidRPr="00277015">
        <w:rPr>
          <w:rFonts w:eastAsia="方正宋刻本秀楷简体"/>
          <w:sz w:val="18"/>
          <w:szCs w:val="21"/>
        </w:rPr>
        <w:br/>
        <w:t>[Timer]</w:t>
      </w:r>
      <w:r w:rsidRPr="00277015">
        <w:rPr>
          <w:rFonts w:eastAsia="方正宋刻本秀楷简体"/>
          <w:sz w:val="18"/>
          <w:szCs w:val="21"/>
        </w:rPr>
        <w:br/>
        <w:t>OnCalendar=Sun *-*-* 02:00:00</w:t>
      </w:r>
      <w:r w:rsidRPr="00277015">
        <w:rPr>
          <w:rFonts w:eastAsia="方正宋刻本秀楷简体"/>
          <w:sz w:val="18"/>
          <w:szCs w:val="21"/>
        </w:rPr>
        <w:br/>
        <w:t>Persistent=true</w:t>
      </w:r>
      <w:r w:rsidRPr="00277015">
        <w:rPr>
          <w:rFonts w:eastAsia="方正宋刻本秀楷简体"/>
          <w:sz w:val="18"/>
          <w:szCs w:val="21"/>
        </w:rPr>
        <w:br/>
        <w:t>Unit=backup.service</w:t>
      </w:r>
      <w:r w:rsidRPr="00277015">
        <w:rPr>
          <w:rFonts w:eastAsia="方正宋刻本秀楷简体"/>
          <w:sz w:val="18"/>
          <w:szCs w:val="21"/>
        </w:rPr>
        <w:br/>
        <w:t>[Install]</w:t>
      </w:r>
      <w:r w:rsidRPr="00277015">
        <w:rPr>
          <w:rFonts w:eastAsia="方正宋刻本秀楷简体"/>
          <w:sz w:val="18"/>
          <w:szCs w:val="21"/>
        </w:rPr>
        <w:br/>
        <w:t>WantedBy=multi-</w:t>
      </w:r>
      <w:proofErr w:type="gramStart"/>
      <w:r w:rsidRPr="00277015">
        <w:rPr>
          <w:rFonts w:eastAsia="方正宋刻本秀楷简体"/>
          <w:sz w:val="18"/>
          <w:szCs w:val="21"/>
        </w:rPr>
        <w:t>user.target</w:t>
      </w:r>
      <w:proofErr w:type="gramEnd"/>
    </w:p>
    <w:p w14:paraId="40352AB9" w14:textId="77777777" w:rsidR="00277015" w:rsidRPr="00277015" w:rsidRDefault="00277015" w:rsidP="00FD68FE">
      <w:pPr>
        <w:widowControl/>
        <w:ind w:left="840"/>
        <w:jc w:val="left"/>
        <w:rPr>
          <w:rFonts w:eastAsia="方正宋刻本秀楷简体"/>
          <w:sz w:val="18"/>
          <w:szCs w:val="21"/>
        </w:rPr>
      </w:pPr>
    </w:p>
    <w:p w14:paraId="52B4D14C" w14:textId="77777777" w:rsidR="00277015" w:rsidRPr="00277015" w:rsidRDefault="00277015" w:rsidP="00FD68FE">
      <w:pPr>
        <w:widowControl/>
        <w:ind w:left="840"/>
        <w:jc w:val="left"/>
        <w:rPr>
          <w:rFonts w:eastAsia="方正宋刻本秀楷简体"/>
          <w:sz w:val="18"/>
          <w:szCs w:val="21"/>
        </w:rPr>
      </w:pPr>
      <w:proofErr w:type="spellStart"/>
      <w:r w:rsidRPr="00277015">
        <w:rPr>
          <w:rFonts w:eastAsia="方正宋刻本秀楷简体"/>
          <w:sz w:val="18"/>
          <w:szCs w:val="21"/>
        </w:rPr>
        <w:t>systemctl</w:t>
      </w:r>
      <w:proofErr w:type="spellEnd"/>
      <w:r w:rsidRPr="00277015">
        <w:rPr>
          <w:rFonts w:eastAsia="方正宋刻本秀楷简体"/>
          <w:sz w:val="18"/>
          <w:szCs w:val="21"/>
        </w:rPr>
        <w:t xml:space="preserve"> show backup2.timer</w:t>
      </w:r>
      <w:r w:rsidRPr="00277015">
        <w:rPr>
          <w:rFonts w:eastAsia="方正宋刻本秀楷简体"/>
          <w:sz w:val="18"/>
          <w:szCs w:val="21"/>
        </w:rPr>
        <w:br/>
      </w:r>
      <w:proofErr w:type="spellStart"/>
      <w:r w:rsidRPr="00277015">
        <w:rPr>
          <w:rFonts w:eastAsia="方正宋刻本秀楷简体"/>
          <w:sz w:val="18"/>
          <w:szCs w:val="21"/>
        </w:rPr>
        <w:t>NextElapseUSecRealtime</w:t>
      </w:r>
      <w:proofErr w:type="spellEnd"/>
      <w:r w:rsidRPr="00277015">
        <w:rPr>
          <w:rFonts w:eastAsia="方正宋刻本秀楷简体"/>
          <w:sz w:val="18"/>
          <w:szCs w:val="21"/>
        </w:rPr>
        <w:t>=45y 7month 1w 6d 10h 30min</w:t>
      </w:r>
    </w:p>
    <w:p w14:paraId="7DCE457E" w14:textId="77777777" w:rsidR="00277015" w:rsidRDefault="00277015" w:rsidP="00FD68FE">
      <w:pPr>
        <w:widowControl/>
        <w:ind w:left="840"/>
        <w:jc w:val="left"/>
        <w:rPr>
          <w:rFonts w:eastAsia="方正宋刻本秀楷简体"/>
          <w:sz w:val="18"/>
          <w:szCs w:val="21"/>
        </w:rPr>
      </w:pPr>
      <w:r w:rsidRPr="00277015">
        <w:rPr>
          <w:rFonts w:eastAsia="方正宋刻本秀楷简体"/>
          <w:sz w:val="18"/>
          <w:szCs w:val="21"/>
        </w:rPr>
        <w:t xml:space="preserve">OnCalendar </w:t>
      </w:r>
      <w:r w:rsidRPr="00277015">
        <w:rPr>
          <w:rFonts w:eastAsia="方正宋刻本秀楷简体"/>
          <w:sz w:val="18"/>
          <w:szCs w:val="21"/>
        </w:rPr>
        <w:t>的方法对照的时间并不是</w:t>
      </w:r>
      <w:r w:rsidRPr="00277015">
        <w:rPr>
          <w:rFonts w:eastAsia="方正宋刻本秀楷简体"/>
          <w:sz w:val="18"/>
          <w:szCs w:val="21"/>
        </w:rPr>
        <w:t xml:space="preserve"> times.target </w:t>
      </w:r>
      <w:r w:rsidRPr="00277015">
        <w:rPr>
          <w:rFonts w:eastAsia="方正宋刻本秀楷简体"/>
          <w:sz w:val="18"/>
          <w:szCs w:val="21"/>
        </w:rPr>
        <w:t>的启动时间，而是</w:t>
      </w:r>
      <w:r w:rsidRPr="00277015">
        <w:rPr>
          <w:rFonts w:eastAsia="方正宋刻本秀楷简体"/>
          <w:sz w:val="18"/>
          <w:szCs w:val="21"/>
        </w:rPr>
        <w:t xml:space="preserve"> Unix</w:t>
      </w:r>
      <w:r w:rsidRPr="00277015">
        <w:rPr>
          <w:rFonts w:eastAsia="方正宋刻本秀楷简体"/>
          <w:sz w:val="18"/>
          <w:szCs w:val="21"/>
        </w:rPr>
        <w:br/>
      </w:r>
      <w:r w:rsidRPr="00277015">
        <w:rPr>
          <w:rFonts w:eastAsia="方正宋刻本秀楷简体"/>
          <w:sz w:val="18"/>
          <w:szCs w:val="21"/>
        </w:rPr>
        <w:t>标准时间！</w:t>
      </w:r>
      <w:r w:rsidRPr="00277015">
        <w:rPr>
          <w:rFonts w:eastAsia="方正宋刻本秀楷简体"/>
          <w:sz w:val="18"/>
          <w:szCs w:val="21"/>
        </w:rPr>
        <w:t xml:space="preserve"> </w:t>
      </w:r>
      <w:r w:rsidRPr="00277015">
        <w:rPr>
          <w:rFonts w:eastAsia="方正宋刻本秀楷简体"/>
          <w:sz w:val="18"/>
          <w:szCs w:val="21"/>
        </w:rPr>
        <w:t>亦即是</w:t>
      </w:r>
      <w:r w:rsidRPr="00277015">
        <w:rPr>
          <w:rFonts w:eastAsia="方正宋刻本秀楷简体"/>
          <w:sz w:val="18"/>
          <w:szCs w:val="21"/>
        </w:rPr>
        <w:t xml:space="preserve"> 1970-01-01 00:00:00 </w:t>
      </w:r>
      <w:r w:rsidRPr="00277015">
        <w:rPr>
          <w:rFonts w:eastAsia="方正宋刻本秀楷简体"/>
          <w:sz w:val="18"/>
          <w:szCs w:val="21"/>
        </w:rPr>
        <w:t>去比较的</w:t>
      </w:r>
    </w:p>
    <w:p w14:paraId="6D4D00C3" w14:textId="77777777" w:rsidR="00277015" w:rsidRPr="00ED6DF6" w:rsidRDefault="00277015" w:rsidP="00277015">
      <w:pPr>
        <w:widowControl/>
        <w:jc w:val="left"/>
        <w:rPr>
          <w:rFonts w:eastAsia="方正宋刻本秀楷简体"/>
          <w:b/>
          <w:bCs/>
          <w:sz w:val="40"/>
          <w:szCs w:val="48"/>
        </w:rPr>
      </w:pPr>
      <w:r>
        <w:rPr>
          <w:rFonts w:eastAsia="方正宋刻本秀楷简体"/>
          <w:sz w:val="18"/>
          <w:szCs w:val="21"/>
        </w:rPr>
        <w:br w:type="page"/>
      </w:r>
      <w:proofErr w:type="gramStart"/>
      <w:r w:rsidRPr="00ED6DF6">
        <w:rPr>
          <w:rFonts w:eastAsia="方正宋刻本秀楷简体" w:hint="eastAsia"/>
          <w:b/>
          <w:bCs/>
          <w:sz w:val="40"/>
          <w:szCs w:val="48"/>
        </w:rPr>
        <w:lastRenderedPageBreak/>
        <w:t>常用启动</w:t>
      </w:r>
      <w:proofErr w:type="gramEnd"/>
      <w:r w:rsidRPr="00ED6DF6">
        <w:rPr>
          <w:rFonts w:eastAsia="方正宋刻本秀楷简体" w:hint="eastAsia"/>
          <w:b/>
          <w:bCs/>
          <w:sz w:val="40"/>
          <w:szCs w:val="48"/>
        </w:rPr>
        <w:t>服务</w:t>
      </w:r>
    </w:p>
    <w:tbl>
      <w:tblPr>
        <w:tblW w:w="0" w:type="auto"/>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5"/>
        <w:gridCol w:w="6662"/>
        <w:gridCol w:w="192"/>
      </w:tblGrid>
      <w:tr w:rsidR="00ED6DF6" w:rsidRPr="00AF54DD" w14:paraId="5FB2398D"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3E231AC6" w14:textId="77777777" w:rsidR="00ED6DF6" w:rsidRPr="00AF54DD" w:rsidRDefault="00ED6DF6" w:rsidP="00ED6DF6">
            <w:pPr>
              <w:widowControl/>
              <w:jc w:val="left"/>
              <w:rPr>
                <w:rFonts w:eastAsia="方正宋刻本秀楷简体"/>
                <w:b/>
                <w:bCs/>
                <w:sz w:val="18"/>
                <w:szCs w:val="21"/>
              </w:rPr>
            </w:pPr>
            <w:r w:rsidRPr="00AF54DD">
              <w:rPr>
                <w:rFonts w:eastAsia="方正宋刻本秀楷简体"/>
                <w:b/>
                <w:bCs/>
                <w:sz w:val="18"/>
                <w:szCs w:val="21"/>
              </w:rPr>
              <w:t>服务名称</w:t>
            </w:r>
            <w:r w:rsidRPr="00AF54DD">
              <w:rPr>
                <w:rFonts w:eastAsia="方正宋刻本秀楷简体"/>
                <w:b/>
                <w:bCs/>
                <w:sz w:val="18"/>
                <w:szCs w:val="21"/>
              </w:rPr>
              <w:t xml:space="preserve">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63C6E0FD" w14:textId="77777777" w:rsidR="00ED6DF6" w:rsidRPr="00AF54DD" w:rsidRDefault="00ED6DF6" w:rsidP="00ED6DF6">
            <w:pPr>
              <w:widowControl/>
              <w:jc w:val="left"/>
              <w:rPr>
                <w:rFonts w:eastAsia="方正宋刻本秀楷简体"/>
                <w:b/>
                <w:bCs/>
                <w:sz w:val="18"/>
                <w:szCs w:val="21"/>
              </w:rPr>
            </w:pPr>
            <w:r w:rsidRPr="00AF54DD">
              <w:rPr>
                <w:rFonts w:eastAsia="方正宋刻本秀楷简体"/>
                <w:b/>
                <w:bCs/>
                <w:sz w:val="18"/>
                <w:szCs w:val="21"/>
              </w:rPr>
              <w:t>功能简介</w:t>
            </w:r>
          </w:p>
        </w:tc>
      </w:tr>
      <w:tr w:rsidR="00AF54DD" w:rsidRPr="00D9455B" w14:paraId="1795195C"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5356C8CA" w14:textId="77777777" w:rsidR="00ED6DF6" w:rsidRPr="00D9455B" w:rsidRDefault="00084074" w:rsidP="00ED6DF6">
            <w:pPr>
              <w:widowControl/>
              <w:jc w:val="left"/>
              <w:rPr>
                <w:rFonts w:eastAsia="方正宋刻本秀楷简体"/>
                <w:b/>
                <w:bCs/>
                <w:color w:val="BFBFBF"/>
                <w:sz w:val="18"/>
                <w:szCs w:val="21"/>
              </w:rPr>
            </w:pPr>
            <w:proofErr w:type="spellStart"/>
            <w:r w:rsidRPr="00D9455B">
              <w:rPr>
                <w:rFonts w:eastAsia="方正宋刻本秀楷简体" w:hint="eastAsia"/>
                <w:b/>
                <w:bCs/>
                <w:color w:val="BFBFBF"/>
                <w:sz w:val="18"/>
                <w:szCs w:val="21"/>
              </w:rPr>
              <w:t>acpid</w:t>
            </w:r>
            <w:proofErr w:type="spellEnd"/>
          </w:p>
        </w:tc>
        <w:tc>
          <w:tcPr>
            <w:tcW w:w="6662" w:type="dxa"/>
            <w:tcBorders>
              <w:top w:val="single" w:sz="4" w:space="0" w:color="auto"/>
              <w:left w:val="single" w:sz="4" w:space="0" w:color="auto"/>
              <w:bottom w:val="single" w:sz="4" w:space="0" w:color="auto"/>
              <w:right w:val="single" w:sz="4" w:space="0" w:color="auto"/>
            </w:tcBorders>
            <w:vAlign w:val="center"/>
          </w:tcPr>
          <w:p w14:paraId="4361BCCF" w14:textId="77777777" w:rsidR="00ED6DF6" w:rsidRPr="00D9455B" w:rsidRDefault="00084074" w:rsidP="00ED6DF6">
            <w:pPr>
              <w:widowControl/>
              <w:jc w:val="left"/>
              <w:rPr>
                <w:rFonts w:eastAsia="方正宋刻本秀楷简体"/>
                <w:color w:val="BFBFBF"/>
                <w:sz w:val="18"/>
                <w:szCs w:val="21"/>
              </w:rPr>
            </w:pPr>
            <w:r w:rsidRPr="00D9455B">
              <w:rPr>
                <w:rFonts w:eastAsia="方正宋刻本秀楷简体" w:hint="eastAsia"/>
                <w:color w:val="BFBFBF"/>
                <w:sz w:val="18"/>
                <w:szCs w:val="21"/>
              </w:rPr>
              <w:t>电源管理接口，笔记本建议开启</w:t>
            </w:r>
          </w:p>
        </w:tc>
      </w:tr>
      <w:tr w:rsidR="00ED6DF6" w:rsidRPr="00AF54DD" w14:paraId="1F66ECC8"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4DFA8ED3" w14:textId="77777777" w:rsidR="00ED6DF6" w:rsidRPr="00AF54DD" w:rsidRDefault="00ED6DF6" w:rsidP="00ED6DF6">
            <w:pPr>
              <w:widowControl/>
              <w:jc w:val="left"/>
              <w:rPr>
                <w:rFonts w:eastAsia="方正宋刻本秀楷简体"/>
                <w:b/>
                <w:bCs/>
                <w:sz w:val="18"/>
                <w:szCs w:val="21"/>
              </w:rPr>
            </w:pPr>
            <w:r w:rsidRPr="00AF54DD">
              <w:rPr>
                <w:rFonts w:eastAsia="方正宋刻本秀楷简体"/>
                <w:b/>
                <w:bCs/>
                <w:sz w:val="18"/>
                <w:szCs w:val="21"/>
              </w:rPr>
              <w:t>accounts-daemon</w:t>
            </w:r>
            <w:r w:rsidRPr="00AF54DD">
              <w:rPr>
                <w:rFonts w:eastAsia="方正宋刻本秀楷简体"/>
                <w:b/>
                <w:bCs/>
                <w:sz w:val="18"/>
                <w:szCs w:val="21"/>
              </w:rPr>
              <w:br/>
            </w:r>
            <w:r w:rsidRPr="00AF54DD">
              <w:rPr>
                <w:rFonts w:eastAsia="方正宋刻本秀楷简体"/>
                <w:b/>
                <w:bCs/>
                <w:sz w:val="18"/>
                <w:szCs w:val="21"/>
              </w:rPr>
              <w:t>（可关闭）</w:t>
            </w:r>
          </w:p>
        </w:tc>
        <w:tc>
          <w:tcPr>
            <w:tcW w:w="6662" w:type="dxa"/>
            <w:tcBorders>
              <w:top w:val="single" w:sz="4" w:space="0" w:color="auto"/>
              <w:left w:val="single" w:sz="4" w:space="0" w:color="auto"/>
              <w:bottom w:val="single" w:sz="4" w:space="0" w:color="auto"/>
              <w:right w:val="single" w:sz="4" w:space="0" w:color="auto"/>
            </w:tcBorders>
            <w:vAlign w:val="center"/>
            <w:hideMark/>
          </w:tcPr>
          <w:p w14:paraId="20461B88" w14:textId="77777777" w:rsidR="00ED6DF6" w:rsidRPr="00AF54DD" w:rsidRDefault="00ED6DF6" w:rsidP="00ED6DF6">
            <w:pPr>
              <w:widowControl/>
              <w:jc w:val="left"/>
              <w:rPr>
                <w:rFonts w:eastAsia="方正宋刻本秀楷简体"/>
                <w:sz w:val="18"/>
                <w:szCs w:val="21"/>
              </w:rPr>
            </w:pPr>
            <w:r w:rsidRPr="00AF54DD">
              <w:rPr>
                <w:rFonts w:eastAsia="方正宋刻本秀楷简体"/>
                <w:sz w:val="18"/>
                <w:szCs w:val="21"/>
              </w:rPr>
              <w:t>（系统）使用</w:t>
            </w:r>
            <w:r w:rsidRPr="00AF54DD">
              <w:rPr>
                <w:rFonts w:eastAsia="方正宋刻本秀楷简体"/>
                <w:sz w:val="18"/>
                <w:szCs w:val="21"/>
              </w:rPr>
              <w:t>accounts.service</w:t>
            </w:r>
            <w:r w:rsidRPr="00AF54DD">
              <w:rPr>
                <w:rFonts w:eastAsia="方正宋刻本秀楷简体"/>
                <w:sz w:val="18"/>
                <w:szCs w:val="21"/>
              </w:rPr>
              <w:t>所提供的</w:t>
            </w:r>
            <w:r w:rsidRPr="00AF54DD">
              <w:rPr>
                <w:rFonts w:eastAsia="方正宋刻本秀楷简体"/>
                <w:sz w:val="18"/>
                <w:szCs w:val="21"/>
              </w:rPr>
              <w:t>D-Bus</w:t>
            </w:r>
            <w:r w:rsidRPr="00AF54DD">
              <w:rPr>
                <w:rFonts w:eastAsia="方正宋刻本秀楷简体"/>
                <w:sz w:val="18"/>
                <w:szCs w:val="21"/>
              </w:rPr>
              <w:t>界面来进行使用者</w:t>
            </w:r>
            <w:proofErr w:type="gramStart"/>
            <w:r w:rsidRPr="00AF54DD">
              <w:rPr>
                <w:rFonts w:eastAsia="方正宋刻本秀楷简体"/>
                <w:sz w:val="18"/>
                <w:szCs w:val="21"/>
              </w:rPr>
              <w:t>帐号</w:t>
            </w:r>
            <w:proofErr w:type="gramEnd"/>
            <w:r w:rsidRPr="00AF54DD">
              <w:rPr>
                <w:rFonts w:eastAsia="方正宋刻本秀楷简体"/>
                <w:sz w:val="18"/>
                <w:szCs w:val="21"/>
              </w:rPr>
              <w:t>信息</w:t>
            </w:r>
            <w:r w:rsidR="00AF54DD">
              <w:rPr>
                <w:rFonts w:eastAsia="方正宋刻本秀楷简体" w:hint="eastAsia"/>
                <w:sz w:val="18"/>
                <w:szCs w:val="21"/>
              </w:rPr>
              <w:t>的</w:t>
            </w:r>
            <w:r w:rsidRPr="00AF54DD">
              <w:rPr>
                <w:rFonts w:eastAsia="方正宋刻本秀楷简体"/>
                <w:sz w:val="18"/>
                <w:szCs w:val="21"/>
              </w:rPr>
              <w:t>查询</w:t>
            </w:r>
          </w:p>
          <w:p w14:paraId="3C9AF2F1" w14:textId="77777777" w:rsidR="00ED6DF6" w:rsidRPr="00AF54DD" w:rsidRDefault="00ED6DF6" w:rsidP="00ED6DF6">
            <w:pPr>
              <w:widowControl/>
              <w:jc w:val="left"/>
              <w:rPr>
                <w:rFonts w:eastAsia="方正宋刻本秀楷简体"/>
                <w:sz w:val="18"/>
                <w:szCs w:val="21"/>
              </w:rPr>
            </w:pPr>
            <w:r w:rsidRPr="00AF54DD">
              <w:rPr>
                <w:rFonts w:eastAsia="方正宋刻本秀楷简体"/>
                <w:sz w:val="18"/>
                <w:szCs w:val="21"/>
              </w:rPr>
              <w:t>基本上是与</w:t>
            </w:r>
            <w:r w:rsidRPr="00AF54DD">
              <w:rPr>
                <w:rFonts w:eastAsia="方正宋刻本秀楷简体"/>
                <w:sz w:val="18"/>
                <w:szCs w:val="21"/>
              </w:rPr>
              <w:t xml:space="preserve"> </w:t>
            </w:r>
            <w:proofErr w:type="spellStart"/>
            <w:r w:rsidRPr="00AF54DD">
              <w:rPr>
                <w:rFonts w:eastAsia="方正宋刻本秀楷简体"/>
                <w:sz w:val="18"/>
                <w:szCs w:val="21"/>
              </w:rPr>
              <w:t>useradd</w:t>
            </w:r>
            <w:proofErr w:type="spellEnd"/>
            <w:r w:rsidRPr="00AF54DD">
              <w:rPr>
                <w:rFonts w:eastAsia="方正宋刻本秀楷简体"/>
                <w:sz w:val="18"/>
                <w:szCs w:val="21"/>
              </w:rPr>
              <w:t xml:space="preserve">, </w:t>
            </w:r>
            <w:proofErr w:type="spellStart"/>
            <w:r w:rsidRPr="00AF54DD">
              <w:rPr>
                <w:rFonts w:eastAsia="方正宋刻本秀楷简体"/>
                <w:sz w:val="18"/>
                <w:szCs w:val="21"/>
              </w:rPr>
              <w:t>usermod</w:t>
            </w:r>
            <w:proofErr w:type="spellEnd"/>
            <w:r w:rsidRPr="00AF54DD">
              <w:rPr>
                <w:rFonts w:eastAsia="方正宋刻本秀楷简体"/>
                <w:sz w:val="18"/>
                <w:szCs w:val="21"/>
              </w:rPr>
              <w:t xml:space="preserve">, </w:t>
            </w:r>
            <w:proofErr w:type="spellStart"/>
            <w:r w:rsidRPr="00AF54DD">
              <w:rPr>
                <w:rFonts w:eastAsia="方正宋刻本秀楷简体"/>
                <w:sz w:val="18"/>
                <w:szCs w:val="21"/>
              </w:rPr>
              <w:t>userdel</w:t>
            </w:r>
            <w:proofErr w:type="spellEnd"/>
            <w:r w:rsidRPr="00AF54DD">
              <w:rPr>
                <w:rFonts w:eastAsia="方正宋刻本秀楷简体"/>
                <w:sz w:val="18"/>
                <w:szCs w:val="21"/>
              </w:rPr>
              <w:t xml:space="preserve"> </w:t>
            </w:r>
            <w:r w:rsidRPr="00AF54DD">
              <w:rPr>
                <w:rFonts w:eastAsia="方正宋刻本秀楷简体"/>
                <w:sz w:val="18"/>
                <w:szCs w:val="21"/>
              </w:rPr>
              <w:t>等软件有关。</w:t>
            </w:r>
          </w:p>
        </w:tc>
      </w:tr>
      <w:tr w:rsidR="00AF54DD" w:rsidRPr="00D9455B" w14:paraId="56016D6D"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4A967758" w14:textId="77777777" w:rsidR="00ED6DF6" w:rsidRPr="00D9455B" w:rsidRDefault="00ED6DF6" w:rsidP="00ED6DF6">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alsa</w:t>
            </w:r>
            <w:proofErr w:type="spellEnd"/>
            <w:r w:rsidRPr="00D9455B">
              <w:rPr>
                <w:rFonts w:eastAsia="方正宋刻本秀楷简体"/>
                <w:b/>
                <w:bCs/>
                <w:color w:val="BFBFBF"/>
                <w:sz w:val="18"/>
                <w:szCs w:val="21"/>
              </w:rPr>
              <w:t>-X</w:t>
            </w:r>
            <w:r w:rsidRPr="00D9455B">
              <w:rPr>
                <w:rFonts w:eastAsia="方正宋刻本秀楷简体"/>
                <w:b/>
                <w:bCs/>
                <w:color w:val="BFBFBF"/>
                <w:sz w:val="18"/>
                <w:szCs w:val="21"/>
              </w:rPr>
              <w:br/>
            </w:r>
            <w:r w:rsidRPr="00D9455B">
              <w:rPr>
                <w:rFonts w:eastAsia="方正宋刻本秀楷简体"/>
                <w:b/>
                <w:bCs/>
                <w:color w:val="BFBFBF"/>
                <w:sz w:val="18"/>
                <w:szCs w:val="21"/>
              </w:rPr>
              <w:t>（可关闭）</w:t>
            </w:r>
          </w:p>
        </w:tc>
        <w:tc>
          <w:tcPr>
            <w:tcW w:w="6662" w:type="dxa"/>
            <w:tcBorders>
              <w:top w:val="single" w:sz="4" w:space="0" w:color="auto"/>
              <w:left w:val="single" w:sz="4" w:space="0" w:color="auto"/>
              <w:bottom w:val="single" w:sz="4" w:space="0" w:color="auto"/>
              <w:right w:val="single" w:sz="4" w:space="0" w:color="auto"/>
            </w:tcBorders>
            <w:vAlign w:val="center"/>
            <w:hideMark/>
          </w:tcPr>
          <w:p w14:paraId="096D37C6"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（系统）开头为</w:t>
            </w:r>
            <w:r w:rsidRPr="00D9455B">
              <w:rPr>
                <w:rFonts w:eastAsia="方正宋刻本秀楷简体"/>
                <w:color w:val="BFBFBF"/>
                <w:sz w:val="18"/>
                <w:szCs w:val="21"/>
              </w:rPr>
              <w:t xml:space="preserve"> </w:t>
            </w:r>
            <w:proofErr w:type="spellStart"/>
            <w:r w:rsidRPr="00D9455B">
              <w:rPr>
                <w:rFonts w:eastAsia="方正宋刻本秀楷简体"/>
                <w:color w:val="BFBFBF"/>
                <w:sz w:val="18"/>
                <w:szCs w:val="21"/>
              </w:rPr>
              <w:t>alsa</w:t>
            </w:r>
            <w:proofErr w:type="spellEnd"/>
            <w:r w:rsidRPr="00D9455B">
              <w:rPr>
                <w:rFonts w:eastAsia="方正宋刻本秀楷简体"/>
                <w:color w:val="BFBFBF"/>
                <w:sz w:val="18"/>
                <w:szCs w:val="21"/>
              </w:rPr>
              <w:t xml:space="preserve"> </w:t>
            </w:r>
            <w:r w:rsidRPr="00D9455B">
              <w:rPr>
                <w:rFonts w:eastAsia="方正宋刻本秀楷简体"/>
                <w:color w:val="BFBFBF"/>
                <w:sz w:val="18"/>
                <w:szCs w:val="21"/>
              </w:rPr>
              <w:t>的服务大部分都与音效有关</w:t>
            </w:r>
          </w:p>
          <w:p w14:paraId="3E016160"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 xml:space="preserve"> </w:t>
            </w:r>
            <w:r w:rsidRPr="00D9455B">
              <w:rPr>
                <w:rFonts w:eastAsia="方正宋刻本秀楷简体"/>
                <w:color w:val="BFBFBF"/>
                <w:sz w:val="18"/>
                <w:szCs w:val="21"/>
              </w:rPr>
              <w:t>服务器且不开图形界面的话，这些服务可以关闭</w:t>
            </w:r>
          </w:p>
        </w:tc>
      </w:tr>
      <w:tr w:rsidR="00AF54DD" w:rsidRPr="00D9455B" w14:paraId="743D32EB"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0FCFC85D" w14:textId="77777777" w:rsidR="00ED6DF6" w:rsidRPr="00D9455B" w:rsidRDefault="00ED6DF6" w:rsidP="00ED6DF6">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atd</w:t>
            </w:r>
            <w:proofErr w:type="spellEnd"/>
            <w:r w:rsidRPr="00D9455B">
              <w:rPr>
                <w:rFonts w:eastAsia="方正宋刻本秀楷简体"/>
                <w:b/>
                <w:bCs/>
                <w:color w:val="BFBFBF"/>
                <w:sz w:val="18"/>
                <w:szCs w:val="21"/>
              </w:rPr>
              <w:t xml:space="preserve">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3146627D"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（系统）单一的例行性工作调度，配置文件在</w:t>
            </w:r>
            <w:r w:rsidRPr="00D9455B">
              <w:rPr>
                <w:rFonts w:eastAsia="方正宋刻本秀楷简体"/>
                <w:color w:val="BFBFBF"/>
                <w:sz w:val="18"/>
                <w:szCs w:val="21"/>
              </w:rPr>
              <w:t>/</w:t>
            </w:r>
            <w:proofErr w:type="spellStart"/>
            <w:r w:rsidRPr="00D9455B">
              <w:rPr>
                <w:rFonts w:eastAsia="方正宋刻本秀楷简体"/>
                <w:color w:val="BFBFBF"/>
                <w:sz w:val="18"/>
                <w:szCs w:val="21"/>
              </w:rPr>
              <w:t>etc</w:t>
            </w:r>
            <w:proofErr w:type="spellEnd"/>
            <w:r w:rsidRPr="00D9455B">
              <w:rPr>
                <w:rFonts w:eastAsia="方正宋刻本秀楷简体"/>
                <w:color w:val="BFBFBF"/>
                <w:sz w:val="18"/>
                <w:szCs w:val="21"/>
              </w:rPr>
              <w:t>/at.{</w:t>
            </w:r>
            <w:proofErr w:type="spellStart"/>
            <w:r w:rsidRPr="00D9455B">
              <w:rPr>
                <w:rFonts w:eastAsia="方正宋刻本秀楷简体"/>
                <w:color w:val="BFBFBF"/>
                <w:sz w:val="18"/>
                <w:szCs w:val="21"/>
              </w:rPr>
              <w:t>allow,deny</w:t>
            </w:r>
            <w:proofErr w:type="spellEnd"/>
            <w:r w:rsidRPr="00D9455B">
              <w:rPr>
                <w:rFonts w:eastAsia="方正宋刻本秀楷简体"/>
                <w:color w:val="BFBFBF"/>
                <w:sz w:val="18"/>
                <w:szCs w:val="21"/>
              </w:rPr>
              <w:t xml:space="preserve">} </w:t>
            </w:r>
            <w:r w:rsidRPr="00D9455B">
              <w:rPr>
                <w:rFonts w:eastAsia="方正宋刻本秀楷简体" w:hint="eastAsia"/>
                <w:color w:val="BFBFBF"/>
                <w:sz w:val="18"/>
                <w:szCs w:val="21"/>
              </w:rPr>
              <w:t>，</w:t>
            </w:r>
            <w:proofErr w:type="spellStart"/>
            <w:r w:rsidRPr="00D9455B">
              <w:rPr>
                <w:rFonts w:eastAsia="方正宋刻本秀楷简体" w:hint="eastAsia"/>
                <w:color w:val="BFBFBF"/>
                <w:sz w:val="18"/>
                <w:szCs w:val="21"/>
              </w:rPr>
              <w:t>crond</w:t>
            </w:r>
            <w:proofErr w:type="spellEnd"/>
          </w:p>
        </w:tc>
      </w:tr>
      <w:tr w:rsidR="00AF54DD" w:rsidRPr="00D9455B" w14:paraId="5F5D24CA"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6AD75595" w14:textId="77777777" w:rsidR="00ED6DF6" w:rsidRPr="00D9455B" w:rsidRDefault="00ED6DF6" w:rsidP="00ED6DF6">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auditd</w:t>
            </w:r>
            <w:proofErr w:type="spellEnd"/>
            <w:r w:rsidRPr="00D9455B">
              <w:rPr>
                <w:rFonts w:eastAsia="方正宋刻本秀楷简体"/>
                <w:b/>
                <w:bCs/>
                <w:color w:val="BFBFBF"/>
                <w:sz w:val="18"/>
                <w:szCs w:val="21"/>
              </w:rPr>
              <w:t xml:space="preserve">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61FB2AD7"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w:t>
            </w:r>
            <w:r w:rsidRPr="00D9455B">
              <w:rPr>
                <w:rFonts w:eastAsia="方正宋刻本秀楷简体"/>
                <w:color w:val="BFBFBF"/>
                <w:sz w:val="18"/>
                <w:szCs w:val="21"/>
              </w:rPr>
              <w:t>SELinux</w:t>
            </w:r>
            <w:r w:rsidRPr="00D9455B">
              <w:rPr>
                <w:rFonts w:eastAsia="方正宋刻本秀楷简体"/>
                <w:color w:val="BFBFBF"/>
                <w:sz w:val="18"/>
                <w:szCs w:val="21"/>
              </w:rPr>
              <w:t>所需服务</w:t>
            </w:r>
            <w:r w:rsidRPr="00D9455B">
              <w:rPr>
                <w:rFonts w:eastAsia="方正宋刻本秀楷简体" w:hint="eastAsia"/>
                <w:color w:val="BFBFBF"/>
                <w:sz w:val="18"/>
                <w:szCs w:val="21"/>
              </w:rPr>
              <w:t>的</w:t>
            </w:r>
            <w:r w:rsidRPr="00D9455B">
              <w:rPr>
                <w:rFonts w:eastAsia="方正宋刻本秀楷简体"/>
                <w:color w:val="BFBFBF"/>
                <w:sz w:val="18"/>
                <w:szCs w:val="21"/>
              </w:rPr>
              <w:t>一项</w:t>
            </w:r>
          </w:p>
          <w:p w14:paraId="7BA761BA"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hint="eastAsia"/>
                <w:color w:val="BFBFBF"/>
                <w:sz w:val="18"/>
                <w:szCs w:val="21"/>
              </w:rPr>
              <w:t>开启</w:t>
            </w:r>
            <w:r w:rsidRPr="00D9455B">
              <w:rPr>
                <w:rFonts w:eastAsia="方正宋刻本秀楷简体"/>
                <w:color w:val="BFBFBF"/>
                <w:sz w:val="18"/>
                <w:szCs w:val="21"/>
              </w:rPr>
              <w:t xml:space="preserve">SELinux </w:t>
            </w:r>
            <w:r w:rsidRPr="00D9455B">
              <w:rPr>
                <w:rFonts w:eastAsia="方正宋刻本秀楷简体" w:hint="eastAsia"/>
                <w:color w:val="BFBFBF"/>
                <w:sz w:val="18"/>
                <w:szCs w:val="21"/>
              </w:rPr>
              <w:t>审核信息</w:t>
            </w:r>
            <w:r w:rsidRPr="00D9455B">
              <w:rPr>
                <w:rFonts w:eastAsia="方正宋刻本秀楷简体"/>
                <w:color w:val="BFBFBF"/>
                <w:sz w:val="18"/>
                <w:szCs w:val="21"/>
              </w:rPr>
              <w:t>写入</w:t>
            </w:r>
            <w:r w:rsidRPr="00D9455B">
              <w:rPr>
                <w:rFonts w:eastAsia="方正宋刻本秀楷简体"/>
                <w:color w:val="BFBFBF"/>
                <w:sz w:val="18"/>
                <w:szCs w:val="21"/>
              </w:rPr>
              <w:t xml:space="preserve"> /var/log/audit/audit.log</w:t>
            </w:r>
            <w:r w:rsidRPr="00D9455B">
              <w:rPr>
                <w:rFonts w:eastAsia="方正宋刻本秀楷简体" w:hint="eastAsia"/>
                <w:color w:val="BFBFBF"/>
                <w:sz w:val="18"/>
                <w:szCs w:val="21"/>
              </w:rPr>
              <w:t>，不开启记录到</w:t>
            </w:r>
            <w:r w:rsidRPr="00D9455B">
              <w:rPr>
                <w:rFonts w:eastAsia="方正宋刻本秀楷简体" w:hint="eastAsia"/>
                <w:color w:val="BFBFBF"/>
                <w:sz w:val="18"/>
                <w:szCs w:val="21"/>
              </w:rPr>
              <w:t>syslog</w:t>
            </w:r>
            <w:r w:rsidRPr="00D9455B">
              <w:rPr>
                <w:rFonts w:eastAsia="方正宋刻本秀楷简体" w:hint="eastAsia"/>
                <w:color w:val="BFBFBF"/>
                <w:sz w:val="18"/>
                <w:szCs w:val="21"/>
              </w:rPr>
              <w:t>中</w:t>
            </w:r>
          </w:p>
        </w:tc>
      </w:tr>
      <w:tr w:rsidR="00AF54DD" w:rsidRPr="00D9455B" w14:paraId="497F1B3C"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13593BEB" w14:textId="77777777" w:rsidR="00ED6DF6" w:rsidRPr="00D9455B" w:rsidRDefault="00ED6DF6" w:rsidP="00ED6DF6">
            <w:pPr>
              <w:widowControl/>
              <w:jc w:val="left"/>
              <w:rPr>
                <w:rFonts w:eastAsia="方正宋刻本秀楷简体"/>
                <w:b/>
                <w:bCs/>
                <w:color w:val="BFBFBF"/>
                <w:sz w:val="18"/>
                <w:szCs w:val="21"/>
              </w:rPr>
            </w:pPr>
            <w:r w:rsidRPr="00D9455B">
              <w:rPr>
                <w:rFonts w:eastAsia="方正宋刻本秀楷简体"/>
                <w:b/>
                <w:bCs/>
                <w:color w:val="BFBFBF"/>
                <w:sz w:val="18"/>
                <w:szCs w:val="21"/>
              </w:rPr>
              <w:t>avahi-daemon</w:t>
            </w:r>
            <w:r w:rsidRPr="00D9455B">
              <w:rPr>
                <w:rFonts w:eastAsia="方正宋刻本秀楷简体"/>
                <w:b/>
                <w:bCs/>
                <w:color w:val="BFBFBF"/>
                <w:sz w:val="18"/>
                <w:szCs w:val="21"/>
              </w:rPr>
              <w:br/>
            </w:r>
            <w:r w:rsidRPr="00D9455B">
              <w:rPr>
                <w:rFonts w:eastAsia="方正宋刻本秀楷简体"/>
                <w:b/>
                <w:bCs/>
                <w:color w:val="BFBFBF"/>
                <w:sz w:val="18"/>
                <w:szCs w:val="21"/>
              </w:rPr>
              <w:t>（可关闭）</w:t>
            </w:r>
          </w:p>
        </w:tc>
        <w:tc>
          <w:tcPr>
            <w:tcW w:w="6662" w:type="dxa"/>
            <w:tcBorders>
              <w:top w:val="single" w:sz="4" w:space="0" w:color="auto"/>
              <w:left w:val="single" w:sz="4" w:space="0" w:color="auto"/>
              <w:bottom w:val="single" w:sz="4" w:space="0" w:color="auto"/>
              <w:right w:val="single" w:sz="4" w:space="0" w:color="auto"/>
            </w:tcBorders>
            <w:vAlign w:val="center"/>
            <w:hideMark/>
          </w:tcPr>
          <w:p w14:paraId="615C5460"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（系统）用户端服务，可通过</w:t>
            </w:r>
            <w:r w:rsidRPr="00D9455B">
              <w:rPr>
                <w:rFonts w:eastAsia="方正宋刻本秀楷简体"/>
                <w:color w:val="BFBFBF"/>
                <w:sz w:val="18"/>
                <w:szCs w:val="21"/>
              </w:rPr>
              <w:t xml:space="preserve"> </w:t>
            </w:r>
            <w:proofErr w:type="spellStart"/>
            <w:r w:rsidRPr="00D9455B">
              <w:rPr>
                <w:rFonts w:eastAsia="方正宋刻本秀楷简体"/>
                <w:color w:val="BFBFBF"/>
                <w:sz w:val="18"/>
                <w:szCs w:val="21"/>
              </w:rPr>
              <w:t>Zeroconf</w:t>
            </w:r>
            <w:proofErr w:type="spellEnd"/>
            <w:r w:rsidRPr="00D9455B">
              <w:rPr>
                <w:rFonts w:eastAsia="方正宋刻本秀楷简体"/>
                <w:color w:val="BFBFBF"/>
                <w:sz w:val="18"/>
                <w:szCs w:val="21"/>
              </w:rPr>
              <w:t>自动分析与管理网络</w:t>
            </w:r>
            <w:r w:rsidRPr="00D9455B">
              <w:rPr>
                <w:rFonts w:eastAsia="方正宋刻本秀楷简体" w:hint="eastAsia"/>
                <w:color w:val="BFBFBF"/>
                <w:sz w:val="18"/>
                <w:szCs w:val="21"/>
              </w:rPr>
              <w:t>，类似网上邻居</w:t>
            </w:r>
          </w:p>
          <w:p w14:paraId="2E1DD4F2" w14:textId="77777777" w:rsidR="00ED6DF6" w:rsidRPr="00D9455B" w:rsidRDefault="00ED6DF6" w:rsidP="00ED6DF6">
            <w:pPr>
              <w:widowControl/>
              <w:jc w:val="left"/>
              <w:rPr>
                <w:rFonts w:eastAsia="方正宋刻本秀楷简体"/>
                <w:color w:val="BFBFBF"/>
                <w:sz w:val="18"/>
                <w:szCs w:val="21"/>
              </w:rPr>
            </w:pPr>
            <w:proofErr w:type="spellStart"/>
            <w:r w:rsidRPr="00D9455B">
              <w:rPr>
                <w:rFonts w:eastAsia="方正宋刻本秀楷简体"/>
                <w:color w:val="BFBFBF"/>
                <w:sz w:val="18"/>
                <w:szCs w:val="21"/>
              </w:rPr>
              <w:t>Zeroconf</w:t>
            </w:r>
            <w:proofErr w:type="spellEnd"/>
            <w:r w:rsidRPr="00D9455B">
              <w:rPr>
                <w:rFonts w:eastAsia="方正宋刻本秀楷简体"/>
                <w:color w:val="BFBFBF"/>
                <w:sz w:val="18"/>
                <w:szCs w:val="21"/>
              </w:rPr>
              <w:t xml:space="preserve"> </w:t>
            </w:r>
            <w:r w:rsidRPr="00D9455B">
              <w:rPr>
                <w:rFonts w:eastAsia="方正宋刻本秀楷简体"/>
                <w:color w:val="BFBFBF"/>
                <w:sz w:val="18"/>
                <w:szCs w:val="21"/>
              </w:rPr>
              <w:t>较常用在笔记本电脑与行动设备上</w:t>
            </w:r>
            <w:r w:rsidR="00316B38" w:rsidRPr="00D9455B">
              <w:rPr>
                <w:rFonts w:eastAsia="方正宋刻本秀楷简体" w:hint="eastAsia"/>
                <w:color w:val="BFBFBF"/>
                <w:sz w:val="18"/>
                <w:szCs w:val="21"/>
              </w:rPr>
              <w:t>，发现打印机、共享文件夹等</w:t>
            </w:r>
            <w:r w:rsidRPr="00D9455B">
              <w:rPr>
                <w:rFonts w:eastAsia="方正宋刻本秀楷简体" w:hint="eastAsia"/>
                <w:color w:val="BFBFBF"/>
                <w:sz w:val="18"/>
                <w:szCs w:val="21"/>
              </w:rPr>
              <w:t>，可关闭</w:t>
            </w:r>
          </w:p>
        </w:tc>
      </w:tr>
      <w:tr w:rsidR="00ED6DF6" w:rsidRPr="00AF54DD" w14:paraId="572B6ABA"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2C44A60A" w14:textId="77777777" w:rsidR="008A076C" w:rsidRPr="00AF54DD" w:rsidRDefault="003D3981" w:rsidP="00ED6DF6">
            <w:pPr>
              <w:widowControl/>
              <w:jc w:val="left"/>
              <w:rPr>
                <w:rFonts w:eastAsia="方正宋刻本秀楷简体"/>
                <w:b/>
                <w:bCs/>
                <w:sz w:val="18"/>
                <w:szCs w:val="21"/>
              </w:rPr>
            </w:pPr>
            <w:proofErr w:type="spellStart"/>
            <w:r w:rsidRPr="00AF54DD">
              <w:rPr>
                <w:rFonts w:eastAsia="方正宋刻本秀楷简体" w:hint="eastAsia"/>
                <w:b/>
                <w:bCs/>
                <w:sz w:val="18"/>
                <w:szCs w:val="21"/>
              </w:rPr>
              <w:t>Apparmor</w:t>
            </w:r>
            <w:proofErr w:type="spellEnd"/>
          </w:p>
        </w:tc>
        <w:tc>
          <w:tcPr>
            <w:tcW w:w="6662" w:type="dxa"/>
            <w:tcBorders>
              <w:top w:val="single" w:sz="4" w:space="0" w:color="auto"/>
              <w:left w:val="single" w:sz="4" w:space="0" w:color="auto"/>
              <w:bottom w:val="single" w:sz="4" w:space="0" w:color="auto"/>
              <w:right w:val="single" w:sz="4" w:space="0" w:color="auto"/>
            </w:tcBorders>
            <w:vAlign w:val="center"/>
          </w:tcPr>
          <w:p w14:paraId="60A28DEB" w14:textId="77777777" w:rsidR="00ED6DF6" w:rsidRPr="00AF54DD" w:rsidRDefault="003D3981" w:rsidP="00ED6DF6">
            <w:pPr>
              <w:widowControl/>
              <w:jc w:val="left"/>
              <w:rPr>
                <w:rFonts w:eastAsia="方正宋刻本秀楷简体"/>
                <w:sz w:val="18"/>
                <w:szCs w:val="21"/>
              </w:rPr>
            </w:pPr>
            <w:proofErr w:type="spellStart"/>
            <w:r w:rsidRPr="00AF54DD">
              <w:rPr>
                <w:rFonts w:eastAsia="方正宋刻本秀楷简体" w:hint="eastAsia"/>
                <w:sz w:val="18"/>
                <w:szCs w:val="21"/>
              </w:rPr>
              <w:t>Selinux</w:t>
            </w:r>
            <w:proofErr w:type="spellEnd"/>
            <w:r w:rsidRPr="00AF54DD">
              <w:rPr>
                <w:rFonts w:eastAsia="方正宋刻本秀楷简体" w:hint="eastAsia"/>
                <w:sz w:val="18"/>
                <w:szCs w:val="21"/>
              </w:rPr>
              <w:t>类似的高效易用的访问控制系统，对操作系统和应用从内到</w:t>
            </w:r>
            <w:proofErr w:type="gramStart"/>
            <w:r w:rsidRPr="00AF54DD">
              <w:rPr>
                <w:rFonts w:eastAsia="方正宋刻本秀楷简体" w:hint="eastAsia"/>
                <w:sz w:val="18"/>
                <w:szCs w:val="21"/>
              </w:rPr>
              <w:t>外保护</w:t>
            </w:r>
            <w:proofErr w:type="gramEnd"/>
          </w:p>
        </w:tc>
      </w:tr>
      <w:tr w:rsidR="00AF54DD" w:rsidRPr="00D9455B" w14:paraId="25E1D6A8"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37AA532A" w14:textId="77777777" w:rsidR="00ED6DF6" w:rsidRPr="00D9455B" w:rsidRDefault="003D3981" w:rsidP="003D3981">
            <w:pPr>
              <w:widowControl/>
              <w:jc w:val="left"/>
              <w:rPr>
                <w:rFonts w:eastAsia="方正宋刻本秀楷简体"/>
                <w:b/>
                <w:bCs/>
                <w:color w:val="BFBFBF"/>
                <w:sz w:val="18"/>
                <w:szCs w:val="21"/>
              </w:rPr>
            </w:pPr>
            <w:r w:rsidRPr="00D9455B">
              <w:rPr>
                <w:rFonts w:eastAsia="方正宋刻本秀楷简体"/>
                <w:b/>
                <w:bCs/>
                <w:color w:val="BFBFBF"/>
                <w:sz w:val="16"/>
                <w:szCs w:val="20"/>
              </w:rPr>
              <w:t>bluetooth</w:t>
            </w:r>
            <w:r w:rsidRPr="00D9455B">
              <w:rPr>
                <w:rFonts w:eastAsia="方正宋刻本秀楷简体" w:hint="eastAsia"/>
                <w:b/>
                <w:bCs/>
                <w:color w:val="BFBFBF"/>
                <w:sz w:val="16"/>
                <w:szCs w:val="20"/>
              </w:rPr>
              <w:t>（可关闭）</w:t>
            </w:r>
          </w:p>
        </w:tc>
        <w:tc>
          <w:tcPr>
            <w:tcW w:w="6662" w:type="dxa"/>
            <w:tcBorders>
              <w:top w:val="single" w:sz="4" w:space="0" w:color="auto"/>
              <w:left w:val="single" w:sz="4" w:space="0" w:color="auto"/>
              <w:bottom w:val="single" w:sz="4" w:space="0" w:color="auto"/>
              <w:right w:val="single" w:sz="4" w:space="0" w:color="auto"/>
            </w:tcBorders>
            <w:vAlign w:val="center"/>
          </w:tcPr>
          <w:p w14:paraId="1C4533D3" w14:textId="77777777" w:rsidR="00ED6DF6" w:rsidRPr="00D9455B" w:rsidRDefault="00ED6DF6" w:rsidP="00ED6DF6">
            <w:pPr>
              <w:widowControl/>
              <w:jc w:val="left"/>
              <w:rPr>
                <w:rFonts w:eastAsia="方正宋刻本秀楷简体"/>
                <w:color w:val="BFBFBF"/>
                <w:sz w:val="18"/>
                <w:szCs w:val="21"/>
              </w:rPr>
            </w:pPr>
          </w:p>
        </w:tc>
      </w:tr>
      <w:tr w:rsidR="00AF54DD" w:rsidRPr="00D9455B" w14:paraId="1A94EA8E"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63F4BCED" w14:textId="77777777" w:rsidR="00ED6DF6" w:rsidRPr="00D9455B" w:rsidRDefault="00ED6DF6" w:rsidP="00ED6DF6">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cpupower</w:t>
            </w:r>
            <w:proofErr w:type="spellEnd"/>
          </w:p>
        </w:tc>
        <w:tc>
          <w:tcPr>
            <w:tcW w:w="6662" w:type="dxa"/>
            <w:tcBorders>
              <w:top w:val="single" w:sz="4" w:space="0" w:color="auto"/>
              <w:left w:val="single" w:sz="4" w:space="0" w:color="auto"/>
              <w:bottom w:val="single" w:sz="4" w:space="0" w:color="auto"/>
              <w:right w:val="single" w:sz="4" w:space="0" w:color="auto"/>
            </w:tcBorders>
            <w:vAlign w:val="center"/>
            <w:hideMark/>
          </w:tcPr>
          <w:p w14:paraId="3F00BE64"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（系统）提供</w:t>
            </w:r>
            <w:r w:rsidRPr="00D9455B">
              <w:rPr>
                <w:rFonts w:eastAsia="方正宋刻本秀楷简体"/>
                <w:color w:val="BFBFBF"/>
                <w:sz w:val="18"/>
                <w:szCs w:val="21"/>
              </w:rPr>
              <w:t xml:space="preserve"> CPU </w:t>
            </w:r>
            <w:r w:rsidRPr="00D9455B">
              <w:rPr>
                <w:rFonts w:eastAsia="方正宋刻本秀楷简体"/>
                <w:color w:val="BFBFBF"/>
                <w:sz w:val="18"/>
                <w:szCs w:val="21"/>
              </w:rPr>
              <w:t>的运行规范</w:t>
            </w:r>
            <w:r w:rsidR="001A5A9B" w:rsidRPr="00D9455B">
              <w:rPr>
                <w:rFonts w:eastAsia="方正宋刻本秀楷简体" w:hint="eastAsia"/>
                <w:color w:val="BFBFBF"/>
                <w:sz w:val="18"/>
                <w:szCs w:val="21"/>
              </w:rPr>
              <w:t>，</w:t>
            </w:r>
            <w:r w:rsidRPr="00D9455B">
              <w:rPr>
                <w:rFonts w:eastAsia="方正宋刻本秀楷简体"/>
                <w:color w:val="BFBFBF"/>
                <w:sz w:val="18"/>
                <w:szCs w:val="21"/>
              </w:rPr>
              <w:t>可参考</w:t>
            </w:r>
            <w:r w:rsidRPr="00D9455B">
              <w:rPr>
                <w:rFonts w:eastAsia="方正宋刻本秀楷简体"/>
                <w:color w:val="BFBFBF"/>
                <w:sz w:val="18"/>
                <w:szCs w:val="21"/>
              </w:rPr>
              <w:t xml:space="preserve"> /</w:t>
            </w:r>
            <w:proofErr w:type="spellStart"/>
            <w:r w:rsidRPr="00D9455B">
              <w:rPr>
                <w:rFonts w:eastAsia="方正宋刻本秀楷简体"/>
                <w:color w:val="BFBFBF"/>
                <w:sz w:val="18"/>
                <w:szCs w:val="21"/>
              </w:rPr>
              <w:t>etc</w:t>
            </w:r>
            <w:proofErr w:type="spellEnd"/>
            <w:r w:rsidRPr="00D9455B">
              <w:rPr>
                <w:rFonts w:eastAsia="方正宋刻本秀楷简体"/>
                <w:color w:val="BFBFBF"/>
                <w:sz w:val="18"/>
                <w:szCs w:val="21"/>
              </w:rPr>
              <w:t>/</w:t>
            </w:r>
            <w:proofErr w:type="spellStart"/>
            <w:r w:rsidRPr="00D9455B">
              <w:rPr>
                <w:rFonts w:eastAsia="方正宋刻本秀楷简体"/>
                <w:color w:val="BFBFBF"/>
                <w:sz w:val="18"/>
                <w:szCs w:val="21"/>
              </w:rPr>
              <w:t>sysconfig</w:t>
            </w:r>
            <w:proofErr w:type="spellEnd"/>
            <w:r w:rsidRPr="00D9455B">
              <w:rPr>
                <w:rFonts w:eastAsia="方正宋刻本秀楷简体"/>
                <w:color w:val="BFBFBF"/>
                <w:sz w:val="18"/>
                <w:szCs w:val="21"/>
              </w:rPr>
              <w:t>/</w:t>
            </w:r>
            <w:proofErr w:type="spellStart"/>
            <w:r w:rsidRPr="00D9455B">
              <w:rPr>
                <w:rFonts w:eastAsia="方正宋刻本秀楷简体"/>
                <w:color w:val="BFBFBF"/>
                <w:sz w:val="18"/>
                <w:szCs w:val="21"/>
              </w:rPr>
              <w:t>cpupower</w:t>
            </w:r>
            <w:proofErr w:type="spellEnd"/>
            <w:r w:rsidRPr="00D9455B">
              <w:rPr>
                <w:rFonts w:eastAsia="方正宋刻本秀楷简体"/>
                <w:color w:val="BFBFBF"/>
                <w:sz w:val="18"/>
                <w:szCs w:val="21"/>
              </w:rPr>
              <w:t xml:space="preserve"> </w:t>
            </w:r>
          </w:p>
        </w:tc>
      </w:tr>
      <w:tr w:rsidR="00AF54DD" w:rsidRPr="00D9455B" w14:paraId="1BC44760"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5DF71676" w14:textId="77777777" w:rsidR="00ED6DF6" w:rsidRPr="00D9455B" w:rsidRDefault="00316B38" w:rsidP="00ED6DF6">
            <w:pPr>
              <w:widowControl/>
              <w:jc w:val="left"/>
              <w:rPr>
                <w:rFonts w:eastAsia="方正宋刻本秀楷简体"/>
                <w:b/>
                <w:bCs/>
                <w:color w:val="BFBFBF"/>
                <w:sz w:val="18"/>
                <w:szCs w:val="21"/>
              </w:rPr>
            </w:pPr>
            <w:proofErr w:type="spellStart"/>
            <w:r w:rsidRPr="00D9455B">
              <w:rPr>
                <w:rFonts w:eastAsia="方正宋刻本秀楷简体" w:hint="eastAsia"/>
                <w:b/>
                <w:bCs/>
                <w:color w:val="BFBFBF"/>
                <w:sz w:val="18"/>
                <w:szCs w:val="21"/>
              </w:rPr>
              <w:t>cronie</w:t>
            </w:r>
            <w:proofErr w:type="spellEnd"/>
          </w:p>
        </w:tc>
        <w:tc>
          <w:tcPr>
            <w:tcW w:w="6662" w:type="dxa"/>
            <w:tcBorders>
              <w:top w:val="single" w:sz="4" w:space="0" w:color="auto"/>
              <w:left w:val="single" w:sz="4" w:space="0" w:color="auto"/>
              <w:bottom w:val="single" w:sz="4" w:space="0" w:color="auto"/>
              <w:right w:val="single" w:sz="4" w:space="0" w:color="auto"/>
            </w:tcBorders>
            <w:vAlign w:val="center"/>
            <w:hideMark/>
          </w:tcPr>
          <w:p w14:paraId="6B2594A4"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（系统）系统配置文件为</w:t>
            </w:r>
            <w:r w:rsidRPr="00D9455B">
              <w:rPr>
                <w:rFonts w:eastAsia="方正宋刻本秀楷简体"/>
                <w:color w:val="BFBFBF"/>
                <w:sz w:val="18"/>
                <w:szCs w:val="21"/>
              </w:rPr>
              <w:t xml:space="preserve"> /etc/crontab</w:t>
            </w:r>
            <w:r w:rsidRPr="00D9455B">
              <w:rPr>
                <w:rFonts w:eastAsia="方正宋刻本秀楷简体"/>
                <w:color w:val="BFBFBF"/>
                <w:sz w:val="18"/>
                <w:szCs w:val="21"/>
              </w:rPr>
              <w:t>，</w:t>
            </w:r>
            <w:r w:rsidR="00316B38" w:rsidRPr="00D9455B">
              <w:rPr>
                <w:rFonts w:eastAsia="方正宋刻本秀楷简体" w:hint="eastAsia"/>
                <w:color w:val="BFBFBF"/>
                <w:sz w:val="18"/>
                <w:szCs w:val="21"/>
              </w:rPr>
              <w:t>循环定时任务</w:t>
            </w:r>
            <w:r w:rsidR="00316B38" w:rsidRPr="00D9455B">
              <w:rPr>
                <w:rFonts w:eastAsia="方正宋刻本秀楷简体"/>
                <w:color w:val="BFBFBF"/>
                <w:sz w:val="18"/>
                <w:szCs w:val="21"/>
              </w:rPr>
              <w:t xml:space="preserve"> </w:t>
            </w:r>
          </w:p>
        </w:tc>
      </w:tr>
      <w:tr w:rsidR="00AF54DD" w:rsidRPr="00D9455B" w14:paraId="3C59332B"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53F2E1A6" w14:textId="77777777" w:rsidR="003D3981" w:rsidRPr="00D9455B" w:rsidRDefault="001F63F9" w:rsidP="00ED6DF6">
            <w:pPr>
              <w:widowControl/>
              <w:jc w:val="left"/>
              <w:rPr>
                <w:rFonts w:eastAsia="方正宋刻本秀楷简体"/>
                <w:b/>
                <w:bCs/>
                <w:color w:val="BFBFBF"/>
                <w:sz w:val="18"/>
                <w:szCs w:val="21"/>
              </w:rPr>
            </w:pPr>
            <w:proofErr w:type="spellStart"/>
            <w:proofErr w:type="gramStart"/>
            <w:r w:rsidRPr="00D9455B">
              <w:rPr>
                <w:rFonts w:eastAsia="方正宋刻本秀楷简体"/>
                <w:b/>
                <w:bCs/>
                <w:color w:val="BFBFBF"/>
                <w:sz w:val="18"/>
                <w:szCs w:val="21"/>
              </w:rPr>
              <w:t>o</w:t>
            </w:r>
            <w:r w:rsidRPr="00D9455B">
              <w:rPr>
                <w:rFonts w:eastAsia="方正宋刻本秀楷简体" w:hint="eastAsia"/>
                <w:b/>
                <w:bCs/>
                <w:color w:val="BFBFBF"/>
                <w:sz w:val="18"/>
                <w:szCs w:val="21"/>
              </w:rPr>
              <w:t>rg</w:t>
            </w:r>
            <w:r w:rsidRPr="00D9455B">
              <w:rPr>
                <w:rFonts w:eastAsia="方正宋刻本秀楷简体"/>
                <w:b/>
                <w:bCs/>
                <w:color w:val="BFBFBF"/>
                <w:sz w:val="18"/>
                <w:szCs w:val="21"/>
              </w:rPr>
              <w:t>.c</w:t>
            </w:r>
            <w:r w:rsidR="00ED6DF6" w:rsidRPr="00D9455B">
              <w:rPr>
                <w:rFonts w:eastAsia="方正宋刻本秀楷简体"/>
                <w:b/>
                <w:bCs/>
                <w:color w:val="BFBFBF"/>
                <w:sz w:val="18"/>
                <w:szCs w:val="21"/>
              </w:rPr>
              <w:t>ups</w:t>
            </w:r>
            <w:proofErr w:type="gramEnd"/>
            <w:r w:rsidR="00160213" w:rsidRPr="00D9455B">
              <w:rPr>
                <w:rFonts w:eastAsia="方正宋刻本秀楷简体"/>
                <w:b/>
                <w:bCs/>
                <w:color w:val="BFBFBF"/>
                <w:sz w:val="18"/>
                <w:szCs w:val="21"/>
              </w:rPr>
              <w:t>.cupsd</w:t>
            </w:r>
            <w:proofErr w:type="spellEnd"/>
          </w:p>
          <w:p w14:paraId="27C78ADA" w14:textId="77777777" w:rsidR="00ED6DF6" w:rsidRPr="00D9455B" w:rsidRDefault="00ED6DF6" w:rsidP="00ED6DF6">
            <w:pPr>
              <w:widowControl/>
              <w:jc w:val="left"/>
              <w:rPr>
                <w:rFonts w:eastAsia="方正宋刻本秀楷简体"/>
                <w:b/>
                <w:bCs/>
                <w:color w:val="BFBFBF"/>
                <w:sz w:val="18"/>
                <w:szCs w:val="21"/>
              </w:rPr>
            </w:pPr>
            <w:r w:rsidRPr="00D9455B">
              <w:rPr>
                <w:rFonts w:eastAsia="方正宋刻本秀楷简体"/>
                <w:b/>
                <w:bCs/>
                <w:color w:val="BFBFBF"/>
                <w:sz w:val="18"/>
                <w:szCs w:val="21"/>
              </w:rPr>
              <w:t>（可关闭）</w:t>
            </w:r>
          </w:p>
        </w:tc>
        <w:tc>
          <w:tcPr>
            <w:tcW w:w="6662" w:type="dxa"/>
            <w:tcBorders>
              <w:top w:val="single" w:sz="4" w:space="0" w:color="auto"/>
              <w:left w:val="single" w:sz="4" w:space="0" w:color="auto"/>
              <w:bottom w:val="single" w:sz="4" w:space="0" w:color="auto"/>
              <w:right w:val="single" w:sz="4" w:space="0" w:color="auto"/>
            </w:tcBorders>
            <w:vAlign w:val="center"/>
            <w:hideMark/>
          </w:tcPr>
          <w:p w14:paraId="2D26961A"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5"/>
                <w:szCs w:val="18"/>
              </w:rPr>
              <w:t>（系统</w:t>
            </w:r>
            <w:r w:rsidRPr="00D9455B">
              <w:rPr>
                <w:rFonts w:eastAsia="方正宋刻本秀楷简体"/>
                <w:color w:val="BFBFBF"/>
                <w:sz w:val="15"/>
                <w:szCs w:val="18"/>
              </w:rPr>
              <w:t>/</w:t>
            </w:r>
            <w:r w:rsidRPr="00D9455B">
              <w:rPr>
                <w:rFonts w:eastAsia="方正宋刻本秀楷简体"/>
                <w:color w:val="BFBFBF"/>
                <w:sz w:val="15"/>
                <w:szCs w:val="18"/>
              </w:rPr>
              <w:t>网络）用来管理打印机的服务，可以提供网络连线的功能，有点类似打印服务器的功能</w:t>
            </w:r>
            <w:r w:rsidRPr="00D9455B">
              <w:rPr>
                <w:rFonts w:eastAsia="方正宋刻本秀楷简体"/>
                <w:color w:val="BFBFBF"/>
                <w:sz w:val="15"/>
                <w:szCs w:val="18"/>
              </w:rPr>
              <w:br/>
            </w:r>
            <w:r w:rsidRPr="00D9455B">
              <w:rPr>
                <w:rFonts w:eastAsia="方正宋刻本秀楷简体"/>
                <w:color w:val="BFBFBF"/>
                <w:sz w:val="15"/>
                <w:szCs w:val="18"/>
              </w:rPr>
              <w:t>可以在</w:t>
            </w:r>
            <w:r w:rsidRPr="00D9455B">
              <w:rPr>
                <w:rFonts w:eastAsia="方正宋刻本秀楷简体"/>
                <w:color w:val="BFBFBF"/>
                <w:sz w:val="15"/>
                <w:szCs w:val="18"/>
              </w:rPr>
              <w:t xml:space="preserve"> Linux </w:t>
            </w:r>
            <w:r w:rsidRPr="00D9455B">
              <w:rPr>
                <w:rFonts w:eastAsia="方正宋刻本秀楷简体"/>
                <w:color w:val="BFBFBF"/>
                <w:sz w:val="15"/>
                <w:szCs w:val="18"/>
              </w:rPr>
              <w:t>本机上以浏览器的</w:t>
            </w:r>
            <w:r w:rsidRPr="00D9455B">
              <w:rPr>
                <w:rFonts w:eastAsia="方正宋刻本秀楷简体"/>
                <w:color w:val="BFBFBF"/>
                <w:sz w:val="15"/>
                <w:szCs w:val="18"/>
              </w:rPr>
              <w:t xml:space="preserve"> http://localhost:631 </w:t>
            </w:r>
            <w:r w:rsidRPr="00D9455B">
              <w:rPr>
                <w:rFonts w:eastAsia="方正宋刻本秀楷简体"/>
                <w:color w:val="BFBFBF"/>
                <w:sz w:val="15"/>
                <w:szCs w:val="18"/>
              </w:rPr>
              <w:t>来管理打印机</w:t>
            </w:r>
          </w:p>
        </w:tc>
      </w:tr>
      <w:tr w:rsidR="008A076C" w:rsidRPr="00AF54DD" w14:paraId="73A6237A"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450CDCA6" w14:textId="77777777" w:rsidR="008A076C" w:rsidRPr="00AF54DD" w:rsidRDefault="008A076C" w:rsidP="008A076C">
            <w:pPr>
              <w:widowControl/>
              <w:jc w:val="left"/>
              <w:rPr>
                <w:rFonts w:eastAsia="方正宋刻本秀楷简体"/>
                <w:b/>
                <w:bCs/>
                <w:sz w:val="18"/>
                <w:szCs w:val="21"/>
              </w:rPr>
            </w:pPr>
            <w:proofErr w:type="spellStart"/>
            <w:r w:rsidRPr="00AF54DD">
              <w:rPr>
                <w:rFonts w:eastAsia="方正宋刻本秀楷简体"/>
                <w:b/>
                <w:bCs/>
                <w:sz w:val="18"/>
                <w:szCs w:val="21"/>
              </w:rPr>
              <w:t>dbus</w:t>
            </w:r>
            <w:proofErr w:type="spellEnd"/>
            <w:r w:rsidRPr="00AF54DD">
              <w:rPr>
                <w:rFonts w:eastAsia="方正宋刻本秀楷简体"/>
                <w:b/>
                <w:bCs/>
                <w:sz w:val="18"/>
                <w:szCs w:val="21"/>
              </w:rPr>
              <w:t xml:space="preserve"> </w:t>
            </w:r>
          </w:p>
        </w:tc>
        <w:tc>
          <w:tcPr>
            <w:tcW w:w="6662" w:type="dxa"/>
            <w:tcBorders>
              <w:top w:val="single" w:sz="4" w:space="0" w:color="auto"/>
              <w:left w:val="single" w:sz="4" w:space="0" w:color="auto"/>
              <w:bottom w:val="single" w:sz="4" w:space="0" w:color="auto"/>
              <w:right w:val="single" w:sz="4" w:space="0" w:color="auto"/>
            </w:tcBorders>
            <w:vAlign w:val="center"/>
          </w:tcPr>
          <w:p w14:paraId="1979B8F4" w14:textId="77777777" w:rsidR="008A076C" w:rsidRPr="00AF54DD" w:rsidRDefault="008A076C" w:rsidP="008A076C">
            <w:pPr>
              <w:widowControl/>
              <w:jc w:val="left"/>
              <w:rPr>
                <w:rFonts w:eastAsia="方正宋刻本秀楷简体"/>
                <w:sz w:val="18"/>
                <w:szCs w:val="21"/>
              </w:rPr>
            </w:pPr>
            <w:r w:rsidRPr="00AF54DD">
              <w:rPr>
                <w:rFonts w:eastAsia="方正宋刻本秀楷简体"/>
                <w:sz w:val="18"/>
                <w:szCs w:val="21"/>
              </w:rPr>
              <w:t>（系统）使用</w:t>
            </w:r>
            <w:r w:rsidRPr="00AF54DD">
              <w:rPr>
                <w:rFonts w:eastAsia="方正宋刻本秀楷简体"/>
                <w:sz w:val="18"/>
                <w:szCs w:val="21"/>
              </w:rPr>
              <w:t xml:space="preserve"> D-Bus </w:t>
            </w:r>
            <w:r w:rsidRPr="00AF54DD">
              <w:rPr>
                <w:rFonts w:eastAsia="方正宋刻本秀楷简体"/>
                <w:sz w:val="18"/>
                <w:szCs w:val="21"/>
              </w:rPr>
              <w:t>的方式在不同的应用程序之间传送</w:t>
            </w:r>
            <w:proofErr w:type="gramStart"/>
            <w:r w:rsidRPr="00AF54DD">
              <w:rPr>
                <w:rFonts w:eastAsia="方正宋刻本秀楷简体"/>
                <w:sz w:val="18"/>
                <w:szCs w:val="21"/>
              </w:rPr>
              <w:t>讯息</w:t>
            </w:r>
            <w:proofErr w:type="gramEnd"/>
            <w:r w:rsidR="003D3981" w:rsidRPr="00AF54DD">
              <w:rPr>
                <w:rFonts w:eastAsia="方正宋刻本秀楷简体" w:hint="eastAsia"/>
                <w:sz w:val="18"/>
                <w:szCs w:val="21"/>
              </w:rPr>
              <w:t>，充当路由器的角色</w:t>
            </w:r>
          </w:p>
          <w:p w14:paraId="6DB92AA6" w14:textId="77777777" w:rsidR="008A076C" w:rsidRPr="00AF54DD" w:rsidRDefault="008A076C" w:rsidP="008A076C">
            <w:pPr>
              <w:widowControl/>
              <w:jc w:val="left"/>
              <w:rPr>
                <w:rFonts w:eastAsia="方正宋刻本秀楷简体"/>
                <w:sz w:val="18"/>
                <w:szCs w:val="21"/>
              </w:rPr>
            </w:pPr>
            <w:r w:rsidRPr="00AF54DD">
              <w:rPr>
                <w:rFonts w:eastAsia="方正宋刻本秀楷简体"/>
                <w:sz w:val="18"/>
                <w:szCs w:val="21"/>
              </w:rPr>
              <w:t>如应用程序间的</w:t>
            </w:r>
            <w:proofErr w:type="gramStart"/>
            <w:r w:rsidRPr="00AF54DD">
              <w:rPr>
                <w:rFonts w:eastAsia="方正宋刻本秀楷简体"/>
                <w:sz w:val="18"/>
                <w:szCs w:val="21"/>
              </w:rPr>
              <w:t>讯息</w:t>
            </w:r>
            <w:proofErr w:type="gramEnd"/>
            <w:r w:rsidRPr="00AF54DD">
              <w:rPr>
                <w:rFonts w:eastAsia="方正宋刻本秀楷简体"/>
                <w:sz w:val="18"/>
                <w:szCs w:val="21"/>
              </w:rPr>
              <w:t>传递、每个使用者登陆时提供的</w:t>
            </w:r>
            <w:proofErr w:type="gramStart"/>
            <w:r w:rsidRPr="00AF54DD">
              <w:rPr>
                <w:rFonts w:eastAsia="方正宋刻本秀楷简体"/>
                <w:sz w:val="18"/>
                <w:szCs w:val="21"/>
              </w:rPr>
              <w:t>讯息</w:t>
            </w:r>
            <w:proofErr w:type="gramEnd"/>
            <w:r w:rsidRPr="00AF54DD">
              <w:rPr>
                <w:rFonts w:eastAsia="方正宋刻本秀楷简体"/>
                <w:sz w:val="18"/>
                <w:szCs w:val="21"/>
              </w:rPr>
              <w:t>数据等。</w:t>
            </w:r>
          </w:p>
        </w:tc>
      </w:tr>
      <w:tr w:rsidR="008A076C" w:rsidRPr="00AF54DD" w14:paraId="176A6AA6"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47AC0538" w14:textId="77777777" w:rsidR="008A076C" w:rsidRPr="00AF54DD" w:rsidRDefault="001F63F9" w:rsidP="008A076C">
            <w:pPr>
              <w:widowControl/>
              <w:jc w:val="left"/>
              <w:rPr>
                <w:rFonts w:eastAsia="方正宋刻本秀楷简体"/>
                <w:b/>
                <w:bCs/>
                <w:sz w:val="18"/>
                <w:szCs w:val="21"/>
              </w:rPr>
            </w:pPr>
            <w:proofErr w:type="spellStart"/>
            <w:r w:rsidRPr="00AF54DD">
              <w:rPr>
                <w:rFonts w:eastAsia="方正宋刻本秀楷简体" w:hint="eastAsia"/>
                <w:b/>
                <w:bCs/>
                <w:sz w:val="18"/>
                <w:szCs w:val="21"/>
              </w:rPr>
              <w:t>haveged</w:t>
            </w:r>
            <w:proofErr w:type="spellEnd"/>
          </w:p>
        </w:tc>
        <w:tc>
          <w:tcPr>
            <w:tcW w:w="6662" w:type="dxa"/>
            <w:tcBorders>
              <w:top w:val="single" w:sz="4" w:space="0" w:color="auto"/>
              <w:left w:val="single" w:sz="4" w:space="0" w:color="auto"/>
              <w:bottom w:val="single" w:sz="4" w:space="0" w:color="auto"/>
              <w:right w:val="single" w:sz="4" w:space="0" w:color="auto"/>
            </w:tcBorders>
            <w:vAlign w:val="center"/>
          </w:tcPr>
          <w:p w14:paraId="2D50FF99" w14:textId="77777777" w:rsidR="008A076C" w:rsidRPr="00AF54DD" w:rsidRDefault="001F63F9" w:rsidP="008A076C">
            <w:pPr>
              <w:widowControl/>
              <w:jc w:val="left"/>
              <w:rPr>
                <w:rFonts w:eastAsia="方正宋刻本秀楷简体"/>
                <w:sz w:val="18"/>
                <w:szCs w:val="21"/>
              </w:rPr>
            </w:pPr>
            <w:r w:rsidRPr="00AF54DD">
              <w:rPr>
                <w:rFonts w:eastAsia="方正宋刻本秀楷简体" w:hint="eastAsia"/>
                <w:sz w:val="18"/>
                <w:szCs w:val="21"/>
              </w:rPr>
              <w:t>随机数生成器，解决系统熵值过低的问题，建议开启</w:t>
            </w:r>
          </w:p>
        </w:tc>
      </w:tr>
      <w:tr w:rsidR="00AF54DD" w:rsidRPr="00D9455B" w14:paraId="3F4EA051"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688A2284" w14:textId="77777777" w:rsidR="008A076C" w:rsidRPr="00D9455B" w:rsidRDefault="003D3981" w:rsidP="008A076C">
            <w:pPr>
              <w:widowControl/>
              <w:jc w:val="left"/>
              <w:rPr>
                <w:rFonts w:eastAsia="方正宋刻本秀楷简体"/>
                <w:b/>
                <w:bCs/>
                <w:color w:val="BFBFBF"/>
                <w:sz w:val="18"/>
                <w:szCs w:val="21"/>
              </w:rPr>
            </w:pPr>
            <w:proofErr w:type="spellStart"/>
            <w:r w:rsidRPr="00D9455B">
              <w:rPr>
                <w:rFonts w:eastAsia="方正宋刻本秀楷简体" w:hint="eastAsia"/>
                <w:b/>
                <w:bCs/>
                <w:color w:val="BFBFBF"/>
                <w:sz w:val="18"/>
                <w:szCs w:val="21"/>
              </w:rPr>
              <w:t>g</w:t>
            </w:r>
            <w:r w:rsidR="008A076C" w:rsidRPr="00D9455B">
              <w:rPr>
                <w:rFonts w:eastAsia="方正宋刻本秀楷简体" w:hint="eastAsia"/>
                <w:b/>
                <w:bCs/>
                <w:color w:val="BFBFBF"/>
                <w:sz w:val="18"/>
                <w:szCs w:val="21"/>
              </w:rPr>
              <w:t>pm</w:t>
            </w:r>
            <w:proofErr w:type="spellEnd"/>
          </w:p>
        </w:tc>
        <w:tc>
          <w:tcPr>
            <w:tcW w:w="6662" w:type="dxa"/>
            <w:tcBorders>
              <w:top w:val="single" w:sz="4" w:space="0" w:color="auto"/>
              <w:left w:val="single" w:sz="4" w:space="0" w:color="auto"/>
              <w:bottom w:val="single" w:sz="4" w:space="0" w:color="auto"/>
              <w:right w:val="single" w:sz="4" w:space="0" w:color="auto"/>
            </w:tcBorders>
            <w:vAlign w:val="center"/>
          </w:tcPr>
          <w:p w14:paraId="165B1558" w14:textId="77777777" w:rsidR="008A076C" w:rsidRPr="00D9455B" w:rsidRDefault="008A076C" w:rsidP="008A076C">
            <w:pPr>
              <w:widowControl/>
              <w:jc w:val="left"/>
              <w:rPr>
                <w:rFonts w:eastAsia="方正宋刻本秀楷简体"/>
                <w:color w:val="BFBFBF"/>
                <w:sz w:val="18"/>
                <w:szCs w:val="21"/>
              </w:rPr>
            </w:pPr>
            <w:r w:rsidRPr="00D9455B">
              <w:rPr>
                <w:rFonts w:eastAsia="方正宋刻本秀楷简体" w:hint="eastAsia"/>
                <w:color w:val="BFBFBF"/>
                <w:sz w:val="18"/>
                <w:szCs w:val="21"/>
              </w:rPr>
              <w:t>通用鼠标管理，允许在</w:t>
            </w:r>
            <w:r w:rsidRPr="00D9455B">
              <w:rPr>
                <w:rFonts w:eastAsia="方正宋刻本秀楷简体" w:hint="eastAsia"/>
                <w:color w:val="BFBFBF"/>
                <w:sz w:val="18"/>
                <w:szCs w:val="21"/>
              </w:rPr>
              <w:t>tty</w:t>
            </w:r>
            <w:r w:rsidRPr="00D9455B">
              <w:rPr>
                <w:rFonts w:eastAsia="方正宋刻本秀楷简体" w:hint="eastAsia"/>
                <w:color w:val="BFBFBF"/>
                <w:sz w:val="18"/>
                <w:szCs w:val="21"/>
              </w:rPr>
              <w:t>内用鼠标复制粘贴</w:t>
            </w:r>
          </w:p>
        </w:tc>
      </w:tr>
      <w:tr w:rsidR="00AF54DD" w:rsidRPr="00D9455B" w14:paraId="37096D42"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46692AFA" w14:textId="77777777" w:rsidR="008A076C" w:rsidRPr="00D9455B" w:rsidRDefault="003D3981" w:rsidP="008A076C">
            <w:pPr>
              <w:widowControl/>
              <w:jc w:val="left"/>
              <w:rPr>
                <w:rFonts w:eastAsia="方正宋刻本秀楷简体"/>
                <w:b/>
                <w:bCs/>
                <w:color w:val="BFBFBF"/>
                <w:sz w:val="18"/>
                <w:szCs w:val="21"/>
              </w:rPr>
            </w:pPr>
            <w:proofErr w:type="spellStart"/>
            <w:r w:rsidRPr="00D9455B">
              <w:rPr>
                <w:rFonts w:eastAsia="方正宋刻本秀楷简体" w:hint="eastAsia"/>
                <w:b/>
                <w:bCs/>
                <w:color w:val="BFBFBF"/>
                <w:sz w:val="18"/>
                <w:szCs w:val="21"/>
              </w:rPr>
              <w:t>f</w:t>
            </w:r>
            <w:r w:rsidR="008A076C" w:rsidRPr="00D9455B">
              <w:rPr>
                <w:rFonts w:eastAsia="方正宋刻本秀楷简体" w:hint="eastAsia"/>
                <w:b/>
                <w:bCs/>
                <w:color w:val="BFBFBF"/>
                <w:sz w:val="18"/>
                <w:szCs w:val="21"/>
              </w:rPr>
              <w:t>tpd</w:t>
            </w:r>
            <w:proofErr w:type="spellEnd"/>
          </w:p>
        </w:tc>
        <w:tc>
          <w:tcPr>
            <w:tcW w:w="6662" w:type="dxa"/>
            <w:tcBorders>
              <w:top w:val="single" w:sz="4" w:space="0" w:color="auto"/>
              <w:left w:val="single" w:sz="4" w:space="0" w:color="auto"/>
              <w:bottom w:val="single" w:sz="4" w:space="0" w:color="auto"/>
              <w:right w:val="single" w:sz="4" w:space="0" w:color="auto"/>
            </w:tcBorders>
            <w:vAlign w:val="center"/>
          </w:tcPr>
          <w:p w14:paraId="4BA293B5" w14:textId="77777777" w:rsidR="008A076C" w:rsidRPr="00D9455B" w:rsidRDefault="008A076C" w:rsidP="008A076C">
            <w:pPr>
              <w:widowControl/>
              <w:jc w:val="left"/>
              <w:rPr>
                <w:rFonts w:eastAsia="方正宋刻本秀楷简体"/>
                <w:color w:val="BFBFBF"/>
                <w:sz w:val="18"/>
                <w:szCs w:val="21"/>
              </w:rPr>
            </w:pPr>
          </w:p>
        </w:tc>
      </w:tr>
      <w:tr w:rsidR="001A5A9B" w:rsidRPr="00D9455B" w14:paraId="277BD0FD"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7FB14308" w14:textId="77777777" w:rsidR="001A5A9B" w:rsidRPr="00D9455B" w:rsidRDefault="001A5A9B" w:rsidP="001A5A9B">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gdm</w:t>
            </w:r>
            <w:proofErr w:type="spellEnd"/>
            <w:r w:rsidRPr="00D9455B">
              <w:rPr>
                <w:rFonts w:eastAsia="方正宋刻本秀楷简体"/>
                <w:b/>
                <w:bCs/>
                <w:color w:val="BFBFBF"/>
                <w:sz w:val="18"/>
                <w:szCs w:val="21"/>
              </w:rPr>
              <w:t xml:space="preserve"> </w:t>
            </w:r>
          </w:p>
        </w:tc>
        <w:tc>
          <w:tcPr>
            <w:tcW w:w="6662" w:type="dxa"/>
            <w:tcBorders>
              <w:top w:val="single" w:sz="4" w:space="0" w:color="auto"/>
              <w:left w:val="single" w:sz="4" w:space="0" w:color="auto"/>
              <w:bottom w:val="single" w:sz="4" w:space="0" w:color="auto"/>
              <w:right w:val="single" w:sz="4" w:space="0" w:color="auto"/>
            </w:tcBorders>
            <w:vAlign w:val="center"/>
          </w:tcPr>
          <w:p w14:paraId="4E6583BD" w14:textId="77777777" w:rsidR="001A5A9B" w:rsidRPr="00D9455B" w:rsidRDefault="001A5A9B" w:rsidP="001A5A9B">
            <w:pPr>
              <w:widowControl/>
              <w:jc w:val="left"/>
              <w:rPr>
                <w:rFonts w:eastAsia="方正宋刻本秀楷简体"/>
                <w:color w:val="BFBFBF"/>
                <w:sz w:val="18"/>
                <w:szCs w:val="21"/>
              </w:rPr>
            </w:pPr>
            <w:r w:rsidRPr="00D9455B">
              <w:rPr>
                <w:rFonts w:eastAsia="方正宋刻本秀楷简体"/>
                <w:color w:val="BFBFBF"/>
                <w:sz w:val="18"/>
                <w:szCs w:val="21"/>
              </w:rPr>
              <w:t>（系统）</w:t>
            </w:r>
            <w:r w:rsidRPr="00D9455B">
              <w:rPr>
                <w:rFonts w:eastAsia="方正宋刻本秀楷简体"/>
                <w:color w:val="BFBFBF"/>
                <w:sz w:val="18"/>
                <w:szCs w:val="21"/>
              </w:rPr>
              <w:t xml:space="preserve">GNOME </w:t>
            </w:r>
            <w:r w:rsidRPr="00D9455B">
              <w:rPr>
                <w:rFonts w:eastAsia="方正宋刻本秀楷简体"/>
                <w:color w:val="BFBFBF"/>
                <w:sz w:val="18"/>
                <w:szCs w:val="21"/>
              </w:rPr>
              <w:t>的登陆管理员，就是图形界面上一个很重要的登陆管理服务！</w:t>
            </w:r>
          </w:p>
        </w:tc>
      </w:tr>
      <w:tr w:rsidR="001A5A9B" w:rsidRPr="00D9455B" w14:paraId="407C7199"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540D3FE4" w14:textId="77777777" w:rsidR="001A5A9B" w:rsidRPr="00D9455B" w:rsidRDefault="001A5A9B" w:rsidP="001A5A9B">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getty</w:t>
            </w:r>
            <w:proofErr w:type="spellEnd"/>
            <w:r w:rsidRPr="00D9455B">
              <w:rPr>
                <w:rFonts w:eastAsia="方正宋刻本秀楷简体"/>
                <w:b/>
                <w:bCs/>
                <w:color w:val="BFBFBF"/>
                <w:sz w:val="18"/>
                <w:szCs w:val="21"/>
              </w:rPr>
              <w:t xml:space="preserve">@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1B5900B2" w14:textId="77777777" w:rsidR="001A5A9B" w:rsidRPr="00D9455B" w:rsidRDefault="001A5A9B" w:rsidP="001A5A9B">
            <w:pPr>
              <w:widowControl/>
              <w:jc w:val="left"/>
              <w:rPr>
                <w:rFonts w:eastAsia="方正宋刻本秀楷简体"/>
                <w:color w:val="BFBFBF"/>
                <w:sz w:val="18"/>
                <w:szCs w:val="21"/>
              </w:rPr>
            </w:pPr>
            <w:r w:rsidRPr="00D9455B">
              <w:rPr>
                <w:rFonts w:eastAsia="方正宋刻本秀楷简体"/>
                <w:color w:val="BFBFBF"/>
                <w:sz w:val="18"/>
                <w:szCs w:val="21"/>
              </w:rPr>
              <w:t>（系统）就是要在本机系统产生几个文字界面</w:t>
            </w:r>
            <w:r w:rsidRPr="00D9455B">
              <w:rPr>
                <w:rFonts w:eastAsia="方正宋刻本秀楷简体"/>
                <w:color w:val="BFBFBF"/>
                <w:sz w:val="18"/>
                <w:szCs w:val="21"/>
              </w:rPr>
              <w:t xml:space="preserve"> </w:t>
            </w:r>
            <w:r w:rsidRPr="00D9455B">
              <w:rPr>
                <w:rFonts w:eastAsia="方正宋刻本秀楷简体"/>
                <w:color w:val="BFBFBF"/>
                <w:sz w:val="18"/>
                <w:szCs w:val="21"/>
              </w:rPr>
              <w:t>（</w:t>
            </w:r>
            <w:r w:rsidRPr="00D9455B">
              <w:rPr>
                <w:rFonts w:eastAsia="方正宋刻本秀楷简体"/>
                <w:color w:val="BFBFBF"/>
                <w:sz w:val="18"/>
                <w:szCs w:val="21"/>
              </w:rPr>
              <w:t>tty</w:t>
            </w:r>
            <w:r w:rsidRPr="00D9455B">
              <w:rPr>
                <w:rFonts w:eastAsia="方正宋刻本秀楷简体"/>
                <w:color w:val="BFBFBF"/>
                <w:sz w:val="18"/>
                <w:szCs w:val="21"/>
              </w:rPr>
              <w:t>）</w:t>
            </w:r>
            <w:r w:rsidRPr="00D9455B">
              <w:rPr>
                <w:rFonts w:eastAsia="方正宋刻本秀楷简体"/>
                <w:color w:val="BFBFBF"/>
                <w:sz w:val="18"/>
                <w:szCs w:val="21"/>
              </w:rPr>
              <w:t xml:space="preserve"> </w:t>
            </w:r>
            <w:r w:rsidRPr="00D9455B">
              <w:rPr>
                <w:rFonts w:eastAsia="方正宋刻本秀楷简体"/>
                <w:color w:val="BFBFBF"/>
                <w:sz w:val="18"/>
                <w:szCs w:val="21"/>
              </w:rPr>
              <w:t>登陆的服务</w:t>
            </w:r>
            <w:proofErr w:type="gramStart"/>
            <w:r w:rsidRPr="00D9455B">
              <w:rPr>
                <w:rFonts w:ascii="宋体" w:hAnsi="宋体" w:hint="eastAsia"/>
                <w:color w:val="BFBFBF"/>
                <w:sz w:val="18"/>
                <w:szCs w:val="21"/>
              </w:rPr>
              <w:t>啰</w:t>
            </w:r>
            <w:proofErr w:type="gramEnd"/>
            <w:r w:rsidRPr="00D9455B">
              <w:rPr>
                <w:rFonts w:ascii="方正宋刻本秀楷简体" w:eastAsia="方正宋刻本秀楷简体" w:hAnsi="方正宋刻本秀楷简体" w:cs="方正宋刻本秀楷简体" w:hint="eastAsia"/>
                <w:color w:val="BFBFBF"/>
                <w:sz w:val="18"/>
                <w:szCs w:val="21"/>
              </w:rPr>
              <w:t>！</w:t>
            </w:r>
          </w:p>
        </w:tc>
      </w:tr>
      <w:tr w:rsidR="001A5A9B" w:rsidRPr="00AF54DD" w14:paraId="4A5F87AE"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011ED89F"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b/>
                <w:bCs/>
                <w:sz w:val="18"/>
                <w:szCs w:val="21"/>
              </w:rPr>
              <w:t>vmtoolsd</w:t>
            </w:r>
            <w:proofErr w:type="spellEnd"/>
            <w:r w:rsidRPr="00AF54DD">
              <w:rPr>
                <w:rFonts w:eastAsia="方正宋刻本秀楷简体"/>
                <w:b/>
                <w:bCs/>
                <w:sz w:val="18"/>
                <w:szCs w:val="21"/>
              </w:rPr>
              <w:t xml:space="preserve"> </w:t>
            </w:r>
          </w:p>
          <w:p w14:paraId="1768FDAB" w14:textId="77777777" w:rsidR="001A5A9B" w:rsidRPr="00AF54DD" w:rsidRDefault="001A5A9B" w:rsidP="001A5A9B">
            <w:pPr>
              <w:widowControl/>
              <w:jc w:val="left"/>
              <w:rPr>
                <w:rFonts w:eastAsia="方正宋刻本秀楷简体"/>
                <w:b/>
                <w:bCs/>
                <w:sz w:val="18"/>
                <w:szCs w:val="21"/>
              </w:rPr>
            </w:pP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31D83B8D"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（系统）让实体机器来创建虚拟机的</w:t>
            </w:r>
            <w:r w:rsidRPr="00AF54DD">
              <w:rPr>
                <w:rFonts w:eastAsia="方正宋刻本秀楷简体" w:hint="eastAsia"/>
                <w:sz w:val="18"/>
                <w:szCs w:val="21"/>
              </w:rPr>
              <w:t>，</w:t>
            </w:r>
            <w:r w:rsidRPr="00AF54DD">
              <w:rPr>
                <w:rFonts w:eastAsia="方正宋刻本秀楷简体"/>
                <w:sz w:val="18"/>
                <w:szCs w:val="21"/>
              </w:rPr>
              <w:t>如果</w:t>
            </w:r>
            <w:r w:rsidRPr="00AF54DD">
              <w:rPr>
                <w:rFonts w:eastAsia="方正宋刻本秀楷简体" w:hint="eastAsia"/>
                <w:sz w:val="18"/>
                <w:szCs w:val="21"/>
              </w:rPr>
              <w:t>不</w:t>
            </w:r>
            <w:r w:rsidRPr="00AF54DD">
              <w:rPr>
                <w:rFonts w:eastAsia="方正宋刻本秀楷简体"/>
                <w:sz w:val="18"/>
                <w:szCs w:val="21"/>
              </w:rPr>
              <w:t>玩虚拟机，这些服务可以先关闭。</w:t>
            </w:r>
          </w:p>
          <w:p w14:paraId="4F715891"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如果你的</w:t>
            </w:r>
            <w:r w:rsidRPr="00AF54DD">
              <w:rPr>
                <w:rFonts w:eastAsia="方正宋刻本秀楷简体"/>
                <w:sz w:val="18"/>
                <w:szCs w:val="21"/>
              </w:rPr>
              <w:t>Linux</w:t>
            </w:r>
            <w:r w:rsidRPr="00AF54DD">
              <w:rPr>
                <w:rFonts w:eastAsia="方正宋刻本秀楷简体"/>
                <w:sz w:val="18"/>
                <w:szCs w:val="21"/>
              </w:rPr>
              <w:t>本来就在虚拟机的环境下，这些服务没有用</w:t>
            </w:r>
          </w:p>
        </w:tc>
      </w:tr>
      <w:tr w:rsidR="001A5A9B" w:rsidRPr="00AF54DD" w14:paraId="13071A0C"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4DE50E01"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b/>
                <w:bCs/>
                <w:sz w:val="18"/>
                <w:szCs w:val="21"/>
              </w:rPr>
              <w:t>lightdm</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67571680"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 xml:space="preserve">Light </w:t>
            </w:r>
            <w:r w:rsidRPr="00AF54DD">
              <w:rPr>
                <w:rFonts w:eastAsia="方正宋刻本秀楷简体" w:hint="eastAsia"/>
                <w:sz w:val="18"/>
                <w:szCs w:val="21"/>
              </w:rPr>
              <w:t>display</w:t>
            </w:r>
            <w:r w:rsidRPr="00AF54DD">
              <w:rPr>
                <w:rFonts w:eastAsia="方正宋刻本秀楷简体"/>
                <w:sz w:val="18"/>
                <w:szCs w:val="21"/>
              </w:rPr>
              <w:t xml:space="preserve"> </w:t>
            </w:r>
            <w:r w:rsidRPr="00AF54DD">
              <w:rPr>
                <w:rFonts w:eastAsia="方正宋刻本秀楷简体" w:hint="eastAsia"/>
                <w:sz w:val="18"/>
                <w:szCs w:val="21"/>
              </w:rPr>
              <w:t>manager</w:t>
            </w:r>
            <w:r w:rsidRPr="00AF54DD">
              <w:rPr>
                <w:rFonts w:eastAsia="方正宋刻本秀楷简体" w:hint="eastAsia"/>
                <w:sz w:val="18"/>
                <w:szCs w:val="21"/>
              </w:rPr>
              <w:t>显示管理器</w:t>
            </w:r>
          </w:p>
        </w:tc>
      </w:tr>
      <w:tr w:rsidR="001A5A9B" w:rsidRPr="00AF54DD" w14:paraId="635FB8A0"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127F0745" w14:textId="77777777" w:rsidR="001A5A9B" w:rsidRPr="00AF54DD" w:rsidRDefault="001A5A9B" w:rsidP="001A5A9B">
            <w:pPr>
              <w:widowControl/>
              <w:jc w:val="left"/>
              <w:rPr>
                <w:rFonts w:eastAsia="方正宋刻本秀楷简体"/>
                <w:b/>
                <w:bCs/>
                <w:sz w:val="18"/>
                <w:szCs w:val="21"/>
              </w:rPr>
            </w:pPr>
            <w:r w:rsidRPr="00AF54DD">
              <w:rPr>
                <w:rFonts w:eastAsia="方正宋刻本秀楷简体"/>
                <w:b/>
                <w:bCs/>
                <w:sz w:val="18"/>
                <w:szCs w:val="21"/>
              </w:rPr>
              <w:t xml:space="preserve">lvm2-*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2E468B6E"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（系统）跟</w:t>
            </w:r>
            <w:r w:rsidRPr="00AF54DD">
              <w:rPr>
                <w:rFonts w:eastAsia="方正宋刻本秀楷简体"/>
                <w:sz w:val="18"/>
                <w:szCs w:val="21"/>
              </w:rPr>
              <w:t xml:space="preserve"> LVM </w:t>
            </w:r>
            <w:r w:rsidRPr="00AF54DD">
              <w:rPr>
                <w:rFonts w:eastAsia="方正宋刻本秀楷简体"/>
                <w:sz w:val="18"/>
                <w:szCs w:val="21"/>
              </w:rPr>
              <w:t>相关性较高的许多服务，</w:t>
            </w:r>
            <w:r w:rsidRPr="00AF54DD">
              <w:rPr>
                <w:rFonts w:eastAsia="方正宋刻本秀楷简体" w:hint="eastAsia"/>
                <w:sz w:val="18"/>
                <w:szCs w:val="21"/>
              </w:rPr>
              <w:t>最好</w:t>
            </w:r>
            <w:r w:rsidRPr="00AF54DD">
              <w:rPr>
                <w:rFonts w:eastAsia="方正宋刻本秀楷简体"/>
                <w:sz w:val="18"/>
                <w:szCs w:val="21"/>
              </w:rPr>
              <w:t>不关！</w:t>
            </w:r>
            <w:r w:rsidRPr="00AF54DD">
              <w:rPr>
                <w:rFonts w:eastAsia="方正宋刻本秀楷简体"/>
                <w:sz w:val="18"/>
                <w:szCs w:val="21"/>
              </w:rPr>
              <w:t xml:space="preserve"> </w:t>
            </w:r>
          </w:p>
        </w:tc>
      </w:tr>
      <w:tr w:rsidR="001A5A9B" w:rsidRPr="00AF54DD" w14:paraId="4E2DBF5D"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6A3ABEC5" w14:textId="77777777" w:rsidR="001A5A9B" w:rsidRPr="00AF54DD" w:rsidRDefault="001A5A9B" w:rsidP="001A5A9B">
            <w:pPr>
              <w:widowControl/>
              <w:jc w:val="left"/>
              <w:rPr>
                <w:rFonts w:eastAsia="方正宋刻本秀楷简体"/>
                <w:b/>
                <w:bCs/>
                <w:sz w:val="18"/>
                <w:szCs w:val="21"/>
              </w:rPr>
            </w:pPr>
            <w:r w:rsidRPr="00AF54DD">
              <w:rPr>
                <w:rFonts w:eastAsia="方正宋刻本秀楷简体"/>
                <w:b/>
                <w:bCs/>
                <w:sz w:val="18"/>
                <w:szCs w:val="21"/>
              </w:rPr>
              <w:t xml:space="preserve">ModemManager NetworkManager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6AB573F0"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w:t>
            </w:r>
            <w:r w:rsidRPr="00AF54DD">
              <w:rPr>
                <w:rFonts w:eastAsia="方正宋刻本秀楷简体"/>
                <w:sz w:val="18"/>
                <w:szCs w:val="21"/>
              </w:rPr>
              <w:t>/</w:t>
            </w:r>
            <w:r w:rsidRPr="00AF54DD">
              <w:rPr>
                <w:rFonts w:eastAsia="方正宋刻本秀楷简体"/>
                <w:sz w:val="18"/>
                <w:szCs w:val="21"/>
              </w:rPr>
              <w:t>网络）主要就是调制解调器、网络设置等服务</w:t>
            </w:r>
          </w:p>
        </w:tc>
      </w:tr>
      <w:tr w:rsidR="001A5A9B" w:rsidRPr="00AF54DD" w14:paraId="611C2630"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4C133251" w14:textId="77777777" w:rsidR="001A5A9B" w:rsidRPr="001A5A9B" w:rsidRDefault="001A5A9B" w:rsidP="001A5A9B">
            <w:pPr>
              <w:widowControl/>
              <w:jc w:val="left"/>
              <w:rPr>
                <w:rFonts w:eastAsia="方正宋刻本秀楷简体"/>
                <w:b/>
                <w:bCs/>
                <w:sz w:val="16"/>
                <w:szCs w:val="20"/>
              </w:rPr>
            </w:pPr>
            <w:proofErr w:type="spellStart"/>
            <w:r w:rsidRPr="001A5A9B">
              <w:rPr>
                <w:rFonts w:eastAsia="方正宋刻本秀楷简体" w:hint="eastAsia"/>
                <w:b/>
                <w:bCs/>
                <w:sz w:val="16"/>
                <w:szCs w:val="20"/>
              </w:rPr>
              <w:t>po</w:t>
            </w:r>
            <w:r w:rsidRPr="001A5A9B">
              <w:rPr>
                <w:rFonts w:eastAsia="方正宋刻本秀楷简体"/>
                <w:b/>
                <w:bCs/>
                <w:sz w:val="16"/>
                <w:szCs w:val="20"/>
              </w:rPr>
              <w:t>lkit</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177E3DF9" w14:textId="77777777" w:rsidR="001A5A9B" w:rsidRPr="001A5A9B" w:rsidRDefault="001A5A9B" w:rsidP="001A5A9B">
            <w:pPr>
              <w:widowControl/>
              <w:adjustRightInd w:val="0"/>
              <w:snapToGrid w:val="0"/>
              <w:jc w:val="left"/>
              <w:rPr>
                <w:rFonts w:eastAsia="方正宋刻本秀楷简体"/>
                <w:sz w:val="16"/>
                <w:szCs w:val="20"/>
              </w:rPr>
            </w:pPr>
            <w:r w:rsidRPr="001A5A9B">
              <w:rPr>
                <w:rFonts w:eastAsia="方正宋刻本秀楷简体" w:hint="eastAsia"/>
                <w:sz w:val="16"/>
                <w:szCs w:val="20"/>
              </w:rPr>
              <w:t>在系统层级进行权限控制，通过集中策略精细授权，与</w:t>
            </w:r>
            <w:proofErr w:type="spellStart"/>
            <w:r w:rsidRPr="001A5A9B">
              <w:rPr>
                <w:rFonts w:eastAsia="方正宋刻本秀楷简体" w:hint="eastAsia"/>
                <w:sz w:val="16"/>
                <w:szCs w:val="20"/>
              </w:rPr>
              <w:t>sudo</w:t>
            </w:r>
            <w:proofErr w:type="spellEnd"/>
            <w:r w:rsidRPr="001A5A9B">
              <w:rPr>
                <w:rFonts w:eastAsia="方正宋刻本秀楷简体" w:hint="eastAsia"/>
                <w:sz w:val="16"/>
                <w:szCs w:val="20"/>
              </w:rPr>
              <w:t>不同，未赋予</w:t>
            </w:r>
            <w:r w:rsidRPr="001A5A9B">
              <w:rPr>
                <w:rFonts w:eastAsia="方正宋刻本秀楷简体" w:hint="eastAsia"/>
                <w:sz w:val="16"/>
                <w:szCs w:val="20"/>
              </w:rPr>
              <w:t>root</w:t>
            </w:r>
            <w:r w:rsidRPr="001A5A9B">
              <w:rPr>
                <w:rFonts w:eastAsia="方正宋刻本秀楷简体" w:hint="eastAsia"/>
                <w:sz w:val="16"/>
                <w:szCs w:val="20"/>
              </w:rPr>
              <w:t>权限，</w:t>
            </w:r>
            <w:proofErr w:type="gramStart"/>
            <w:r w:rsidRPr="001A5A9B">
              <w:rPr>
                <w:rFonts w:eastAsia="方正宋刻本秀楷简体" w:hint="eastAsia"/>
                <w:sz w:val="16"/>
                <w:szCs w:val="20"/>
              </w:rPr>
              <w:t>如运行</w:t>
            </w:r>
            <w:proofErr w:type="spellStart"/>
            <w:proofErr w:type="gramEnd"/>
            <w:r w:rsidRPr="001A5A9B">
              <w:rPr>
                <w:rFonts w:eastAsia="方正宋刻本秀楷简体" w:hint="eastAsia"/>
                <w:sz w:val="16"/>
                <w:szCs w:val="20"/>
              </w:rPr>
              <w:t>gparted</w:t>
            </w:r>
            <w:proofErr w:type="spellEnd"/>
            <w:r w:rsidRPr="001A5A9B">
              <w:rPr>
                <w:rFonts w:eastAsia="方正宋刻本秀楷简体" w:hint="eastAsia"/>
                <w:sz w:val="16"/>
                <w:szCs w:val="20"/>
              </w:rPr>
              <w:t>将</w:t>
            </w:r>
            <w:proofErr w:type="gramStart"/>
            <w:r w:rsidRPr="001A5A9B">
              <w:rPr>
                <w:rFonts w:eastAsia="方正宋刻本秀楷简体" w:hint="eastAsia"/>
                <w:sz w:val="16"/>
                <w:szCs w:val="20"/>
              </w:rPr>
              <w:t>用户按群组</w:t>
            </w:r>
            <w:proofErr w:type="gramEnd"/>
            <w:r w:rsidRPr="001A5A9B">
              <w:rPr>
                <w:rFonts w:eastAsia="方正宋刻本秀楷简体" w:hint="eastAsia"/>
                <w:sz w:val="16"/>
                <w:szCs w:val="20"/>
              </w:rPr>
              <w:t>或用户划分，如</w:t>
            </w:r>
            <w:r w:rsidRPr="001A5A9B">
              <w:rPr>
                <w:rFonts w:eastAsia="方正宋刻本秀楷简体" w:hint="eastAsia"/>
                <w:sz w:val="16"/>
                <w:szCs w:val="20"/>
              </w:rPr>
              <w:t>wheel</w:t>
            </w:r>
            <w:r w:rsidRPr="001A5A9B">
              <w:rPr>
                <w:rFonts w:eastAsia="方正宋刻本秀楷简体" w:hint="eastAsia"/>
                <w:sz w:val="16"/>
                <w:szCs w:val="20"/>
              </w:rPr>
              <w:t>群组，定义</w:t>
            </w:r>
            <w:proofErr w:type="gramStart"/>
            <w:r w:rsidRPr="001A5A9B">
              <w:rPr>
                <w:rFonts w:eastAsia="方正宋刻本秀楷简体" w:hint="eastAsia"/>
                <w:sz w:val="16"/>
                <w:szCs w:val="20"/>
              </w:rPr>
              <w:t>魅</w:t>
            </w:r>
            <w:proofErr w:type="gramEnd"/>
            <w:r w:rsidRPr="001A5A9B">
              <w:rPr>
                <w:rFonts w:eastAsia="方正宋刻本秀楷简体" w:hint="eastAsia"/>
                <w:sz w:val="16"/>
                <w:szCs w:val="20"/>
              </w:rPr>
              <w:t>操作由某些用户执行，操作前需要额外确认，如输入密码确认用户是否属于某群组群组</w:t>
            </w:r>
          </w:p>
        </w:tc>
      </w:tr>
      <w:tr w:rsidR="001A5A9B" w:rsidRPr="00D9455B" w14:paraId="52FDA205"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0FF1EA23" w14:textId="77777777" w:rsidR="001A5A9B" w:rsidRPr="00D9455B" w:rsidRDefault="001A5A9B" w:rsidP="001A5A9B">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quotaon</w:t>
            </w:r>
            <w:proofErr w:type="spellEnd"/>
            <w:r w:rsidRPr="00D9455B">
              <w:rPr>
                <w:rFonts w:eastAsia="方正宋刻本秀楷简体"/>
                <w:b/>
                <w:bCs/>
                <w:color w:val="BFBFBF"/>
                <w:sz w:val="18"/>
                <w:szCs w:val="21"/>
              </w:rPr>
              <w:t xml:space="preserve">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4EB00D5E" w14:textId="77777777" w:rsidR="001A5A9B" w:rsidRPr="00D9455B" w:rsidRDefault="001A5A9B" w:rsidP="001A5A9B">
            <w:pPr>
              <w:widowControl/>
              <w:jc w:val="left"/>
              <w:rPr>
                <w:rFonts w:eastAsia="方正宋刻本秀楷简体"/>
                <w:color w:val="BFBFBF"/>
                <w:sz w:val="18"/>
                <w:szCs w:val="21"/>
              </w:rPr>
            </w:pPr>
            <w:r w:rsidRPr="00D9455B">
              <w:rPr>
                <w:rFonts w:eastAsia="方正宋刻本秀楷简体"/>
                <w:color w:val="BFBFBF"/>
                <w:sz w:val="18"/>
                <w:szCs w:val="21"/>
              </w:rPr>
              <w:t>（系统）启动</w:t>
            </w:r>
            <w:r w:rsidRPr="00D9455B">
              <w:rPr>
                <w:rFonts w:eastAsia="方正宋刻本秀楷简体"/>
                <w:color w:val="BFBFBF"/>
                <w:sz w:val="18"/>
                <w:szCs w:val="21"/>
              </w:rPr>
              <w:t xml:space="preserve"> Quota </w:t>
            </w:r>
            <w:r w:rsidRPr="00D9455B">
              <w:rPr>
                <w:rFonts w:eastAsia="方正宋刻本秀楷简体"/>
                <w:color w:val="BFBFBF"/>
                <w:sz w:val="18"/>
                <w:szCs w:val="21"/>
              </w:rPr>
              <w:t>要用到的服务</w:t>
            </w:r>
          </w:p>
        </w:tc>
      </w:tr>
      <w:tr w:rsidR="001A5A9B" w:rsidRPr="00D9455B" w14:paraId="12F50DB0"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673D6F9B" w14:textId="77777777" w:rsidR="001A5A9B" w:rsidRPr="00D9455B" w:rsidRDefault="001A5A9B" w:rsidP="001A5A9B">
            <w:pPr>
              <w:widowControl/>
              <w:jc w:val="left"/>
              <w:rPr>
                <w:rFonts w:eastAsia="方正宋刻本秀楷简体"/>
                <w:b/>
                <w:bCs/>
                <w:color w:val="BFBFBF"/>
                <w:sz w:val="18"/>
                <w:szCs w:val="21"/>
              </w:rPr>
            </w:pPr>
            <w:proofErr w:type="spellStart"/>
            <w:proofErr w:type="gramStart"/>
            <w:r w:rsidRPr="00D9455B">
              <w:rPr>
                <w:rFonts w:eastAsia="方正宋刻本秀楷简体" w:hint="eastAsia"/>
                <w:b/>
                <w:bCs/>
                <w:color w:val="BFBFBF"/>
                <w:sz w:val="18"/>
                <w:szCs w:val="21"/>
              </w:rPr>
              <w:t>rsync</w:t>
            </w:r>
            <w:r w:rsidRPr="00D9455B">
              <w:rPr>
                <w:rFonts w:eastAsia="方正宋刻本秀楷简体"/>
                <w:b/>
                <w:bCs/>
                <w:color w:val="BFBFBF"/>
                <w:sz w:val="18"/>
                <w:szCs w:val="21"/>
              </w:rPr>
              <w:t>d</w:t>
            </w:r>
            <w:r w:rsidRPr="00D9455B">
              <w:rPr>
                <w:rFonts w:eastAsia="方正宋刻本秀楷简体" w:hint="eastAsia"/>
                <w:b/>
                <w:bCs/>
                <w:color w:val="BFBFBF"/>
                <w:sz w:val="18"/>
                <w:szCs w:val="21"/>
              </w:rPr>
              <w:t>.</w:t>
            </w:r>
            <w:r w:rsidRPr="00D9455B">
              <w:rPr>
                <w:rFonts w:eastAsia="方正宋刻本秀楷简体"/>
                <w:b/>
                <w:bCs/>
                <w:color w:val="BFBFBF"/>
                <w:sz w:val="18"/>
                <w:szCs w:val="21"/>
              </w:rPr>
              <w:t>cocket</w:t>
            </w:r>
            <w:proofErr w:type="spellEnd"/>
            <w:proofErr w:type="gramEnd"/>
            <w:r w:rsidRPr="00D9455B">
              <w:rPr>
                <w:rFonts w:eastAsia="方正宋刻本秀楷简体"/>
                <w:b/>
                <w:bCs/>
                <w:color w:val="BFBFBF"/>
                <w:sz w:val="18"/>
                <w:szCs w:val="21"/>
              </w:rPr>
              <w:t xml:space="preserve">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3AEF8CB0" w14:textId="77777777" w:rsidR="001A5A9B" w:rsidRPr="00AF54DD" w:rsidRDefault="001A5A9B" w:rsidP="001A5A9B">
            <w:pPr>
              <w:widowControl/>
              <w:jc w:val="left"/>
              <w:rPr>
                <w:rFonts w:eastAsia="方正宋刻本秀楷简体"/>
                <w:color w:val="BFBFBF"/>
                <w:sz w:val="18"/>
                <w:szCs w:val="21"/>
              </w:rPr>
            </w:pPr>
            <w:r w:rsidRPr="00AF54DD">
              <w:rPr>
                <w:rFonts w:eastAsia="方正宋刻本秀楷简体" w:hint="eastAsia"/>
                <w:color w:val="BFBFBF"/>
                <w:sz w:val="18"/>
                <w:szCs w:val="21"/>
              </w:rPr>
              <w:t>.s</w:t>
            </w:r>
            <w:r w:rsidRPr="00AF54DD">
              <w:rPr>
                <w:rFonts w:eastAsia="方正宋刻本秀楷简体"/>
                <w:color w:val="BFBFBF"/>
                <w:sz w:val="18"/>
                <w:szCs w:val="21"/>
              </w:rPr>
              <w:t>er vice</w:t>
            </w:r>
            <w:r>
              <w:rPr>
                <w:rFonts w:eastAsia="方正宋刻本秀楷简体"/>
                <w:color w:val="BFBFBF"/>
                <w:sz w:val="18"/>
                <w:szCs w:val="21"/>
              </w:rPr>
              <w:t xml:space="preserve"> </w:t>
            </w:r>
            <w:r w:rsidRPr="00D9455B">
              <w:rPr>
                <w:rFonts w:eastAsia="方正宋刻本秀楷简体" w:hint="eastAsia"/>
                <w:color w:val="BFBFBF"/>
                <w:sz w:val="18"/>
                <w:szCs w:val="21"/>
              </w:rPr>
              <w:t>远程数据备份</w:t>
            </w:r>
          </w:p>
        </w:tc>
      </w:tr>
      <w:tr w:rsidR="001A5A9B" w:rsidRPr="00AF54DD" w14:paraId="10CD4A97"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5E1AD2EE" w14:textId="77777777" w:rsidR="001A5A9B" w:rsidRPr="00D9455B" w:rsidRDefault="001A5A9B" w:rsidP="001A5A9B">
            <w:pPr>
              <w:widowControl/>
              <w:jc w:val="left"/>
              <w:rPr>
                <w:rFonts w:eastAsia="方正宋刻本秀楷简体"/>
                <w:b/>
                <w:bCs/>
                <w:color w:val="BFBFBF"/>
                <w:sz w:val="18"/>
                <w:szCs w:val="21"/>
              </w:rPr>
            </w:pPr>
            <w:proofErr w:type="spellStart"/>
            <w:r w:rsidRPr="00D9455B">
              <w:rPr>
                <w:rFonts w:eastAsia="方正宋刻本秀楷简体" w:hint="eastAsia"/>
                <w:b/>
                <w:bCs/>
                <w:color w:val="BFBFBF"/>
                <w:sz w:val="18"/>
                <w:szCs w:val="21"/>
              </w:rPr>
              <w:t>rpc</w:t>
            </w:r>
            <w:proofErr w:type="spellEnd"/>
            <w:r w:rsidRPr="00D9455B">
              <w:rPr>
                <w:rFonts w:eastAsia="方正宋刻本秀楷简体" w:hint="eastAsia"/>
                <w:b/>
                <w:bCs/>
                <w:color w:val="BFBFBF"/>
                <w:sz w:val="18"/>
                <w:szCs w:val="21"/>
              </w:rPr>
              <w:t>*</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461AE4EE" w14:textId="77777777" w:rsidR="001A5A9B" w:rsidRPr="001A5A9B" w:rsidRDefault="001A5A9B" w:rsidP="001A5A9B">
            <w:pPr>
              <w:widowControl/>
              <w:jc w:val="left"/>
              <w:rPr>
                <w:rFonts w:eastAsia="方正宋刻本秀楷简体"/>
                <w:color w:val="BFBFBF"/>
                <w:sz w:val="18"/>
                <w:szCs w:val="21"/>
              </w:rPr>
            </w:pPr>
            <w:r w:rsidRPr="001A5A9B">
              <w:rPr>
                <w:rFonts w:eastAsia="方正宋刻本秀楷简体" w:hint="eastAsia"/>
                <w:color w:val="BFBFBF"/>
                <w:sz w:val="18"/>
                <w:szCs w:val="21"/>
              </w:rPr>
              <w:t>RPC</w:t>
            </w:r>
            <w:r>
              <w:rPr>
                <w:rFonts w:eastAsia="方正宋刻本秀楷简体" w:hint="eastAsia"/>
                <w:color w:val="BFBFBF"/>
                <w:sz w:val="18"/>
                <w:szCs w:val="21"/>
              </w:rPr>
              <w:t>远程过程调用，</w:t>
            </w:r>
            <w:r w:rsidRPr="001A5A9B">
              <w:rPr>
                <w:rFonts w:eastAsia="方正宋刻本秀楷简体" w:hint="eastAsia"/>
                <w:color w:val="BFBFBF"/>
                <w:sz w:val="18"/>
                <w:szCs w:val="21"/>
              </w:rPr>
              <w:t>包括</w:t>
            </w:r>
            <w:r w:rsidRPr="001A5A9B">
              <w:rPr>
                <w:rFonts w:eastAsia="方正宋刻本秀楷简体" w:hint="eastAsia"/>
                <w:color w:val="BFBFBF"/>
                <w:sz w:val="18"/>
                <w:szCs w:val="21"/>
              </w:rPr>
              <w:t xml:space="preserve"> NFS, NIS </w:t>
            </w:r>
            <w:r w:rsidRPr="001A5A9B">
              <w:rPr>
                <w:rFonts w:eastAsia="方正宋刻本秀楷简体" w:hint="eastAsia"/>
                <w:color w:val="BFBFBF"/>
                <w:sz w:val="18"/>
                <w:szCs w:val="21"/>
              </w:rPr>
              <w:t>等等都需要这东西的协助</w:t>
            </w:r>
          </w:p>
        </w:tc>
      </w:tr>
      <w:tr w:rsidR="001A5A9B" w:rsidRPr="00AF54DD" w14:paraId="1F15C800"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2EB34B50"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sshd</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2F5D0857" w14:textId="77777777" w:rsidR="001A5A9B" w:rsidRPr="00AF54DD" w:rsidRDefault="001A5A9B" w:rsidP="001A5A9B">
            <w:pPr>
              <w:widowControl/>
              <w:jc w:val="left"/>
              <w:rPr>
                <w:rFonts w:eastAsia="方正宋刻本秀楷简体"/>
                <w:sz w:val="18"/>
                <w:szCs w:val="21"/>
              </w:rPr>
            </w:pPr>
            <w:r w:rsidRPr="00AF54DD">
              <w:rPr>
                <w:rFonts w:eastAsia="方正宋刻本秀楷简体" w:hint="eastAsia"/>
                <w:sz w:val="18"/>
                <w:szCs w:val="21"/>
              </w:rPr>
              <w:t>远端连线服务器的软件功能，这个通讯协定比</w:t>
            </w:r>
            <w:r w:rsidRPr="00AF54DD">
              <w:rPr>
                <w:rFonts w:eastAsia="方正宋刻本秀楷简体" w:hint="eastAsia"/>
                <w:sz w:val="18"/>
                <w:szCs w:val="21"/>
              </w:rPr>
              <w:t xml:space="preserve"> telnet </w:t>
            </w:r>
            <w:r w:rsidRPr="00AF54DD">
              <w:rPr>
                <w:rFonts w:eastAsia="方正宋刻本秀楷简体" w:hint="eastAsia"/>
                <w:sz w:val="18"/>
                <w:szCs w:val="21"/>
              </w:rPr>
              <w:t>好的地方在于</w:t>
            </w:r>
            <w:r w:rsidRPr="00AF54DD">
              <w:rPr>
                <w:rFonts w:eastAsia="方正宋刻本秀楷简体" w:hint="eastAsia"/>
                <w:sz w:val="18"/>
                <w:szCs w:val="21"/>
              </w:rPr>
              <w:t xml:space="preserve"> </w:t>
            </w:r>
            <w:proofErr w:type="spellStart"/>
            <w:r w:rsidRPr="00AF54DD">
              <w:rPr>
                <w:rFonts w:eastAsia="方正宋刻本秀楷简体" w:hint="eastAsia"/>
                <w:sz w:val="18"/>
                <w:szCs w:val="21"/>
              </w:rPr>
              <w:t>sshd</w:t>
            </w:r>
            <w:proofErr w:type="spellEnd"/>
            <w:r w:rsidRPr="00AF54DD">
              <w:rPr>
                <w:rFonts w:eastAsia="方正宋刻本秀楷简体" w:hint="eastAsia"/>
                <w:sz w:val="18"/>
                <w:szCs w:val="21"/>
              </w:rPr>
              <w:t xml:space="preserve"> </w:t>
            </w:r>
            <w:r w:rsidRPr="00AF54DD">
              <w:rPr>
                <w:rFonts w:eastAsia="方正宋刻本秀楷简体" w:hint="eastAsia"/>
                <w:sz w:val="18"/>
                <w:szCs w:val="21"/>
              </w:rPr>
              <w:t>在传送数据时可以进行加密</w:t>
            </w:r>
          </w:p>
        </w:tc>
      </w:tr>
      <w:tr w:rsidR="001A5A9B" w:rsidRPr="00AF54DD" w14:paraId="67CADB7F"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21A66C09" w14:textId="77777777" w:rsidR="001A5A9B" w:rsidRPr="00AF54DD" w:rsidRDefault="001A5A9B" w:rsidP="001A5A9B">
            <w:pPr>
              <w:widowControl/>
              <w:jc w:val="left"/>
              <w:rPr>
                <w:rFonts w:eastAsia="方正宋刻本秀楷简体"/>
                <w:b/>
                <w:bCs/>
                <w:sz w:val="18"/>
                <w:szCs w:val="21"/>
              </w:rPr>
            </w:pPr>
            <w:proofErr w:type="spellStart"/>
            <w:proofErr w:type="gramStart"/>
            <w:r w:rsidRPr="00AF54DD">
              <w:rPr>
                <w:rFonts w:eastAsia="方正宋刻本秀楷简体" w:hint="eastAsia"/>
                <w:b/>
                <w:bCs/>
                <w:sz w:val="18"/>
                <w:szCs w:val="21"/>
              </w:rPr>
              <w:t>snapd.</w:t>
            </w:r>
            <w:r w:rsidRPr="00AF54DD">
              <w:rPr>
                <w:rFonts w:eastAsia="方正宋刻本秀楷简体"/>
                <w:b/>
                <w:bCs/>
                <w:sz w:val="18"/>
                <w:szCs w:val="21"/>
              </w:rPr>
              <w:t>arrarmor</w:t>
            </w:r>
            <w:proofErr w:type="spellEnd"/>
            <w:proofErr w:type="gram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088B6C6A" w14:textId="77777777" w:rsidR="001A5A9B" w:rsidRPr="00AF54DD" w:rsidRDefault="001A5A9B" w:rsidP="001A5A9B">
            <w:pPr>
              <w:adjustRightInd w:val="0"/>
              <w:snapToGrid w:val="0"/>
              <w:rPr>
                <w:rFonts w:eastAsia="方正宋刻本秀楷简体"/>
                <w:sz w:val="18"/>
                <w:szCs w:val="21"/>
              </w:rPr>
            </w:pPr>
            <w:proofErr w:type="spellStart"/>
            <w:r w:rsidRPr="00AF54DD">
              <w:rPr>
                <w:rFonts w:eastAsia="方正宋刻本秀楷简体" w:hint="eastAsia"/>
                <w:sz w:val="18"/>
                <w:szCs w:val="21"/>
              </w:rPr>
              <w:t>snapcraft</w:t>
            </w:r>
            <w:proofErr w:type="spellEnd"/>
            <w:r w:rsidRPr="00AF54DD">
              <w:rPr>
                <w:rFonts w:eastAsia="方正宋刻本秀楷简体" w:hint="eastAsia"/>
                <w:sz w:val="18"/>
                <w:szCs w:val="21"/>
              </w:rPr>
              <w:t>全新的软件环境，软件类似被封装到</w:t>
            </w:r>
            <w:r w:rsidRPr="00AF54DD">
              <w:rPr>
                <w:rFonts w:eastAsia="方正宋刻本秀楷简体" w:hint="eastAsia"/>
                <w:sz w:val="18"/>
                <w:szCs w:val="21"/>
              </w:rPr>
              <w:t>Docker</w:t>
            </w:r>
            <w:r w:rsidRPr="00AF54DD">
              <w:rPr>
                <w:rFonts w:eastAsia="方正宋刻本秀楷简体" w:hint="eastAsia"/>
                <w:sz w:val="18"/>
                <w:szCs w:val="21"/>
              </w:rPr>
              <w:t>容器中，由后台服务</w:t>
            </w:r>
            <w:proofErr w:type="spellStart"/>
            <w:r w:rsidRPr="00AF54DD">
              <w:rPr>
                <w:rFonts w:eastAsia="方正宋刻本秀楷简体" w:hint="eastAsia"/>
                <w:sz w:val="18"/>
                <w:szCs w:val="21"/>
              </w:rPr>
              <w:t>snapd</w:t>
            </w:r>
            <w:proofErr w:type="spellEnd"/>
            <w:r w:rsidRPr="00AF54DD">
              <w:rPr>
                <w:rFonts w:eastAsia="方正宋刻本秀楷简体" w:hint="eastAsia"/>
                <w:sz w:val="18"/>
                <w:szCs w:val="21"/>
              </w:rPr>
              <w:t>提供支持</w:t>
            </w:r>
          </w:p>
        </w:tc>
      </w:tr>
      <w:tr w:rsidR="001A5A9B" w:rsidRPr="00D9455B" w14:paraId="56BFFF46"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6C5391CB" w14:textId="77777777" w:rsidR="001A5A9B" w:rsidRPr="00D9455B" w:rsidRDefault="001A5A9B" w:rsidP="001A5A9B">
            <w:pPr>
              <w:widowControl/>
              <w:jc w:val="left"/>
              <w:rPr>
                <w:rFonts w:eastAsia="方正宋刻本秀楷简体"/>
                <w:b/>
                <w:bCs/>
                <w:color w:val="BFBFBF"/>
                <w:sz w:val="18"/>
                <w:szCs w:val="21"/>
              </w:rPr>
            </w:pPr>
            <w:r w:rsidRPr="00D9455B">
              <w:rPr>
                <w:rFonts w:eastAsia="方正宋刻本秀楷简体" w:hint="eastAsia"/>
                <w:b/>
                <w:bCs/>
                <w:color w:val="BFBFBF"/>
                <w:sz w:val="18"/>
                <w:szCs w:val="21"/>
              </w:rPr>
              <w:lastRenderedPageBreak/>
              <w:t>s</w:t>
            </w:r>
            <w:r w:rsidRPr="00D9455B">
              <w:rPr>
                <w:rFonts w:eastAsia="方正宋刻本秀楷简体"/>
                <w:b/>
                <w:bCs/>
                <w:color w:val="BFBFBF"/>
                <w:sz w:val="18"/>
                <w:szCs w:val="21"/>
              </w:rPr>
              <w:t>yslog</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5D0CFFD9" w14:textId="77777777" w:rsidR="001A5A9B" w:rsidRPr="00D9455B" w:rsidRDefault="001A5A9B" w:rsidP="001A5A9B">
            <w:pPr>
              <w:widowControl/>
              <w:jc w:val="left"/>
              <w:rPr>
                <w:rFonts w:eastAsia="方正宋刻本秀楷简体"/>
                <w:color w:val="BFBFBF"/>
                <w:sz w:val="18"/>
                <w:szCs w:val="21"/>
              </w:rPr>
            </w:pPr>
            <w:r w:rsidRPr="00D9455B">
              <w:rPr>
                <w:rFonts w:eastAsia="方正宋刻本秀楷简体" w:hint="eastAsia"/>
                <w:color w:val="BFBFBF"/>
                <w:sz w:val="18"/>
                <w:szCs w:val="21"/>
              </w:rPr>
              <w:t>日志守护进程</w:t>
            </w:r>
          </w:p>
        </w:tc>
      </w:tr>
      <w:tr w:rsidR="001A5A9B" w:rsidRPr="00AF54DD" w14:paraId="10759D79"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1EB0F94C"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b/>
                <w:bCs/>
                <w:sz w:val="18"/>
                <w:szCs w:val="21"/>
              </w:rPr>
              <w:t>systemd</w:t>
            </w:r>
            <w:proofErr w:type="spellEnd"/>
            <w:r w:rsidRPr="00AF54DD">
              <w:rPr>
                <w:rFonts w:eastAsia="方正宋刻本秀楷简体"/>
                <w:b/>
                <w:bCs/>
                <w:sz w:val="18"/>
                <w:szCs w:val="21"/>
              </w:rPr>
              <w:t xml:space="preserve">-*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06589C6C"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（系统）大概都是属于系统运行过程所需要的服务，没必要都不要更动它的默认状态！</w:t>
            </w:r>
          </w:p>
        </w:tc>
      </w:tr>
      <w:tr w:rsidR="001A5A9B" w:rsidRPr="00AF54DD" w14:paraId="31B2ED1A"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0B26F451"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tlp</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7077743B" w14:textId="77777777" w:rsidR="001A5A9B" w:rsidRPr="00AF54DD" w:rsidRDefault="001A5A9B" w:rsidP="001A5A9B">
            <w:pPr>
              <w:widowControl/>
              <w:jc w:val="left"/>
              <w:rPr>
                <w:rFonts w:eastAsia="方正宋刻本秀楷简体"/>
                <w:sz w:val="18"/>
                <w:szCs w:val="21"/>
              </w:rPr>
            </w:pPr>
            <w:r w:rsidRPr="00AF54DD">
              <w:rPr>
                <w:rFonts w:eastAsia="方正宋刻本秀楷简体" w:hint="eastAsia"/>
                <w:sz w:val="18"/>
                <w:szCs w:val="21"/>
              </w:rPr>
              <w:t>高级电源管理系统开关</w:t>
            </w:r>
          </w:p>
        </w:tc>
      </w:tr>
      <w:tr w:rsidR="001A5A9B" w:rsidRPr="00AF54DD" w14:paraId="1D0E2057"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383EC70D"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b/>
                <w:bCs/>
                <w:sz w:val="18"/>
                <w:szCs w:val="21"/>
              </w:rPr>
              <w:t>upower</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5B6717EF" w14:textId="77777777" w:rsidR="001A5A9B" w:rsidRPr="00AF54DD" w:rsidRDefault="001A5A9B" w:rsidP="001A5A9B">
            <w:pPr>
              <w:widowControl/>
              <w:jc w:val="left"/>
              <w:rPr>
                <w:rFonts w:eastAsia="方正宋刻本秀楷简体"/>
                <w:sz w:val="18"/>
                <w:szCs w:val="21"/>
              </w:rPr>
            </w:pPr>
            <w:r w:rsidRPr="00AF54DD">
              <w:rPr>
                <w:rFonts w:eastAsia="方正宋刻本秀楷简体" w:hint="eastAsia"/>
                <w:sz w:val="18"/>
                <w:szCs w:val="21"/>
              </w:rPr>
              <w:t>电源管理</w:t>
            </w:r>
          </w:p>
        </w:tc>
      </w:tr>
      <w:tr w:rsidR="001A5A9B" w:rsidRPr="00AF54DD" w14:paraId="2EF9D3DA"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41FB6E64"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u</w:t>
            </w:r>
            <w:r w:rsidRPr="00AF54DD">
              <w:rPr>
                <w:rFonts w:eastAsia="方正宋刻本秀楷简体"/>
                <w:b/>
                <w:bCs/>
                <w:sz w:val="18"/>
                <w:szCs w:val="21"/>
              </w:rPr>
              <w:t>dev</w:t>
            </w:r>
            <w:proofErr w:type="spellEnd"/>
            <w:r w:rsidRPr="00AF54DD">
              <w:rPr>
                <w:rFonts w:eastAsia="方正宋刻本秀楷简体"/>
                <w:b/>
                <w:bCs/>
                <w:sz w:val="18"/>
                <w:szCs w:val="21"/>
              </w:rPr>
              <w:t>-trigger</w:t>
            </w:r>
          </w:p>
          <w:p w14:paraId="65C6C26D"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u</w:t>
            </w:r>
            <w:r w:rsidRPr="00AF54DD">
              <w:rPr>
                <w:rFonts w:eastAsia="方正宋刻本秀楷简体"/>
                <w:b/>
                <w:bCs/>
                <w:sz w:val="18"/>
                <w:szCs w:val="21"/>
              </w:rPr>
              <w:t>devvd</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151DB01C"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（系统）监控设备对应表</w:t>
            </w:r>
            <w:r w:rsidRPr="00AF54DD">
              <w:rPr>
                <w:rFonts w:eastAsia="方正宋刻本秀楷简体"/>
                <w:sz w:val="18"/>
                <w:szCs w:val="21"/>
              </w:rPr>
              <w:t xml:space="preserve"> </w:t>
            </w:r>
            <w:r w:rsidRPr="00AF54DD">
              <w:rPr>
                <w:rFonts w:eastAsia="方正宋刻本秀楷简体"/>
                <w:sz w:val="18"/>
                <w:szCs w:val="21"/>
              </w:rPr>
              <w:t>（</w:t>
            </w:r>
            <w:r w:rsidRPr="00AF54DD">
              <w:rPr>
                <w:rFonts w:eastAsia="方正宋刻本秀楷简体"/>
                <w:sz w:val="18"/>
                <w:szCs w:val="21"/>
              </w:rPr>
              <w:t>device mapper</w:t>
            </w:r>
            <w:r w:rsidRPr="00AF54DD">
              <w:rPr>
                <w:rFonts w:eastAsia="方正宋刻本秀楷简体"/>
                <w:sz w:val="18"/>
                <w:szCs w:val="21"/>
              </w:rPr>
              <w:t>）</w:t>
            </w:r>
            <w:r w:rsidRPr="00AF54DD">
              <w:rPr>
                <w:rFonts w:eastAsia="方正宋刻本秀楷简体"/>
                <w:sz w:val="18"/>
                <w:szCs w:val="21"/>
              </w:rPr>
              <w:t xml:space="preserve"> </w:t>
            </w:r>
            <w:r w:rsidRPr="00AF54DD">
              <w:rPr>
                <w:rFonts w:eastAsia="方正宋刻本秀楷简体"/>
                <w:sz w:val="18"/>
                <w:szCs w:val="21"/>
              </w:rPr>
              <w:t>的主要服务，不能关</w:t>
            </w:r>
            <w:r w:rsidRPr="00AF54DD">
              <w:rPr>
                <w:rFonts w:eastAsia="方正宋刻本秀楷简体" w:hint="eastAsia"/>
                <w:sz w:val="18"/>
                <w:szCs w:val="21"/>
              </w:rPr>
              <w:t>，使用</w:t>
            </w:r>
            <w:r w:rsidRPr="00AF54DD">
              <w:rPr>
                <w:rFonts w:eastAsia="方正宋刻本秀楷简体"/>
                <w:sz w:val="18"/>
                <w:szCs w:val="21"/>
              </w:rPr>
              <w:t>我们的周边设备与储存设备</w:t>
            </w:r>
          </w:p>
        </w:tc>
      </w:tr>
      <w:tr w:rsidR="001A5A9B" w:rsidRPr="00AF54DD" w14:paraId="77ED545D"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41411615"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u</w:t>
            </w:r>
            <w:r w:rsidRPr="00AF54DD">
              <w:rPr>
                <w:rFonts w:eastAsia="方正宋刻本秀楷简体"/>
                <w:b/>
                <w:bCs/>
                <w:sz w:val="18"/>
                <w:szCs w:val="21"/>
              </w:rPr>
              <w:t>fw</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78F8ECD5"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w:t>
            </w:r>
            <w:r w:rsidRPr="00AF54DD">
              <w:rPr>
                <w:rFonts w:eastAsia="方正宋刻本秀楷简体"/>
                <w:sz w:val="18"/>
                <w:szCs w:val="21"/>
              </w:rPr>
              <w:t>/</w:t>
            </w:r>
            <w:r w:rsidRPr="00AF54DD">
              <w:rPr>
                <w:rFonts w:eastAsia="方正宋刻本秀楷简体"/>
                <w:sz w:val="18"/>
                <w:szCs w:val="21"/>
              </w:rPr>
              <w:t>网络）就是防火墙</w:t>
            </w:r>
          </w:p>
          <w:p w14:paraId="00A292FB"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以前有</w:t>
            </w:r>
            <w:r w:rsidRPr="00AF54DD">
              <w:rPr>
                <w:rFonts w:eastAsia="方正宋刻本秀楷简体"/>
                <w:sz w:val="18"/>
                <w:szCs w:val="21"/>
              </w:rPr>
              <w:t xml:space="preserve"> iptables </w:t>
            </w:r>
            <w:r w:rsidRPr="00AF54DD">
              <w:rPr>
                <w:rFonts w:eastAsia="方正宋刻本秀楷简体"/>
                <w:sz w:val="18"/>
                <w:szCs w:val="21"/>
              </w:rPr>
              <w:t>与</w:t>
            </w:r>
            <w:r w:rsidRPr="00AF54DD">
              <w:rPr>
                <w:rFonts w:eastAsia="方正宋刻本秀楷简体"/>
                <w:sz w:val="18"/>
                <w:szCs w:val="21"/>
              </w:rPr>
              <w:t xml:space="preserve"> ip6tables </w:t>
            </w:r>
            <w:r w:rsidRPr="00AF54DD">
              <w:rPr>
                <w:rFonts w:eastAsia="方正宋刻本秀楷简体"/>
                <w:sz w:val="18"/>
                <w:szCs w:val="21"/>
              </w:rPr>
              <w:t>等防火墙机制，新的</w:t>
            </w:r>
            <w:r w:rsidRPr="00AF54DD">
              <w:rPr>
                <w:rFonts w:eastAsia="方正宋刻本秀楷简体"/>
                <w:sz w:val="18"/>
                <w:szCs w:val="21"/>
              </w:rPr>
              <w:t xml:space="preserve"> </w:t>
            </w:r>
            <w:proofErr w:type="spellStart"/>
            <w:r w:rsidRPr="00AF54DD">
              <w:rPr>
                <w:rFonts w:eastAsia="方正宋刻本秀楷简体"/>
                <w:sz w:val="18"/>
                <w:szCs w:val="21"/>
              </w:rPr>
              <w:t>firewalld</w:t>
            </w:r>
            <w:proofErr w:type="spellEnd"/>
            <w:r w:rsidRPr="00AF54DD">
              <w:rPr>
                <w:rFonts w:eastAsia="方正宋刻本秀楷简体"/>
                <w:sz w:val="18"/>
                <w:szCs w:val="21"/>
              </w:rPr>
              <w:t xml:space="preserve"> </w:t>
            </w:r>
          </w:p>
        </w:tc>
      </w:tr>
      <w:tr w:rsidR="001A5A9B" w:rsidRPr="00AF54DD" w14:paraId="2E9F63F4"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66CA61EE"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wpa</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7D1BCD49"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W</w:t>
            </w:r>
            <w:r w:rsidRPr="00AF54DD">
              <w:rPr>
                <w:rFonts w:eastAsia="方正宋刻本秀楷简体" w:hint="eastAsia"/>
                <w:sz w:val="18"/>
                <w:szCs w:val="21"/>
              </w:rPr>
              <w:t>ifi</w:t>
            </w:r>
            <w:r w:rsidRPr="00AF54DD">
              <w:rPr>
                <w:rFonts w:eastAsia="方正宋刻本秀楷简体"/>
                <w:sz w:val="18"/>
                <w:szCs w:val="21"/>
              </w:rPr>
              <w:t xml:space="preserve"> </w:t>
            </w:r>
            <w:r w:rsidRPr="00AF54DD">
              <w:rPr>
                <w:rFonts w:eastAsia="方正宋刻本秀楷简体" w:hint="eastAsia"/>
                <w:sz w:val="18"/>
                <w:szCs w:val="21"/>
              </w:rPr>
              <w:t>protected access</w:t>
            </w:r>
            <w:r w:rsidRPr="00AF54DD">
              <w:rPr>
                <w:rFonts w:eastAsia="方正宋刻本秀楷简体"/>
                <w:sz w:val="18"/>
                <w:szCs w:val="21"/>
              </w:rPr>
              <w:t xml:space="preserve"> </w:t>
            </w:r>
            <w:r w:rsidRPr="00AF54DD">
              <w:rPr>
                <w:rFonts w:eastAsia="方正宋刻本秀楷简体" w:hint="eastAsia"/>
                <w:sz w:val="18"/>
                <w:szCs w:val="21"/>
              </w:rPr>
              <w:t>保护无线电脑网络安全</w:t>
            </w:r>
          </w:p>
        </w:tc>
      </w:tr>
    </w:tbl>
    <w:p w14:paraId="33CA59FD" w14:textId="77777777" w:rsidR="00ED6DF6" w:rsidRPr="00D9455B" w:rsidRDefault="00ED6DF6" w:rsidP="003D3981">
      <w:pPr>
        <w:widowControl/>
        <w:jc w:val="left"/>
        <w:rPr>
          <w:rFonts w:eastAsia="方正宋刻本秀楷简体"/>
          <w:color w:val="BFBFBF"/>
          <w:sz w:val="18"/>
          <w:szCs w:val="21"/>
        </w:rPr>
      </w:pPr>
    </w:p>
    <w:p w14:paraId="74EB0A49" w14:textId="77777777" w:rsidR="00ED6DF6" w:rsidRDefault="00ED6DF6" w:rsidP="00277015">
      <w:pPr>
        <w:widowControl/>
        <w:jc w:val="left"/>
        <w:rPr>
          <w:rFonts w:eastAsia="方正宋刻本秀楷简体"/>
          <w:sz w:val="18"/>
          <w:szCs w:val="21"/>
        </w:rPr>
      </w:pPr>
      <w:r w:rsidRPr="00ED6DF6">
        <w:rPr>
          <w:rFonts w:ascii="宋体" w:hAnsi="宋体"/>
          <w:kern w:val="0"/>
          <w:sz w:val="24"/>
        </w:rPr>
        <w:br/>
      </w:r>
    </w:p>
    <w:sectPr w:rsidR="00ED6DF6" w:rsidSect="00FD68FE">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31BA8" w14:textId="77777777" w:rsidR="008D07B4" w:rsidRDefault="008D07B4">
      <w:r>
        <w:separator/>
      </w:r>
    </w:p>
  </w:endnote>
  <w:endnote w:type="continuationSeparator" w:id="0">
    <w:p w14:paraId="0FDEFE35" w14:textId="77777777" w:rsidR="008D07B4" w:rsidRDefault="008D07B4">
      <w:r>
        <w:continuationSeparator/>
      </w:r>
    </w:p>
  </w:endnote>
  <w:endnote w:type="continuationNotice" w:id="1">
    <w:p w14:paraId="1B5F7C53" w14:textId="77777777" w:rsidR="008D07B4" w:rsidRDefault="008D07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5D2A88AE-53D9-4DA1-8F13-10FF023FE9A3}"/>
    <w:embedBold r:id="rId2" w:fontKey="{2A098D56-AECA-41E1-9C39-FE10BABEC25C}"/>
  </w:font>
  <w:font w:name="方正宋刻本秀楷简体">
    <w:panose1 w:val="02000000000000000000"/>
    <w:charset w:val="86"/>
    <w:family w:val="auto"/>
    <w:pitch w:val="variable"/>
    <w:sig w:usb0="00000001" w:usb1="080E0000" w:usb2="00000010" w:usb3="00000000" w:csb0="00040000" w:csb1="00000000"/>
    <w:embedRegular r:id="rId3" w:subsetted="1" w:fontKey="{A506AF8B-2A25-4761-A29A-DFE30CF0DE90}"/>
    <w:embedBold r:id="rId4" w:subsetted="1" w:fontKey="{64AF2F90-CDE2-4297-A647-3CE36986AC62}"/>
  </w:font>
  <w:font w:name="宋体">
    <w:altName w:val="SimSun"/>
    <w:panose1 w:val="02010600030101010101"/>
    <w:charset w:val="86"/>
    <w:family w:val="auto"/>
    <w:pitch w:val="variable"/>
    <w:sig w:usb0="00000003" w:usb1="288F0000" w:usb2="00000016" w:usb3="00000000" w:csb0="00040001" w:csb1="00000000"/>
  </w:font>
  <w:font w:name="LiberationSerif-Bold">
    <w:altName w:val="Cambria"/>
    <w:charset w:val="00"/>
    <w:family w:val="roman"/>
    <w:pitch w:val="default"/>
    <w:sig w:usb0="00000000" w:usb1="00000000" w:usb2="00000000" w:usb3="00000000" w:csb0="00040001" w:csb1="00000000"/>
  </w:font>
  <w:font w:name="LiberationSerif">
    <w:altName w:val="Cambria"/>
    <w:charset w:val="00"/>
    <w:family w:val="roman"/>
    <w:pitch w:val="default"/>
    <w:sig w:usb0="00000000" w:usb1="00000000" w:usb2="00000000" w:usb3="00000000" w:csb0="00040001" w:csb1="00000000"/>
  </w:font>
  <w:font w:name="CourierNewBold">
    <w:altName w:val="Segoe Print"/>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embedRegular r:id="rId5" w:subsetted="1" w:fontKey="{26C40C4A-3085-4D42-9554-EB48E4FC24F6}"/>
  </w:font>
  <w:font w:name="??Regular">
    <w:altName w:val="Segoe Print"/>
    <w:charset w:val="00"/>
    <w:family w:val="auto"/>
    <w:pitch w:val="default"/>
    <w:sig w:usb0="00000000" w:usb1="00000000" w:usb2="00000000" w:usb3="00000000" w:csb0="00040001" w:csb1="00000000"/>
  </w:font>
  <w:font w:name="ArialRegular">
    <w:altName w:val="Arial"/>
    <w:charset w:val="00"/>
    <w:family w:val="roman"/>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986" w14:textId="77777777" w:rsidR="00ED6DF6" w:rsidRDefault="00ED6DF6">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p w14:paraId="2B283823" w14:textId="77777777" w:rsidR="00ED6DF6" w:rsidRDefault="00ED6DF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531C6" w14:textId="77777777" w:rsidR="008D07B4" w:rsidRDefault="008D07B4">
      <w:r>
        <w:separator/>
      </w:r>
    </w:p>
  </w:footnote>
  <w:footnote w:type="continuationSeparator" w:id="0">
    <w:p w14:paraId="0AE685C5" w14:textId="77777777" w:rsidR="008D07B4" w:rsidRDefault="008D07B4">
      <w:r>
        <w:continuationSeparator/>
      </w:r>
    </w:p>
  </w:footnote>
  <w:footnote w:type="continuationNotice" w:id="1">
    <w:p w14:paraId="3697CA5A" w14:textId="77777777" w:rsidR="008D07B4" w:rsidRDefault="008D07B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7D613A"/>
    <w:multiLevelType w:val="singleLevel"/>
    <w:tmpl w:val="9C7D613A"/>
    <w:lvl w:ilvl="0">
      <w:start w:val="1"/>
      <w:numFmt w:val="decimal"/>
      <w:suff w:val="space"/>
      <w:lvlText w:val="%1."/>
      <w:lvlJc w:val="left"/>
    </w:lvl>
  </w:abstractNum>
  <w:abstractNum w:abstractNumId="1" w15:restartNumberingAfterBreak="0">
    <w:nsid w:val="A69440B7"/>
    <w:multiLevelType w:val="singleLevel"/>
    <w:tmpl w:val="A69440B7"/>
    <w:lvl w:ilvl="0">
      <w:start w:val="1"/>
      <w:numFmt w:val="decimal"/>
      <w:suff w:val="nothing"/>
      <w:lvlText w:val="%1、"/>
      <w:lvlJc w:val="left"/>
      <w:pPr>
        <w:ind w:left="420" w:firstLine="0"/>
      </w:pPr>
    </w:lvl>
  </w:abstractNum>
  <w:abstractNum w:abstractNumId="2" w15:restartNumberingAfterBreak="0">
    <w:nsid w:val="BF5059BC"/>
    <w:multiLevelType w:val="singleLevel"/>
    <w:tmpl w:val="BF5059BC"/>
    <w:lvl w:ilvl="0">
      <w:start w:val="200"/>
      <w:numFmt w:val="decimal"/>
      <w:lvlText w:val="%1"/>
      <w:lvlJc w:val="left"/>
    </w:lvl>
  </w:abstractNum>
  <w:abstractNum w:abstractNumId="3" w15:restartNumberingAfterBreak="0">
    <w:nsid w:val="CC81161B"/>
    <w:multiLevelType w:val="singleLevel"/>
    <w:tmpl w:val="CC81161B"/>
    <w:lvl w:ilvl="0">
      <w:start w:val="1"/>
      <w:numFmt w:val="decimal"/>
      <w:suff w:val="nothing"/>
      <w:lvlText w:val="%1、"/>
      <w:lvlJc w:val="left"/>
    </w:lvl>
  </w:abstractNum>
  <w:abstractNum w:abstractNumId="4" w15:restartNumberingAfterBreak="0">
    <w:nsid w:val="D67BEBC6"/>
    <w:multiLevelType w:val="singleLevel"/>
    <w:tmpl w:val="D67BEBC6"/>
    <w:lvl w:ilvl="0">
      <w:start w:val="1"/>
      <w:numFmt w:val="decimal"/>
      <w:lvlText w:val="%1"/>
      <w:lvlJc w:val="left"/>
    </w:lvl>
  </w:abstractNum>
  <w:abstractNum w:abstractNumId="5" w15:restartNumberingAfterBreak="0">
    <w:nsid w:val="34957035"/>
    <w:multiLevelType w:val="multilevel"/>
    <w:tmpl w:val="ED6284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C79B25"/>
    <w:multiLevelType w:val="singleLevel"/>
    <w:tmpl w:val="4FC79B25"/>
    <w:lvl w:ilvl="0">
      <w:start w:val="600"/>
      <w:numFmt w:val="decimal"/>
      <w:lvlText w:val="%1"/>
      <w:lvlJc w:val="left"/>
    </w:lvl>
  </w:abstractNum>
  <w:abstractNum w:abstractNumId="7" w15:restartNumberingAfterBreak="0">
    <w:nsid w:val="5B85B33D"/>
    <w:multiLevelType w:val="multilevel"/>
    <w:tmpl w:val="5B85B33D"/>
    <w:lvl w:ilvl="0">
      <w:start w:val="1"/>
      <w:numFmt w:val="decimal"/>
      <w:suff w:val="nothing"/>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8" w15:restartNumberingAfterBreak="0">
    <w:nsid w:val="61793EE1"/>
    <w:multiLevelType w:val="singleLevel"/>
    <w:tmpl w:val="29DC24CC"/>
    <w:lvl w:ilvl="0">
      <w:start w:val="1"/>
      <w:numFmt w:val="decimal"/>
      <w:lvlText w:val="%1）"/>
      <w:lvlJc w:val="left"/>
      <w:pPr>
        <w:ind w:left="425" w:hanging="425"/>
      </w:pPr>
      <w:rPr>
        <w:rFonts w:ascii="Calibri" w:eastAsia="方正宋刻本秀楷简体" w:hAnsi="Calibri" w:cs="宋体"/>
      </w:rPr>
    </w:lvl>
  </w:abstractNum>
  <w:abstractNum w:abstractNumId="9" w15:restartNumberingAfterBreak="0">
    <w:nsid w:val="6604476F"/>
    <w:multiLevelType w:val="singleLevel"/>
    <w:tmpl w:val="6604476F"/>
    <w:lvl w:ilvl="0">
      <w:start w:val="1"/>
      <w:numFmt w:val="decimal"/>
      <w:suff w:val="nothing"/>
      <w:lvlText w:val="%1、"/>
      <w:lvlJc w:val="left"/>
    </w:lvl>
  </w:abstractNum>
  <w:abstractNum w:abstractNumId="10" w15:restartNumberingAfterBreak="0">
    <w:nsid w:val="7EAA3B1C"/>
    <w:multiLevelType w:val="singleLevel"/>
    <w:tmpl w:val="7EAA3B1C"/>
    <w:lvl w:ilvl="0">
      <w:start w:val="1"/>
      <w:numFmt w:val="decimal"/>
      <w:lvlText w:val="%1."/>
      <w:lvlJc w:val="left"/>
      <w:pPr>
        <w:tabs>
          <w:tab w:val="num" w:pos="312"/>
        </w:tabs>
      </w:pPr>
    </w:lvl>
  </w:abstractNum>
  <w:num w:numId="1">
    <w:abstractNumId w:val="8"/>
  </w:num>
  <w:num w:numId="2">
    <w:abstractNumId w:val="4"/>
  </w:num>
  <w:num w:numId="3">
    <w:abstractNumId w:val="2"/>
  </w:num>
  <w:num w:numId="4">
    <w:abstractNumId w:val="6"/>
  </w:num>
  <w:num w:numId="5">
    <w:abstractNumId w:val="9"/>
  </w:num>
  <w:num w:numId="6">
    <w:abstractNumId w:val="7"/>
  </w:num>
  <w:num w:numId="7">
    <w:abstractNumId w:val="3"/>
  </w:num>
  <w:num w:numId="8">
    <w:abstractNumId w:val="0"/>
  </w:num>
  <w:num w:numId="9">
    <w:abstractNumId w:val="10"/>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DF7"/>
    <w:rsid w:val="ADFF8C8C"/>
    <w:rsid w:val="EF7AB3E8"/>
    <w:rsid w:val="0001514C"/>
    <w:rsid w:val="0004067A"/>
    <w:rsid w:val="00054FA6"/>
    <w:rsid w:val="00084074"/>
    <w:rsid w:val="0009187C"/>
    <w:rsid w:val="000A6FAF"/>
    <w:rsid w:val="00113253"/>
    <w:rsid w:val="00154860"/>
    <w:rsid w:val="00160213"/>
    <w:rsid w:val="00177B0E"/>
    <w:rsid w:val="001862AA"/>
    <w:rsid w:val="00192389"/>
    <w:rsid w:val="001A4571"/>
    <w:rsid w:val="001A5A9B"/>
    <w:rsid w:val="001C1513"/>
    <w:rsid w:val="001E7DF7"/>
    <w:rsid w:val="001F63F9"/>
    <w:rsid w:val="00205949"/>
    <w:rsid w:val="002255FC"/>
    <w:rsid w:val="00254DFF"/>
    <w:rsid w:val="00277015"/>
    <w:rsid w:val="002E6900"/>
    <w:rsid w:val="00300B38"/>
    <w:rsid w:val="00316B38"/>
    <w:rsid w:val="0034307F"/>
    <w:rsid w:val="00347DDB"/>
    <w:rsid w:val="003621E2"/>
    <w:rsid w:val="00367219"/>
    <w:rsid w:val="0039715F"/>
    <w:rsid w:val="003A0C86"/>
    <w:rsid w:val="003D3981"/>
    <w:rsid w:val="003F18BA"/>
    <w:rsid w:val="00437348"/>
    <w:rsid w:val="00453219"/>
    <w:rsid w:val="0046032F"/>
    <w:rsid w:val="00465994"/>
    <w:rsid w:val="0047318D"/>
    <w:rsid w:val="00493DB9"/>
    <w:rsid w:val="004B360A"/>
    <w:rsid w:val="004C7B29"/>
    <w:rsid w:val="004E707D"/>
    <w:rsid w:val="004E7C07"/>
    <w:rsid w:val="004F1662"/>
    <w:rsid w:val="005019AA"/>
    <w:rsid w:val="00523AD7"/>
    <w:rsid w:val="00525DB7"/>
    <w:rsid w:val="00557688"/>
    <w:rsid w:val="0059452C"/>
    <w:rsid w:val="005B4B1A"/>
    <w:rsid w:val="005F2424"/>
    <w:rsid w:val="006462BD"/>
    <w:rsid w:val="006F6296"/>
    <w:rsid w:val="0071374E"/>
    <w:rsid w:val="007372FD"/>
    <w:rsid w:val="00740F93"/>
    <w:rsid w:val="007636CB"/>
    <w:rsid w:val="007941F2"/>
    <w:rsid w:val="007A1F41"/>
    <w:rsid w:val="007E4B2E"/>
    <w:rsid w:val="00847835"/>
    <w:rsid w:val="00860F77"/>
    <w:rsid w:val="00866E7F"/>
    <w:rsid w:val="008A076C"/>
    <w:rsid w:val="008A721F"/>
    <w:rsid w:val="008D07B4"/>
    <w:rsid w:val="009018F0"/>
    <w:rsid w:val="00940393"/>
    <w:rsid w:val="00945272"/>
    <w:rsid w:val="00951449"/>
    <w:rsid w:val="0097676C"/>
    <w:rsid w:val="00A35881"/>
    <w:rsid w:val="00A4203B"/>
    <w:rsid w:val="00A51083"/>
    <w:rsid w:val="00A56489"/>
    <w:rsid w:val="00AA4874"/>
    <w:rsid w:val="00AF54DD"/>
    <w:rsid w:val="00AF6CD9"/>
    <w:rsid w:val="00B041B7"/>
    <w:rsid w:val="00B3189A"/>
    <w:rsid w:val="00B34F4F"/>
    <w:rsid w:val="00B756D9"/>
    <w:rsid w:val="00B95A7C"/>
    <w:rsid w:val="00BE25C4"/>
    <w:rsid w:val="00BE3176"/>
    <w:rsid w:val="00BE7469"/>
    <w:rsid w:val="00C4685D"/>
    <w:rsid w:val="00C5753B"/>
    <w:rsid w:val="00C5766F"/>
    <w:rsid w:val="00C7249B"/>
    <w:rsid w:val="00CB2E52"/>
    <w:rsid w:val="00CD78F9"/>
    <w:rsid w:val="00D30891"/>
    <w:rsid w:val="00D77242"/>
    <w:rsid w:val="00D9455B"/>
    <w:rsid w:val="00DA16C0"/>
    <w:rsid w:val="00DA185F"/>
    <w:rsid w:val="00DC3B50"/>
    <w:rsid w:val="00DF1059"/>
    <w:rsid w:val="00DF334A"/>
    <w:rsid w:val="00E113B4"/>
    <w:rsid w:val="00E17072"/>
    <w:rsid w:val="00E311AA"/>
    <w:rsid w:val="00E36AEB"/>
    <w:rsid w:val="00E40C08"/>
    <w:rsid w:val="00E601E0"/>
    <w:rsid w:val="00E75D02"/>
    <w:rsid w:val="00E82CE6"/>
    <w:rsid w:val="00E968FB"/>
    <w:rsid w:val="00ED6DF6"/>
    <w:rsid w:val="00F074D9"/>
    <w:rsid w:val="00F147ED"/>
    <w:rsid w:val="00F3505E"/>
    <w:rsid w:val="00FA3491"/>
    <w:rsid w:val="00FD68FE"/>
    <w:rsid w:val="00FE2A92"/>
    <w:rsid w:val="00FF5065"/>
    <w:rsid w:val="06F06A7D"/>
    <w:rsid w:val="0B942811"/>
    <w:rsid w:val="0C827FEE"/>
    <w:rsid w:val="17B5523E"/>
    <w:rsid w:val="1F721EB4"/>
    <w:rsid w:val="251642E6"/>
    <w:rsid w:val="2F0A6CF8"/>
    <w:rsid w:val="39A4465E"/>
    <w:rsid w:val="3A6C11A3"/>
    <w:rsid w:val="3CB91EAB"/>
    <w:rsid w:val="3E3052FF"/>
    <w:rsid w:val="45DF5D74"/>
    <w:rsid w:val="4C581F6F"/>
    <w:rsid w:val="54D753A6"/>
    <w:rsid w:val="573047D7"/>
    <w:rsid w:val="57AE3ABA"/>
    <w:rsid w:val="5AF74601"/>
    <w:rsid w:val="5D04349B"/>
    <w:rsid w:val="609635B4"/>
    <w:rsid w:val="61576FC9"/>
    <w:rsid w:val="68F55868"/>
    <w:rsid w:val="6C0A467D"/>
    <w:rsid w:val="6E9A1F3F"/>
    <w:rsid w:val="6F4970A8"/>
    <w:rsid w:val="787457BA"/>
    <w:rsid w:val="7BC8461D"/>
    <w:rsid w:val="7E0D03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C35B7"/>
  <w15:chartTrackingRefBased/>
  <w15:docId w15:val="{6923BA05-148E-524A-AB74-32EF0A020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cs="宋体"/>
      <w:kern w:val="2"/>
      <w:sz w:val="21"/>
      <w:szCs w:val="24"/>
    </w:rPr>
  </w:style>
  <w:style w:type="paragraph" w:styleId="3">
    <w:name w:val="heading 3"/>
    <w:basedOn w:val="a"/>
    <w:link w:val="30"/>
    <w:uiPriority w:val="9"/>
    <w:qFormat/>
    <w:rsid w:val="00E968FB"/>
    <w:pPr>
      <w:widowControl/>
      <w:spacing w:before="100" w:beforeAutospacing="1" w:after="100" w:afterAutospacing="1"/>
      <w:jc w:val="left"/>
      <w:outlineLvl w:val="2"/>
    </w:pPr>
    <w:rPr>
      <w:rFonts w:ascii="宋体" w:hAnsi="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Unresolved Mention"/>
    <w:uiPriority w:val="99"/>
    <w:unhideWhenUsed/>
    <w:rPr>
      <w:color w:val="605E5C"/>
      <w:shd w:val="clear" w:color="auto" w:fill="E1DFDD"/>
    </w:rPr>
  </w:style>
  <w:style w:type="character" w:customStyle="1" w:styleId="fontstyle11">
    <w:name w:val="fontstyle11"/>
    <w:rPr>
      <w:rFonts w:ascii="宋体" w:eastAsia="宋体" w:hAnsi="宋体" w:hint="eastAsia"/>
      <w:b w:val="0"/>
      <w:bCs w:val="0"/>
      <w:i w:val="0"/>
      <w:iCs w:val="0"/>
      <w:color w:val="000000"/>
      <w:sz w:val="24"/>
      <w:szCs w:val="24"/>
    </w:rPr>
  </w:style>
  <w:style w:type="character" w:customStyle="1" w:styleId="a5">
    <w:name w:val="页脚 字符"/>
    <w:link w:val="a6"/>
    <w:uiPriority w:val="99"/>
    <w:rPr>
      <w:rFonts w:ascii="Calibri" w:hAnsi="Calibri" w:cs="宋体"/>
      <w:kern w:val="2"/>
      <w:sz w:val="18"/>
      <w:szCs w:val="18"/>
    </w:rPr>
  </w:style>
  <w:style w:type="character" w:customStyle="1" w:styleId="fontstyle01">
    <w:name w:val="fontstyle01"/>
    <w:rPr>
      <w:rFonts w:ascii="LiberationSerif-Bold" w:hAnsi="LiberationSerif-Bold" w:hint="default"/>
      <w:b/>
      <w:bCs/>
      <w:i w:val="0"/>
      <w:iCs w:val="0"/>
      <w:color w:val="000000"/>
      <w:sz w:val="24"/>
      <w:szCs w:val="24"/>
    </w:rPr>
  </w:style>
  <w:style w:type="character" w:customStyle="1" w:styleId="a7">
    <w:name w:val="页眉 字符"/>
    <w:link w:val="a8"/>
    <w:rPr>
      <w:rFonts w:ascii="Calibri" w:hAnsi="Calibri" w:cs="宋体"/>
      <w:kern w:val="2"/>
      <w:sz w:val="18"/>
      <w:szCs w:val="18"/>
    </w:rPr>
  </w:style>
  <w:style w:type="character" w:customStyle="1" w:styleId="fontstyle21">
    <w:name w:val="fontstyle21"/>
    <w:rPr>
      <w:rFonts w:ascii="宋体" w:eastAsia="宋体" w:hAnsi="宋体" w:hint="eastAsia"/>
      <w:b w:val="0"/>
      <w:bCs w:val="0"/>
      <w:i w:val="0"/>
      <w:iCs w:val="0"/>
      <w:color w:val="000000"/>
      <w:sz w:val="24"/>
      <w:szCs w:val="24"/>
    </w:rPr>
  </w:style>
  <w:style w:type="character" w:customStyle="1" w:styleId="fontstyle31">
    <w:name w:val="fontstyle31"/>
    <w:rPr>
      <w:rFonts w:ascii="LiberationSerif" w:hAnsi="LiberationSerif" w:hint="default"/>
      <w:b w:val="0"/>
      <w:bCs w:val="0"/>
      <w:i w:val="0"/>
      <w:iCs w:val="0"/>
      <w:color w:val="000000"/>
      <w:sz w:val="24"/>
      <w:szCs w:val="24"/>
    </w:rPr>
  </w:style>
  <w:style w:type="character" w:customStyle="1" w:styleId="fontstyle41">
    <w:name w:val="fontstyle41"/>
    <w:rPr>
      <w:rFonts w:ascii="CourierNewBold" w:eastAsia="CourierNewBold" w:hAnsi="CourierNewBold" w:cs="CourierNewBold"/>
      <w:b/>
      <w:i w:val="0"/>
      <w:color w:val="000000"/>
      <w:sz w:val="14"/>
      <w:szCs w:val="14"/>
    </w:rPr>
  </w:style>
  <w:style w:type="paragraph" w:styleId="a6">
    <w:name w:val="footer"/>
    <w:basedOn w:val="a"/>
    <w:link w:val="a5"/>
    <w:uiPriority w:val="99"/>
    <w:pPr>
      <w:tabs>
        <w:tab w:val="center" w:pos="4153"/>
        <w:tab w:val="right" w:pos="8306"/>
      </w:tabs>
      <w:snapToGrid w:val="0"/>
      <w:jc w:val="left"/>
    </w:pPr>
    <w:rPr>
      <w:sz w:val="18"/>
      <w:szCs w:val="18"/>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rPr>
  </w:style>
  <w:style w:type="table" w:styleId="a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rsid w:val="0059452C"/>
    <w:rPr>
      <w:sz w:val="18"/>
      <w:szCs w:val="18"/>
    </w:rPr>
  </w:style>
  <w:style w:type="character" w:customStyle="1" w:styleId="ab">
    <w:name w:val="批注框文本 字符"/>
    <w:link w:val="aa"/>
    <w:rsid w:val="0059452C"/>
    <w:rPr>
      <w:rFonts w:ascii="Calibri" w:hAnsi="Calibri" w:cs="宋体"/>
      <w:kern w:val="2"/>
      <w:sz w:val="18"/>
      <w:szCs w:val="18"/>
    </w:rPr>
  </w:style>
  <w:style w:type="character" w:styleId="HTML">
    <w:name w:val="HTML Code"/>
    <w:basedOn w:val="a0"/>
    <w:uiPriority w:val="99"/>
    <w:unhideWhenUsed/>
    <w:rsid w:val="00E82CE6"/>
    <w:rPr>
      <w:rFonts w:ascii="宋体" w:eastAsia="宋体" w:hAnsi="宋体" w:cs="宋体"/>
      <w:sz w:val="24"/>
      <w:szCs w:val="24"/>
    </w:rPr>
  </w:style>
  <w:style w:type="character" w:customStyle="1" w:styleId="30">
    <w:name w:val="标题 3 字符"/>
    <w:basedOn w:val="a0"/>
    <w:link w:val="3"/>
    <w:uiPriority w:val="9"/>
    <w:rsid w:val="00E968FB"/>
    <w:rPr>
      <w:rFonts w:ascii="宋体" w:hAnsi="宋体" w:cs="宋体"/>
      <w:b/>
      <w:bCs/>
      <w:sz w:val="27"/>
      <w:szCs w:val="27"/>
    </w:rPr>
  </w:style>
  <w:style w:type="character" w:customStyle="1" w:styleId="mw-headline">
    <w:name w:val="mw-headline"/>
    <w:basedOn w:val="a0"/>
    <w:rsid w:val="00E968FB"/>
  </w:style>
  <w:style w:type="paragraph" w:styleId="ac">
    <w:name w:val="Normal (Web)"/>
    <w:basedOn w:val="a"/>
    <w:uiPriority w:val="99"/>
    <w:unhideWhenUsed/>
    <w:rsid w:val="00E968FB"/>
    <w:pPr>
      <w:widowControl/>
      <w:spacing w:before="100" w:beforeAutospacing="1" w:after="100" w:afterAutospacing="1"/>
      <w:jc w:val="left"/>
    </w:pPr>
    <w:rPr>
      <w:rFonts w:ascii="宋体" w:hAnsi="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8991">
      <w:bodyDiv w:val="1"/>
      <w:marLeft w:val="0"/>
      <w:marRight w:val="0"/>
      <w:marTop w:val="0"/>
      <w:marBottom w:val="0"/>
      <w:divBdr>
        <w:top w:val="none" w:sz="0" w:space="0" w:color="auto"/>
        <w:left w:val="none" w:sz="0" w:space="0" w:color="auto"/>
        <w:bottom w:val="none" w:sz="0" w:space="0" w:color="auto"/>
        <w:right w:val="none" w:sz="0" w:space="0" w:color="auto"/>
      </w:divBdr>
    </w:div>
    <w:div w:id="462500748">
      <w:bodyDiv w:val="1"/>
      <w:marLeft w:val="0"/>
      <w:marRight w:val="0"/>
      <w:marTop w:val="0"/>
      <w:marBottom w:val="0"/>
      <w:divBdr>
        <w:top w:val="none" w:sz="0" w:space="0" w:color="auto"/>
        <w:left w:val="none" w:sz="0" w:space="0" w:color="auto"/>
        <w:bottom w:val="none" w:sz="0" w:space="0" w:color="auto"/>
        <w:right w:val="none" w:sz="0" w:space="0" w:color="auto"/>
      </w:divBdr>
    </w:div>
    <w:div w:id="535436634">
      <w:bodyDiv w:val="1"/>
      <w:marLeft w:val="0"/>
      <w:marRight w:val="0"/>
      <w:marTop w:val="0"/>
      <w:marBottom w:val="0"/>
      <w:divBdr>
        <w:top w:val="none" w:sz="0" w:space="0" w:color="auto"/>
        <w:left w:val="none" w:sz="0" w:space="0" w:color="auto"/>
        <w:bottom w:val="none" w:sz="0" w:space="0" w:color="auto"/>
        <w:right w:val="none" w:sz="0" w:space="0" w:color="auto"/>
      </w:divBdr>
    </w:div>
    <w:div w:id="638148889">
      <w:bodyDiv w:val="1"/>
      <w:marLeft w:val="0"/>
      <w:marRight w:val="0"/>
      <w:marTop w:val="0"/>
      <w:marBottom w:val="0"/>
      <w:divBdr>
        <w:top w:val="none" w:sz="0" w:space="0" w:color="auto"/>
        <w:left w:val="none" w:sz="0" w:space="0" w:color="auto"/>
        <w:bottom w:val="none" w:sz="0" w:space="0" w:color="auto"/>
        <w:right w:val="none" w:sz="0" w:space="0" w:color="auto"/>
      </w:divBdr>
    </w:div>
    <w:div w:id="645742867">
      <w:bodyDiv w:val="1"/>
      <w:marLeft w:val="0"/>
      <w:marRight w:val="0"/>
      <w:marTop w:val="0"/>
      <w:marBottom w:val="0"/>
      <w:divBdr>
        <w:top w:val="none" w:sz="0" w:space="0" w:color="auto"/>
        <w:left w:val="none" w:sz="0" w:space="0" w:color="auto"/>
        <w:bottom w:val="none" w:sz="0" w:space="0" w:color="auto"/>
        <w:right w:val="none" w:sz="0" w:space="0" w:color="auto"/>
      </w:divBdr>
    </w:div>
    <w:div w:id="944120971">
      <w:bodyDiv w:val="1"/>
      <w:marLeft w:val="0"/>
      <w:marRight w:val="0"/>
      <w:marTop w:val="0"/>
      <w:marBottom w:val="0"/>
      <w:divBdr>
        <w:top w:val="none" w:sz="0" w:space="0" w:color="auto"/>
        <w:left w:val="none" w:sz="0" w:space="0" w:color="auto"/>
        <w:bottom w:val="none" w:sz="0" w:space="0" w:color="auto"/>
        <w:right w:val="none" w:sz="0" w:space="0" w:color="auto"/>
      </w:divBdr>
    </w:div>
    <w:div w:id="1144353114">
      <w:bodyDiv w:val="1"/>
      <w:marLeft w:val="0"/>
      <w:marRight w:val="0"/>
      <w:marTop w:val="0"/>
      <w:marBottom w:val="0"/>
      <w:divBdr>
        <w:top w:val="none" w:sz="0" w:space="0" w:color="auto"/>
        <w:left w:val="none" w:sz="0" w:space="0" w:color="auto"/>
        <w:bottom w:val="none" w:sz="0" w:space="0" w:color="auto"/>
        <w:right w:val="none" w:sz="0" w:space="0" w:color="auto"/>
      </w:divBdr>
    </w:div>
    <w:div w:id="1541548215">
      <w:bodyDiv w:val="1"/>
      <w:marLeft w:val="0"/>
      <w:marRight w:val="0"/>
      <w:marTop w:val="0"/>
      <w:marBottom w:val="0"/>
      <w:divBdr>
        <w:top w:val="none" w:sz="0" w:space="0" w:color="auto"/>
        <w:left w:val="none" w:sz="0" w:space="0" w:color="auto"/>
        <w:bottom w:val="none" w:sz="0" w:space="0" w:color="auto"/>
        <w:right w:val="none" w:sz="0" w:space="0" w:color="auto"/>
      </w:divBdr>
    </w:div>
    <w:div w:id="1569340678">
      <w:bodyDiv w:val="1"/>
      <w:marLeft w:val="0"/>
      <w:marRight w:val="0"/>
      <w:marTop w:val="0"/>
      <w:marBottom w:val="0"/>
      <w:divBdr>
        <w:top w:val="none" w:sz="0" w:space="0" w:color="auto"/>
        <w:left w:val="none" w:sz="0" w:space="0" w:color="auto"/>
        <w:bottom w:val="none" w:sz="0" w:space="0" w:color="auto"/>
        <w:right w:val="none" w:sz="0" w:space="0" w:color="auto"/>
      </w:divBdr>
    </w:div>
    <w:div w:id="1646623107">
      <w:bodyDiv w:val="1"/>
      <w:marLeft w:val="0"/>
      <w:marRight w:val="0"/>
      <w:marTop w:val="0"/>
      <w:marBottom w:val="0"/>
      <w:divBdr>
        <w:top w:val="none" w:sz="0" w:space="0" w:color="auto"/>
        <w:left w:val="none" w:sz="0" w:space="0" w:color="auto"/>
        <w:bottom w:val="none" w:sz="0" w:space="0" w:color="auto"/>
        <w:right w:val="none" w:sz="0" w:space="0" w:color="auto"/>
      </w:divBdr>
    </w:div>
    <w:div w:id="1706173260">
      <w:bodyDiv w:val="1"/>
      <w:marLeft w:val="0"/>
      <w:marRight w:val="0"/>
      <w:marTop w:val="0"/>
      <w:marBottom w:val="0"/>
      <w:divBdr>
        <w:top w:val="none" w:sz="0" w:space="0" w:color="auto"/>
        <w:left w:val="none" w:sz="0" w:space="0" w:color="auto"/>
        <w:bottom w:val="none" w:sz="0" w:space="0" w:color="auto"/>
        <w:right w:val="none" w:sz="0" w:space="0" w:color="auto"/>
      </w:divBdr>
    </w:div>
    <w:div w:id="183194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iki.archlinux.org/title/Pacman_(%E7%AE%80%E4%BD%93%E4%B8%AD%E6%96%87)/Pacnew_and_Pacsave_(%E7%AE%80%E4%BD%93%E4%B8%AD%E6%96%87)"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aria@limux.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mailto:&#32456;&#31471;&#26159;&#30001;agetty&#25351;&#20196;&#36798;&#25104;&#30340;&#65292;&#20027;&#35201;&#31649;&#29702;getty.target&#65292;&#23454;&#38469;&#20135;&#29983;tty1~tty6&#30340;&#26159;getty@.service&#25552;&#203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ria@linux.com"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ftp.ksu.edu.tw/"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baidu.com" TargetMode="External"/><Relationship Id="rId14" Type="http://schemas.openxmlformats.org/officeDocument/2006/relationships/hyperlink" Target="https://archlinux.org/pacman/pacman.conf.5.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mailto:getty@tty1.service&#30340;%25I&#23601;&#26159;tty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4427A-85B2-43E2-82D0-F08774AF6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78</Pages>
  <Words>10955</Words>
  <Characters>62449</Characters>
  <Application>Microsoft Office Word</Application>
  <DocSecurity>0</DocSecurity>
  <Lines>520</Lines>
  <Paragraphs>146</Paragraphs>
  <ScaleCrop>false</ScaleCrop>
  <Company/>
  <LinksUpToDate>false</LinksUpToDate>
  <CharactersWithSpaces>73258</CharactersWithSpaces>
  <SharedDoc>false</SharedDoc>
  <HLinks>
    <vt:vector size="36" baseType="variant">
      <vt:variant>
        <vt:i4>282877002</vt:i4>
      </vt:variant>
      <vt:variant>
        <vt:i4>15</vt:i4>
      </vt:variant>
      <vt:variant>
        <vt:i4>0</vt:i4>
      </vt:variant>
      <vt:variant>
        <vt:i4>5</vt:i4>
      </vt:variant>
      <vt:variant>
        <vt:lpwstr>mailto:getty@tty1.service的%I就是tty1</vt:lpwstr>
      </vt:variant>
      <vt:variant>
        <vt:lpwstr/>
      </vt:variant>
      <vt:variant>
        <vt:i4>-1104850249</vt:i4>
      </vt:variant>
      <vt:variant>
        <vt:i4>12</vt:i4>
      </vt:variant>
      <vt:variant>
        <vt:i4>0</vt:i4>
      </vt:variant>
      <vt:variant>
        <vt:i4>5</vt:i4>
      </vt:variant>
      <vt:variant>
        <vt:lpwstr>mailto:终端是由agetty指令达成的，主要管理getty.target，实际产生tty1~tty6的是getty@.service提供</vt:lpwstr>
      </vt:variant>
      <vt:variant>
        <vt:lpwstr/>
      </vt:variant>
      <vt:variant>
        <vt:i4>6815795</vt:i4>
      </vt:variant>
      <vt:variant>
        <vt:i4>9</vt:i4>
      </vt:variant>
      <vt:variant>
        <vt:i4>0</vt:i4>
      </vt:variant>
      <vt:variant>
        <vt:i4>5</vt:i4>
      </vt:variant>
      <vt:variant>
        <vt:lpwstr>http://ftp.ksu.edu.tw/</vt:lpwstr>
      </vt:variant>
      <vt:variant>
        <vt:lpwstr/>
      </vt:variant>
      <vt:variant>
        <vt:i4>7798851</vt:i4>
      </vt:variant>
      <vt:variant>
        <vt:i4>6</vt:i4>
      </vt:variant>
      <vt:variant>
        <vt:i4>0</vt:i4>
      </vt:variant>
      <vt:variant>
        <vt:i4>5</vt:i4>
      </vt:variant>
      <vt:variant>
        <vt:lpwstr>mailto:aria@limux.com</vt:lpwstr>
      </vt:variant>
      <vt:variant>
        <vt:lpwstr/>
      </vt:variant>
      <vt:variant>
        <vt:i4>7798848</vt:i4>
      </vt:variant>
      <vt:variant>
        <vt:i4>3</vt:i4>
      </vt:variant>
      <vt:variant>
        <vt:i4>0</vt:i4>
      </vt:variant>
      <vt:variant>
        <vt:i4>5</vt:i4>
      </vt:variant>
      <vt:variant>
        <vt:lpwstr>mailto:aria@linux.com</vt:lpwstr>
      </vt:variant>
      <vt:variant>
        <vt:lpwstr/>
      </vt:variant>
      <vt:variant>
        <vt:i4>5963796</vt:i4>
      </vt:variant>
      <vt:variant>
        <vt:i4>0</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听 风</cp:lastModifiedBy>
  <cp:revision>21</cp:revision>
  <dcterms:created xsi:type="dcterms:W3CDTF">2021-12-09T23:45:00Z</dcterms:created>
  <dcterms:modified xsi:type="dcterms:W3CDTF">2021-12-15T12:15:00Z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2052-11.1.0.7693</vt:lpwstr>
  </property>
</Properties>
</file>